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35C91" w14:textId="21C3B040" w:rsidR="0032239B" w:rsidRPr="007E149F" w:rsidRDefault="00AC22CD">
      <w:pPr>
        <w:tabs>
          <w:tab w:val="clear" w:pos="576"/>
        </w:tabs>
        <w:rPr>
          <w:b/>
          <w:color w:val="535659" w:themeColor="text1"/>
          <w:sz w:val="48"/>
          <w:lang w:val="en-US"/>
        </w:rPr>
      </w:pPr>
      <w:r>
        <w:rPr>
          <w:noProof/>
          <w:color w:val="535659" w:themeColor="text1"/>
          <w:sz w:val="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8BEA3" wp14:editId="4620B9CE">
                <wp:simplePos x="0" y="0"/>
                <wp:positionH relativeFrom="column">
                  <wp:posOffset>184573</wp:posOffset>
                </wp:positionH>
                <wp:positionV relativeFrom="paragraph">
                  <wp:posOffset>7218680</wp:posOffset>
                </wp:positionV>
                <wp:extent cx="6350558" cy="1646767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558" cy="16467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8B6B5" w14:textId="3045A0E5" w:rsidR="002D42AA" w:rsidRDefault="00E9213E" w:rsidP="00E9213E">
                            <w:pPr>
                              <w:pStyle w:val="Coversmalltext"/>
                            </w:pPr>
                            <w:r>
                              <w:t>Cloudwave QoreStor</w:t>
                            </w:r>
                          </w:p>
                          <w:p w14:paraId="0811CD78" w14:textId="7B7DE7EA" w:rsidR="00912545" w:rsidRDefault="00486AB5" w:rsidP="00E9213E">
                            <w:pPr>
                              <w:pStyle w:val="Coversmalltext"/>
                            </w:pPr>
                            <w:r>
                              <w:t>Remediation &amp; Configuration Report</w:t>
                            </w:r>
                          </w:p>
                          <w:p w14:paraId="6868972E" w14:textId="77777777" w:rsidR="00832731" w:rsidRDefault="00832731" w:rsidP="00E9213E">
                            <w:pPr>
                              <w:pStyle w:val="Coversmalltex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1E67C2C" w14:textId="3D3B5380" w:rsidR="00912545" w:rsidRPr="00832731" w:rsidRDefault="00832731" w:rsidP="00E9213E">
                            <w:pPr>
                              <w:pStyle w:val="Coversmalltext"/>
                              <w:rPr>
                                <w:sz w:val="16"/>
                                <w:szCs w:val="16"/>
                              </w:rPr>
                            </w:pPr>
                            <w:r w:rsidRPr="00832731">
                              <w:rPr>
                                <w:sz w:val="16"/>
                                <w:szCs w:val="16"/>
                              </w:rPr>
                              <w:t>Adrian Moir &amp; Ratna Bolla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– December 2024</w:t>
                            </w:r>
                          </w:p>
                          <w:p w14:paraId="68DEA591" w14:textId="78F00DDD" w:rsidR="002D42AA" w:rsidRPr="007E149F" w:rsidRDefault="002D42A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8BEA3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margin-left:14.55pt;margin-top:568.4pt;width:500.05pt;height:12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" filled="f" stroked="f" strokeweight=".5pt">
                <v:textbox>
                  <w:txbxContent>
                    <w:p w14:paraId="3488B6B5" w14:textId="3045A0E5" w:rsidR="002D42AA" w:rsidRDefault="00E9213E" w:rsidP="00E9213E">
                      <w:pPr>
                        <w:pStyle w:val="Coversmalltext"/>
                      </w:pPr>
                      <w:r>
                        <w:t>Cloudwave QoreStor</w:t>
                      </w:r>
                    </w:p>
                    <w:p w14:paraId="0811CD78" w14:textId="7B7DE7EA" w:rsidR="00912545" w:rsidRDefault="00486AB5" w:rsidP="00E9213E">
                      <w:pPr>
                        <w:pStyle w:val="Coversmalltext"/>
                      </w:pPr>
                      <w:r>
                        <w:t>Remediation &amp; Configuration Report</w:t>
                      </w:r>
                    </w:p>
                    <w:p w14:paraId="6868972E" w14:textId="77777777" w:rsidR="00832731" w:rsidRDefault="00832731" w:rsidP="00E9213E">
                      <w:pPr>
                        <w:pStyle w:val="Coversmalltext"/>
                        <w:rPr>
                          <w:sz w:val="16"/>
                          <w:szCs w:val="16"/>
                        </w:rPr>
                      </w:pPr>
                    </w:p>
                    <w:p w14:paraId="71E67C2C" w14:textId="3D3B5380" w:rsidR="00912545" w:rsidRPr="00832731" w:rsidRDefault="00832731" w:rsidP="00E9213E">
                      <w:pPr>
                        <w:pStyle w:val="Coversmalltext"/>
                        <w:rPr>
                          <w:sz w:val="16"/>
                          <w:szCs w:val="16"/>
                        </w:rPr>
                      </w:pPr>
                      <w:r w:rsidRPr="00832731">
                        <w:rPr>
                          <w:sz w:val="16"/>
                          <w:szCs w:val="16"/>
                        </w:rPr>
                        <w:t>Adrian Moir &amp; Ratna Bolla</w:t>
                      </w:r>
                      <w:r>
                        <w:rPr>
                          <w:sz w:val="16"/>
                          <w:szCs w:val="16"/>
                        </w:rPr>
                        <w:t xml:space="preserve"> – December 2024</w:t>
                      </w:r>
                    </w:p>
                    <w:p w14:paraId="68DEA591" w14:textId="78F00DDD" w:rsidR="002D42AA" w:rsidRPr="007E149F" w:rsidRDefault="002D42A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39B" w:rsidRPr="007E149F">
        <w:rPr>
          <w:color w:val="535659" w:themeColor="text1"/>
          <w:lang w:val="en-US"/>
        </w:rPr>
        <w:br w:type="page"/>
      </w:r>
    </w:p>
    <w:p w14:paraId="70930E60" w14:textId="0CDA4CA0" w:rsidR="00E0549B" w:rsidRDefault="00E0549B">
      <w:pPr>
        <w:pStyle w:val="Spine"/>
        <w:sectPr w:rsidR="00E0549B" w:rsidSect="007E149F">
          <w:headerReference w:type="even" r:id="rId11"/>
          <w:headerReference w:type="default" r:id="rId12"/>
          <w:footerReference w:type="even" r:id="rId13"/>
          <w:headerReference w:type="first" r:id="rId14"/>
          <w:pgSz w:w="12240" w:h="15840" w:code="9"/>
          <w:pgMar w:top="288" w:right="576" w:bottom="864" w:left="576" w:header="1008" w:footer="1008" w:gutter="0"/>
          <w:cols w:space="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/>
          <w:color w:val="auto"/>
          <w:kern w:val="2"/>
          <w:sz w:val="24"/>
          <w:szCs w:val="24"/>
          <w:lang w:val="en-GB" w:eastAsia="en-US"/>
          <w14:ligatures w14:val="standardContextual"/>
        </w:rPr>
        <w:id w:val="-1288883487"/>
        <w:docPartObj>
          <w:docPartGallery w:val="Table of Contents"/>
          <w:docPartUnique/>
        </w:docPartObj>
      </w:sdtPr>
      <w:sdtEndPr>
        <w:rPr>
          <w:rFonts w:ascii="Arial" w:eastAsiaTheme="minorEastAsia" w:hAnsi="Arial" w:cs="Times New Roman"/>
          <w:bCs w:val="0"/>
          <w:noProof/>
          <w:kern w:val="0"/>
          <w:sz w:val="18"/>
          <w:szCs w:val="22"/>
          <w:lang w:val="ru-RU"/>
          <w14:ligatures w14:val="none"/>
        </w:rPr>
      </w:sdtEndPr>
      <w:sdtContent>
        <w:p w14:paraId="2B5C86BC" w14:textId="77777777" w:rsidR="002E0EAC" w:rsidRPr="00D655FD" w:rsidRDefault="002E0EAC" w:rsidP="002E0EAC">
          <w:pPr>
            <w:pStyle w:val="TOCHeading"/>
            <w:rPr>
              <w:sz w:val="40"/>
              <w:szCs w:val="40"/>
            </w:rPr>
          </w:pPr>
          <w:r w:rsidRPr="00D655FD">
            <w:rPr>
              <w:sz w:val="40"/>
              <w:szCs w:val="40"/>
            </w:rPr>
            <w:t>Table of Contents</w:t>
          </w:r>
        </w:p>
        <w:p w14:paraId="18035C4B" w14:textId="3B512FEE" w:rsidR="002E5E82" w:rsidRDefault="002E0EAC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rPr>
              <w:i/>
              <w:iCs/>
            </w:rPr>
            <w:fldChar w:fldCharType="begin"/>
          </w:r>
          <w:r>
            <w:instrText xml:space="preserve"> TOC \o "1-3" \h \z \u </w:instrText>
          </w:r>
          <w:r>
            <w:rPr>
              <w:i/>
              <w:iCs/>
            </w:rPr>
            <w:fldChar w:fldCharType="separate"/>
          </w:r>
          <w:hyperlink w:anchor="_Toc184641396" w:history="1">
            <w:r w:rsidR="002E5E82" w:rsidRPr="0076405A">
              <w:rPr>
                <w:rStyle w:val="Hyperlink"/>
                <w:bCs/>
                <w:noProof/>
              </w:rPr>
              <w:t>QoreStor utilisation in Cloudwave with Bridgehead RAPiD</w:t>
            </w:r>
            <w:r w:rsidR="002E5E82">
              <w:rPr>
                <w:noProof/>
                <w:webHidden/>
              </w:rPr>
              <w:tab/>
            </w:r>
            <w:r w:rsidR="002E5E82">
              <w:rPr>
                <w:noProof/>
                <w:webHidden/>
              </w:rPr>
              <w:fldChar w:fldCharType="begin"/>
            </w:r>
            <w:r w:rsidR="002E5E82">
              <w:rPr>
                <w:noProof/>
                <w:webHidden/>
              </w:rPr>
              <w:instrText xml:space="preserve"> PAGEREF _Toc184641396 \h </w:instrText>
            </w:r>
            <w:r w:rsidR="002E5E82">
              <w:rPr>
                <w:noProof/>
                <w:webHidden/>
              </w:rPr>
            </w:r>
            <w:r w:rsidR="002E5E82">
              <w:rPr>
                <w:noProof/>
                <w:webHidden/>
              </w:rPr>
              <w:fldChar w:fldCharType="separate"/>
            </w:r>
            <w:r w:rsidR="002E5E82">
              <w:rPr>
                <w:noProof/>
                <w:webHidden/>
              </w:rPr>
              <w:t>3</w:t>
            </w:r>
            <w:r w:rsidR="002E5E82">
              <w:rPr>
                <w:noProof/>
                <w:webHidden/>
              </w:rPr>
              <w:fldChar w:fldCharType="end"/>
            </w:r>
          </w:hyperlink>
        </w:p>
        <w:p w14:paraId="53F854EE" w14:textId="5DEE1D89" w:rsidR="002E5E82" w:rsidRDefault="002E5E8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397" w:history="1">
            <w:r w:rsidRPr="0076405A">
              <w:rPr>
                <w:rStyle w:val="Hyperlink"/>
                <w:bCs/>
                <w:noProof/>
              </w:rPr>
              <w:t>Cloud Tiering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F0453" w14:textId="4D0E6D55" w:rsidR="002E5E82" w:rsidRDefault="002E5E8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398" w:history="1">
            <w:r w:rsidRPr="0076405A">
              <w:rPr>
                <w:rStyle w:val="Hyperlink"/>
                <w:bCs/>
                <w:noProof/>
              </w:rPr>
              <w:t>Customer Observations, Engineering Discovery and Remediation.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5EA80" w14:textId="43BB7723" w:rsidR="002E5E82" w:rsidRDefault="002E5E82">
          <w:pPr>
            <w:pStyle w:val="TOC3"/>
            <w:tabs>
              <w:tab w:val="left" w:pos="148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399" w:history="1">
            <w:r w:rsidRPr="0076405A">
              <w:rPr>
                <w:rStyle w:val="Hyperlink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bCs/>
                <w:noProof/>
              </w:rPr>
              <w:t>QoreStor instances running out of storage space.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FE33" w14:textId="3107AE4C" w:rsidR="002E5E82" w:rsidRDefault="002E5E82">
          <w:pPr>
            <w:pStyle w:val="TOC3"/>
            <w:tabs>
              <w:tab w:val="left" w:pos="148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00" w:history="1">
            <w:r w:rsidRPr="0076405A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bCs/>
                <w:noProof/>
              </w:rPr>
              <w:t>QoreStor instances slow cleaning of unwanted data and running out of space.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1D23B" w14:textId="29DA6AB0" w:rsidR="002E5E82" w:rsidRDefault="002E5E82">
          <w:pPr>
            <w:pStyle w:val="TOC3"/>
            <w:tabs>
              <w:tab w:val="left" w:pos="148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01" w:history="1">
            <w:r w:rsidRPr="0076405A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bCs/>
                <w:noProof/>
              </w:rPr>
              <w:t>QoreStor instances with excessive cloud tier storage.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AE3E6" w14:textId="485CB9BB" w:rsidR="002E5E82" w:rsidRDefault="002E5E82">
          <w:pPr>
            <w:pStyle w:val="TOC3"/>
            <w:tabs>
              <w:tab w:val="left" w:pos="148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02" w:history="1">
            <w:r w:rsidRPr="0076405A">
              <w:rPr>
                <w:rStyle w:val="Hyperlink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bCs/>
                <w:noProof/>
              </w:rPr>
              <w:t>QoreStor instances stopping / restarting.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5A674" w14:textId="7E330A55" w:rsidR="002E5E82" w:rsidRDefault="002E5E82">
          <w:pPr>
            <w:pStyle w:val="TOC3"/>
            <w:tabs>
              <w:tab w:val="left" w:pos="148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03" w:history="1">
            <w:r w:rsidRPr="0076405A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bCs/>
                <w:noProof/>
              </w:rPr>
              <w:t>QoreStor instances not sending data from local to cloud storage.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F76F3" w14:textId="697A984F" w:rsidR="002E5E82" w:rsidRDefault="002E5E8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04" w:history="1">
            <w:r w:rsidRPr="0076405A">
              <w:rPr>
                <w:rStyle w:val="Hyperlink"/>
                <w:noProof/>
              </w:rPr>
              <w:t>Support &amp; Engineering discovery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2BB5" w14:textId="5B82E4F2" w:rsidR="002E5E82" w:rsidRDefault="002E5E82">
          <w:pPr>
            <w:pStyle w:val="TOC3"/>
            <w:tabs>
              <w:tab w:val="left" w:pos="148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05" w:history="1">
            <w:r w:rsidRPr="0076405A">
              <w:rPr>
                <w:rStyle w:val="Hyperlink"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bCs/>
                <w:noProof/>
              </w:rPr>
              <w:t>QoreStor instances running out of storage space.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9A04" w14:textId="12AE25F9" w:rsidR="002E5E82" w:rsidRDefault="002E5E82">
          <w:pPr>
            <w:pStyle w:val="TOC3"/>
            <w:tabs>
              <w:tab w:val="left" w:pos="148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06" w:history="1">
            <w:r w:rsidRPr="0076405A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bCs/>
                <w:noProof/>
              </w:rPr>
              <w:t>QoreStor instances slow cleaning of unwanted 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16E6E" w14:textId="28B8D436" w:rsidR="002E5E82" w:rsidRDefault="002E5E82">
          <w:pPr>
            <w:pStyle w:val="TOC3"/>
            <w:tabs>
              <w:tab w:val="left" w:pos="148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07" w:history="1">
            <w:r w:rsidRPr="0076405A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bCs/>
                <w:noProof/>
              </w:rPr>
              <w:t>QoreStor instances with excessive cloud tier storage.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67025" w14:textId="5CBA691E" w:rsidR="002E5E82" w:rsidRDefault="002E5E82">
          <w:pPr>
            <w:pStyle w:val="TOC3"/>
            <w:tabs>
              <w:tab w:val="left" w:pos="148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08" w:history="1">
            <w:r w:rsidRPr="0076405A">
              <w:rPr>
                <w:rStyle w:val="Hyperlink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bCs/>
                <w:noProof/>
              </w:rPr>
              <w:t>QoreStor Instances Stopping/Restarting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8EA6B" w14:textId="5CCFD62F" w:rsidR="002E5E82" w:rsidRDefault="002E5E82">
          <w:pPr>
            <w:pStyle w:val="TOC3"/>
            <w:tabs>
              <w:tab w:val="left" w:pos="148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09" w:history="1">
            <w:r w:rsidRPr="0076405A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bCs/>
                <w:noProof/>
              </w:rPr>
              <w:t>QoreStor instances not sending data from local to cloud storage.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606CD" w14:textId="41D1AE17" w:rsidR="002E5E82" w:rsidRDefault="002E5E8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10" w:history="1">
            <w:r w:rsidRPr="0076405A">
              <w:rPr>
                <w:rStyle w:val="Hyperlink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D0F2" w14:textId="5C6C1682" w:rsidR="002E5E82" w:rsidRDefault="002E5E8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11" w:history="1">
            <w:r w:rsidRPr="0076405A">
              <w:rPr>
                <w:rStyle w:val="Hyperlink"/>
                <w:noProof/>
              </w:rPr>
              <w:t>Configure daily e-mail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FB205" w14:textId="7364350F" w:rsidR="002E5E82" w:rsidRDefault="002E5E8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12" w:history="1">
            <w:r w:rsidRPr="0076405A">
              <w:rPr>
                <w:rStyle w:val="Hyperlink"/>
                <w:bCs/>
                <w:noProof/>
              </w:rPr>
              <w:t>Checking Dictionary size and Cloud Tier Consumption if an alert is raised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D6F69" w14:textId="3B9AB3F3" w:rsidR="002E5E82" w:rsidRDefault="002E5E8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13" w:history="1">
            <w:r w:rsidRPr="0076405A">
              <w:rPr>
                <w:rStyle w:val="Hyperlink"/>
                <w:bCs/>
                <w:noProof/>
              </w:rPr>
              <w:t>Table 1. – Dictionary Sizing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80A40" w14:textId="4CF305DE" w:rsidR="002E5E82" w:rsidRDefault="002E5E8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14" w:history="1">
            <w:r w:rsidRPr="0076405A">
              <w:rPr>
                <w:rStyle w:val="Hyperlink"/>
                <w:bCs/>
                <w:noProof/>
              </w:rPr>
              <w:t>Checking cloud tier consumption and health</w:t>
            </w:r>
            <w:r w:rsidRPr="0076405A">
              <w:rPr>
                <w:rStyle w:val="Hyperlink"/>
                <w:bCs/>
                <w:i/>
                <w:iCs/>
                <w:noProof/>
              </w:rPr>
              <w:t xml:space="preserve"> if an alert is raised</w:t>
            </w:r>
            <w:r w:rsidRPr="0076405A">
              <w:rPr>
                <w:rStyle w:val="Hyperlink"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23DF" w14:textId="03547C28" w:rsidR="002E5E82" w:rsidRDefault="002E5E8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15" w:history="1">
            <w:r w:rsidRPr="0076405A">
              <w:rPr>
                <w:rStyle w:val="Hyperlink"/>
                <w:bCs/>
                <w:noProof/>
              </w:rPr>
              <w:t>Check relevant version is installed and up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0E23" w14:textId="6E4BD21A" w:rsidR="002E5E82" w:rsidRDefault="002E5E82">
          <w:pPr>
            <w:pStyle w:val="TOC2"/>
            <w:tabs>
              <w:tab w:val="left" w:pos="203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16" w:history="1">
            <w:r w:rsidRPr="0076405A">
              <w:rPr>
                <w:rStyle w:val="Hyperlink"/>
                <w:noProof/>
              </w:rPr>
              <w:t>Appendix 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76405A">
              <w:rPr>
                <w:rStyle w:val="Hyperlink"/>
                <w:noProof/>
              </w:rPr>
              <w:t xml:space="preserve"> Ten Step procedure pre-check to see if it is required.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20C4F" w14:textId="4DE1D19D" w:rsidR="002E5E82" w:rsidRDefault="002E5E8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17" w:history="1">
            <w:r w:rsidRPr="0076405A">
              <w:rPr>
                <w:rStyle w:val="Hyperlink"/>
                <w:bCs/>
                <w:noProof/>
              </w:rPr>
              <w:t>Ten Step Procedure..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F2A5C" w14:textId="0B3327F7" w:rsidR="002E5E82" w:rsidRDefault="002E5E8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18" w:history="1">
            <w:r w:rsidRPr="0076405A">
              <w:rPr>
                <w:rStyle w:val="Hyperlink"/>
                <w:noProof/>
              </w:rPr>
              <w:t>Appendix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8E855" w14:textId="3640DAF8" w:rsidR="002E5E82" w:rsidRDefault="002E5E8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19" w:history="1">
            <w:r w:rsidRPr="0076405A">
              <w:rPr>
                <w:rStyle w:val="Hyperlink"/>
                <w:noProof/>
              </w:rPr>
              <w:t>Appendix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5E7B6" w14:textId="40B0DAE5" w:rsidR="002E5E82" w:rsidRDefault="002E5E8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20" w:history="1">
            <w:r w:rsidRPr="0076405A">
              <w:rPr>
                <w:rStyle w:val="Hyperlink"/>
                <w:bCs/>
                <w:noProof/>
              </w:rPr>
              <w:t>Table 2. Remediation Actions taken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6FAFF" w14:textId="5D587EFC" w:rsidR="002E5E82" w:rsidRDefault="002E5E8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21" w:history="1">
            <w:r w:rsidRPr="0076405A">
              <w:rPr>
                <w:rStyle w:val="Hyperlink"/>
                <w:noProof/>
              </w:rPr>
              <w:t>Appendix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7E638" w14:textId="6B0B89B2" w:rsidR="002E5E82" w:rsidRDefault="002E5E8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22" w:history="1">
            <w:r w:rsidRPr="0076405A">
              <w:rPr>
                <w:rStyle w:val="Hyperlink"/>
                <w:bCs/>
                <w:noProof/>
              </w:rPr>
              <w:t>Connected QoreStor instances as of 4</w:t>
            </w:r>
            <w:r w:rsidRPr="0076405A">
              <w:rPr>
                <w:rStyle w:val="Hyperlink"/>
                <w:bCs/>
                <w:noProof/>
                <w:vertAlign w:val="superscript"/>
              </w:rPr>
              <w:t>th</w:t>
            </w:r>
            <w:r w:rsidRPr="0076405A">
              <w:rPr>
                <w:rStyle w:val="Hyperlink"/>
                <w:bCs/>
                <w:noProof/>
              </w:rPr>
              <w:t xml:space="preserve"> November 2024.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7ED88" w14:textId="791C0E97" w:rsidR="002E5E82" w:rsidRDefault="002E5E8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23" w:history="1">
            <w:r w:rsidRPr="0076405A">
              <w:rPr>
                <w:rStyle w:val="Hyperlink"/>
                <w:noProof/>
              </w:rPr>
              <w:t>Glossary: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01F33" w14:textId="077DB395" w:rsidR="002E5E82" w:rsidRDefault="002E5E8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4641424" w:history="1">
            <w:r w:rsidRPr="0076405A">
              <w:rPr>
                <w:rStyle w:val="Hyperlink"/>
                <w:bCs/>
                <w:noProof/>
              </w:rPr>
              <w:t>Shift [number] (19,20,21,22)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_Toc184641424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CE007" w14:textId="2129A220" w:rsidR="00326EEE" w:rsidRDefault="002E0EAC" w:rsidP="002E0EAC">
          <w:pPr>
            <w:pStyle w:val="Heading2"/>
            <w:rPr>
              <w:b w:val="0"/>
              <w:bCs/>
              <w:noProof/>
            </w:rPr>
          </w:pPr>
          <w:r>
            <w:rPr>
              <w:b w:val="0"/>
              <w:bCs/>
              <w:noProof/>
            </w:rPr>
            <w:fldChar w:fldCharType="end"/>
          </w:r>
        </w:p>
        <w:p w14:paraId="1BE7790C" w14:textId="77777777" w:rsidR="00326EEE" w:rsidRDefault="00326EEE">
          <w:pPr>
            <w:tabs>
              <w:tab w:val="clear" w:pos="576"/>
            </w:tabs>
            <w:rPr>
              <w:bCs/>
              <w:noProof/>
              <w:color w:val="535659" w:themeColor="text1"/>
              <w:sz w:val="48"/>
              <w:lang w:val="en-US"/>
            </w:rPr>
          </w:pPr>
          <w:r>
            <w:rPr>
              <w:b/>
              <w:bCs/>
              <w:noProof/>
            </w:rPr>
            <w:br w:type="page"/>
          </w:r>
        </w:p>
        <w:p w14:paraId="2D8F4BC9" w14:textId="04BB2E2F" w:rsidR="002E0EAC" w:rsidDel="005A3DE3" w:rsidRDefault="009D5640" w:rsidP="002E0EAC">
          <w:pPr>
            <w:rPr>
              <w:del w:id="0" w:author="Adrian Moir (amoir)" w:date="2024-11-12T11:43:00Z" w16du:dateUtc="2024-11-12T11:43:00Z"/>
            </w:rPr>
          </w:pPr>
        </w:p>
      </w:sdtContent>
    </w:sdt>
    <w:p w14:paraId="4C253B72" w14:textId="60E003F2" w:rsidR="002E0EAC" w:rsidRPr="009C3D71" w:rsidRDefault="002E0EAC" w:rsidP="002E0EAC">
      <w:pPr>
        <w:pStyle w:val="Heading2"/>
        <w:rPr>
          <w:ins w:id="1" w:author="Adrian Moir (amoir)" w:date="2024-11-12T11:44:00Z" w16du:dateUtc="2024-11-12T11:44:00Z"/>
          <w:b w:val="0"/>
          <w:bCs/>
          <w:sz w:val="32"/>
          <w:szCs w:val="32"/>
        </w:rPr>
      </w:pPr>
      <w:bookmarkStart w:id="2" w:name="_Toc184641396"/>
      <w:ins w:id="3" w:author="Adrian Moir (amoir)" w:date="2024-11-12T11:48:00Z" w16du:dateUtc="2024-11-12T11:48:00Z">
        <w:r w:rsidRPr="009C3D71">
          <w:rPr>
            <w:b w:val="0"/>
            <w:bCs/>
            <w:sz w:val="32"/>
            <w:szCs w:val="32"/>
          </w:rPr>
          <w:t xml:space="preserve">QoreStor </w:t>
        </w:r>
        <w:proofErr w:type="spellStart"/>
        <w:r w:rsidRPr="009C3D71">
          <w:rPr>
            <w:b w:val="0"/>
            <w:bCs/>
            <w:sz w:val="32"/>
            <w:szCs w:val="32"/>
          </w:rPr>
          <w:t>utilisation</w:t>
        </w:r>
        <w:proofErr w:type="spellEnd"/>
        <w:r w:rsidRPr="009C3D71">
          <w:rPr>
            <w:b w:val="0"/>
            <w:bCs/>
            <w:sz w:val="32"/>
            <w:szCs w:val="32"/>
          </w:rPr>
          <w:t xml:space="preserve"> in Cloudwave with Bridgehead </w:t>
        </w:r>
        <w:proofErr w:type="spellStart"/>
        <w:r w:rsidRPr="009C3D71">
          <w:rPr>
            <w:b w:val="0"/>
            <w:bCs/>
            <w:sz w:val="32"/>
            <w:szCs w:val="32"/>
          </w:rPr>
          <w:t>RAPiD</w:t>
        </w:r>
      </w:ins>
      <w:bookmarkEnd w:id="2"/>
      <w:proofErr w:type="spellEnd"/>
    </w:p>
    <w:p w14:paraId="4B665EB4" w14:textId="77777777" w:rsidR="002E0EAC" w:rsidRDefault="002E0EAC" w:rsidP="002E0EAC">
      <w:pPr>
        <w:rPr>
          <w:ins w:id="4" w:author="Adrian Moir (amoir)" w:date="2024-11-12T12:05:00Z" w16du:dateUtc="2024-11-12T12:05:00Z"/>
        </w:rPr>
      </w:pPr>
      <w:ins w:id="5" w:author="Adrian Moir (amoir)" w:date="2024-11-12T12:03:00Z" w16du:dateUtc="2024-11-12T12:03:00Z">
        <w:r>
          <w:t xml:space="preserve">QoreStor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currently</w:t>
        </w:r>
        <w:proofErr w:type="spellEnd"/>
        <w:r>
          <w:t xml:space="preserve"> </w:t>
        </w:r>
        <w:proofErr w:type="spellStart"/>
        <w:r>
          <w:t>used</w:t>
        </w:r>
        <w:proofErr w:type="spellEnd"/>
        <w:r>
          <w:t xml:space="preserve"> </w:t>
        </w:r>
        <w:proofErr w:type="spellStart"/>
        <w:r>
          <w:t>by</w:t>
        </w:r>
        <w:proofErr w:type="spellEnd"/>
        <w:r>
          <w:t xml:space="preserve"> Cloudwave </w:t>
        </w:r>
        <w:proofErr w:type="spellStart"/>
        <w:r>
          <w:t>as</w:t>
        </w:r>
        <w:proofErr w:type="spellEnd"/>
        <w:r>
          <w:t xml:space="preserve"> a </w:t>
        </w:r>
        <w:proofErr w:type="spellStart"/>
        <w:r>
          <w:t>backup</w:t>
        </w:r>
        <w:proofErr w:type="spellEnd"/>
        <w:r>
          <w:t xml:space="preserve"> </w:t>
        </w:r>
        <w:proofErr w:type="spellStart"/>
        <w:r>
          <w:t>targe</w:t>
        </w:r>
      </w:ins>
      <w:ins w:id="6" w:author="Adrian Moir (amoir)" w:date="2024-11-12T12:04:00Z" w16du:dateUtc="2024-11-12T12:04:00Z">
        <w:r>
          <w:t>t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repository</w:t>
        </w:r>
        <w:proofErr w:type="spellEnd"/>
        <w:r>
          <w:t xml:space="preserve"> </w:t>
        </w:r>
        <w:proofErr w:type="spellStart"/>
        <w:r>
          <w:t>with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Bridgehead</w:t>
        </w:r>
        <w:proofErr w:type="spellEnd"/>
        <w:r>
          <w:t xml:space="preserve"> </w:t>
        </w:r>
        <w:proofErr w:type="spellStart"/>
        <w:r>
          <w:t>RAPiD</w:t>
        </w:r>
        <w:proofErr w:type="spellEnd"/>
        <w:r>
          <w:t xml:space="preserve"> </w:t>
        </w:r>
        <w:proofErr w:type="spellStart"/>
        <w:r>
          <w:t>backup</w:t>
        </w:r>
        <w:proofErr w:type="spellEnd"/>
        <w:r>
          <w:t xml:space="preserve"> </w:t>
        </w:r>
        <w:proofErr w:type="spellStart"/>
        <w:r>
          <w:t>solution</w:t>
        </w:r>
        <w:proofErr w:type="spellEnd"/>
        <w:r>
          <w:t xml:space="preserve">. It </w:t>
        </w:r>
        <w:proofErr w:type="spellStart"/>
        <w:r>
          <w:t>provides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reduction</w:t>
        </w:r>
        <w:proofErr w:type="spellEnd"/>
        <w:r>
          <w:t xml:space="preserve"> </w:t>
        </w:r>
        <w:proofErr w:type="spellStart"/>
        <w:r>
          <w:t>via</w:t>
        </w:r>
        <w:proofErr w:type="spellEnd"/>
        <w:r>
          <w:t xml:space="preserve"> </w:t>
        </w:r>
        <w:proofErr w:type="spellStart"/>
        <w:r>
          <w:t>deduplication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compression</w:t>
        </w:r>
        <w:proofErr w:type="spellEnd"/>
        <w:r>
          <w:t xml:space="preserve">, </w:t>
        </w:r>
        <w:proofErr w:type="spellStart"/>
        <w:r>
          <w:t>along</w:t>
        </w:r>
        <w:proofErr w:type="spellEnd"/>
        <w:r>
          <w:t xml:space="preserve"> </w:t>
        </w:r>
        <w:proofErr w:type="spellStart"/>
        <w:r>
          <w:t>with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facility</w:t>
        </w:r>
        <w:proofErr w:type="spellEnd"/>
        <w:r>
          <w:t xml:space="preserve"> </w:t>
        </w:r>
        <w:proofErr w:type="spellStart"/>
        <w:r>
          <w:t>to</w:t>
        </w:r>
      </w:ins>
      <w:proofErr w:type="spellEnd"/>
      <w:ins w:id="7" w:author="Adrian Moir (amoir)" w:date="2024-11-12T12:05:00Z" w16du:dateUtc="2024-11-12T12:05:00Z">
        <w:r>
          <w:t xml:space="preserve"> </w:t>
        </w:r>
        <w:proofErr w:type="spellStart"/>
        <w:r>
          <w:t>move</w:t>
        </w:r>
        <w:proofErr w:type="spellEnd"/>
        <w:r>
          <w:t xml:space="preserve"> </w:t>
        </w:r>
        <w:proofErr w:type="spellStart"/>
        <w:r>
          <w:t>backup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>.</w:t>
        </w:r>
      </w:ins>
    </w:p>
    <w:p w14:paraId="49F00641" w14:textId="4F4FFE47" w:rsidR="002E0EAC" w:rsidRPr="00326EEE" w:rsidRDefault="002E0EAC" w:rsidP="002E0EAC">
      <w:pPr>
        <w:rPr>
          <w:ins w:id="8" w:author="Adrian Moir (amoir)" w:date="2024-11-12T13:04:00Z" w16du:dateUtc="2024-11-12T13:04:00Z"/>
          <w:lang w:val="en-GB"/>
        </w:rPr>
      </w:pPr>
      <w:proofErr w:type="spellStart"/>
      <w:ins w:id="9" w:author="Adrian Moir (amoir)" w:date="2024-11-12T13:31:00Z" w16du:dateUtc="2024-11-12T13:31:00Z">
        <w:r>
          <w:t>Backups</w:t>
        </w:r>
      </w:ins>
      <w:proofErr w:type="spellEnd"/>
      <w:ins w:id="10" w:author="Adrian Moir (amoir)" w:date="2024-11-12T12:05:00Z" w16du:dateUtc="2024-11-12T12:05:00Z">
        <w:r>
          <w:t xml:space="preserve"> </w:t>
        </w:r>
        <w:proofErr w:type="spellStart"/>
        <w:r>
          <w:t>are</w:t>
        </w:r>
        <w:proofErr w:type="spellEnd"/>
        <w:r>
          <w:t xml:space="preserve"> </w:t>
        </w:r>
        <w:proofErr w:type="spellStart"/>
        <w:r>
          <w:t>sent</w:t>
        </w:r>
        <w:proofErr w:type="spellEnd"/>
        <w:r>
          <w:t xml:space="preserve"> </w:t>
        </w:r>
        <w:proofErr w:type="spellStart"/>
        <w:r>
          <w:t>t</w:t>
        </w:r>
      </w:ins>
      <w:ins w:id="11" w:author="Adrian Moir (amoir)" w:date="2024-11-12T12:06:00Z" w16du:dateUtc="2024-11-12T12:06:00Z">
        <w:r>
          <w:t>o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retained</w:t>
        </w:r>
        <w:proofErr w:type="spellEnd"/>
        <w:r>
          <w:t xml:space="preserve"> </w:t>
        </w:r>
        <w:proofErr w:type="spellStart"/>
        <w:r>
          <w:t>on</w:t>
        </w:r>
        <w:proofErr w:type="spellEnd"/>
        <w:r>
          <w:t xml:space="preserve"> QoreStor </w:t>
        </w:r>
      </w:ins>
      <w:proofErr w:type="spellStart"/>
      <w:ins w:id="12" w:author="Adrian Moir (amoir)" w:date="2024-11-13T13:45:00Z" w16du:dateUtc="2024-11-13T13:45:00Z">
        <w:r>
          <w:t>using</w:t>
        </w:r>
      </w:ins>
      <w:proofErr w:type="spellEnd"/>
      <w:ins w:id="13" w:author="Adrian Moir (amoir)" w:date="2024-11-12T12:06:00Z" w16du:dateUtc="2024-11-12T12:06:00Z">
        <w:r>
          <w:t xml:space="preserve"> a </w:t>
        </w:r>
        <w:proofErr w:type="spellStart"/>
        <w:r>
          <w:t>generational</w:t>
        </w:r>
        <w:proofErr w:type="spellEnd"/>
        <w:r>
          <w:t xml:space="preserve"> </w:t>
        </w:r>
        <w:proofErr w:type="spellStart"/>
        <w:r>
          <w:t>retention</w:t>
        </w:r>
        <w:proofErr w:type="spellEnd"/>
        <w:r>
          <w:t xml:space="preserve"> </w:t>
        </w:r>
        <w:proofErr w:type="spellStart"/>
        <w:r>
          <w:t>policy</w:t>
        </w:r>
        <w:proofErr w:type="spellEnd"/>
        <w:r>
          <w:t xml:space="preserve">. For </w:t>
        </w:r>
        <w:proofErr w:type="spellStart"/>
        <w:r>
          <w:t>example</w:t>
        </w:r>
        <w:proofErr w:type="spellEnd"/>
        <w:r>
          <w:t xml:space="preserve">, </w:t>
        </w:r>
        <w:proofErr w:type="spellStart"/>
        <w:r>
          <w:t>keeping</w:t>
        </w:r>
        <w:proofErr w:type="spellEnd"/>
        <w:r>
          <w:t xml:space="preserve"> </w:t>
        </w:r>
        <w:proofErr w:type="spellStart"/>
        <w:r>
          <w:t>backups</w:t>
        </w:r>
        <w:proofErr w:type="spellEnd"/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</w:ins>
      <w:proofErr w:type="spellStart"/>
      <w:ins w:id="14" w:author="Adrian Moir (amoir)" w:date="2024-11-12T12:07:00Z" w16du:dateUtc="2024-11-12T12:07:00Z">
        <w:r>
          <w:t>five</w:t>
        </w:r>
      </w:ins>
      <w:proofErr w:type="spellEnd"/>
      <w:ins w:id="15" w:author="Adrian Moir (amoir)" w:date="2024-11-12T12:06:00Z" w16du:dateUtc="2024-11-12T12:06:00Z">
        <w:r>
          <w:t xml:space="preserve"> </w:t>
        </w:r>
        <w:proofErr w:type="spellStart"/>
        <w:r>
          <w:t>generations</w:t>
        </w:r>
        <w:proofErr w:type="spellEnd"/>
        <w:r>
          <w:t>,</w:t>
        </w:r>
      </w:ins>
      <w:ins w:id="16" w:author="Adrian Moir (amoir)" w:date="2024-11-12T12:07:00Z" w16du:dateUtc="2024-11-12T12:07:00Z">
        <w:r>
          <w:t xml:space="preserve"> </w:t>
        </w:r>
        <w:proofErr w:type="spellStart"/>
        <w:r>
          <w:t>when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sixth</w:t>
        </w:r>
        <w:proofErr w:type="spellEnd"/>
        <w:r>
          <w:t xml:space="preserve"> </w:t>
        </w:r>
        <w:proofErr w:type="spellStart"/>
        <w:r>
          <w:t>backup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taken</w:t>
        </w:r>
        <w:proofErr w:type="spellEnd"/>
        <w:r>
          <w:t xml:space="preserve"> </w:t>
        </w:r>
        <w:proofErr w:type="spellStart"/>
        <w:r>
          <w:t>it</w:t>
        </w:r>
        <w:proofErr w:type="spellEnd"/>
        <w:r>
          <w:t xml:space="preserve"> </w:t>
        </w:r>
        <w:proofErr w:type="spellStart"/>
        <w:r>
          <w:t>overw</w:t>
        </w:r>
      </w:ins>
      <w:ins w:id="17" w:author="Adrian Moir (amoir)" w:date="2024-11-12T12:08:00Z" w16du:dateUtc="2024-11-12T12:08:00Z">
        <w:r>
          <w:t>r</w:t>
        </w:r>
      </w:ins>
      <w:ins w:id="18" w:author="Adrian Moir (amoir)" w:date="2024-11-12T12:07:00Z" w16du:dateUtc="2024-11-12T12:07:00Z">
        <w:r>
          <w:t>ite</w:t>
        </w:r>
      </w:ins>
      <w:ins w:id="19" w:author="Adrian Moir (amoir)" w:date="2024-11-12T12:08:00Z" w16du:dateUtc="2024-11-12T12:08:00Z">
        <w:r>
          <w:t>s</w:t>
        </w:r>
      </w:ins>
      <w:proofErr w:type="spellEnd"/>
      <w:ins w:id="20" w:author="Adrian Moir (amoir)" w:date="2024-11-12T12:07:00Z" w16du:dateUtc="2024-11-12T12:07:00Z"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contents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first</w:t>
        </w:r>
        <w:proofErr w:type="spellEnd"/>
        <w:r>
          <w:t xml:space="preserve"> </w:t>
        </w:r>
        <w:proofErr w:type="spellStart"/>
        <w:r>
          <w:t>generational</w:t>
        </w:r>
        <w:proofErr w:type="spellEnd"/>
        <w:r>
          <w:t xml:space="preserve"> </w:t>
        </w:r>
        <w:proofErr w:type="spellStart"/>
        <w:r>
          <w:t>backup</w:t>
        </w:r>
        <w:proofErr w:type="spellEnd"/>
        <w:r>
          <w:t xml:space="preserve">. In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way</w:t>
        </w:r>
        <w:proofErr w:type="spellEnd"/>
        <w:r>
          <w:t xml:space="preserve"> </w:t>
        </w:r>
        <w:proofErr w:type="spellStart"/>
        <w:r>
          <w:t>Bridgehead</w:t>
        </w:r>
        <w:proofErr w:type="spellEnd"/>
        <w:r>
          <w:t xml:space="preserve"> </w:t>
        </w:r>
        <w:proofErr w:type="spellStart"/>
        <w:r>
          <w:t>RAPiD</w:t>
        </w:r>
        <w:proofErr w:type="spellEnd"/>
        <w:r>
          <w:t xml:space="preserve"> </w:t>
        </w:r>
      </w:ins>
      <w:proofErr w:type="spellStart"/>
      <w:ins w:id="21" w:author="Adrian Moir (amoir)" w:date="2024-11-12T12:08:00Z" w16du:dateUtc="2024-11-12T12:08:00Z">
        <w:r>
          <w:t>maintains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last</w:t>
        </w:r>
        <w:proofErr w:type="spellEnd"/>
        <w:r>
          <w:t xml:space="preserve"> 5 </w:t>
        </w:r>
        <w:proofErr w:type="spellStart"/>
        <w:r>
          <w:t>successful</w:t>
        </w:r>
        <w:proofErr w:type="spellEnd"/>
        <w:r>
          <w:t xml:space="preserve"> </w:t>
        </w:r>
        <w:proofErr w:type="spellStart"/>
        <w:r>
          <w:t>backups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case</w:t>
        </w:r>
        <w:proofErr w:type="spellEnd"/>
        <w:r>
          <w:t xml:space="preserve"> a </w:t>
        </w:r>
        <w:proofErr w:type="spellStart"/>
        <w:r>
          <w:t>recovery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required</w:t>
        </w:r>
        <w:proofErr w:type="spellEnd"/>
        <w:r>
          <w:t>.</w:t>
        </w:r>
      </w:ins>
      <w:ins w:id="22" w:author="Adrian Moir (amoir)" w:date="2024-11-12T13:03:00Z" w16du:dateUtc="2024-11-12T13:03:00Z">
        <w:r>
          <w:t xml:space="preserve"> Data </w:t>
        </w:r>
        <w:proofErr w:type="spellStart"/>
        <w:r>
          <w:t>being</w:t>
        </w:r>
        <w:proofErr w:type="spellEnd"/>
        <w:r>
          <w:t xml:space="preserve"> </w:t>
        </w:r>
        <w:proofErr w:type="spellStart"/>
        <w:r>
          <w:t>ingested</w:t>
        </w:r>
        <w:proofErr w:type="spellEnd"/>
        <w:r>
          <w:t xml:space="preserve"> </w:t>
        </w:r>
        <w:proofErr w:type="spellStart"/>
        <w:r>
          <w:t>into</w:t>
        </w:r>
        <w:proofErr w:type="spellEnd"/>
        <w:r>
          <w:t xml:space="preserve"> QoreStor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subject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global</w:t>
        </w:r>
        <w:proofErr w:type="spellEnd"/>
        <w:r>
          <w:t xml:space="preserve"> </w:t>
        </w:r>
        <w:proofErr w:type="spellStart"/>
        <w:r>
          <w:t>deduplication</w:t>
        </w:r>
        <w:proofErr w:type="spellEnd"/>
        <w:r>
          <w:t xml:space="preserve">. </w:t>
        </w:r>
        <w:proofErr w:type="spellStart"/>
        <w:r>
          <w:t>Compression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applied</w:t>
        </w:r>
        <w:proofErr w:type="spellEnd"/>
        <w:r>
          <w:t xml:space="preserve"> </w:t>
        </w:r>
        <w:proofErr w:type="spellStart"/>
        <w:r>
          <w:t>after</w:t>
        </w:r>
        <w:proofErr w:type="spellEnd"/>
        <w:r>
          <w:t xml:space="preserve"> </w:t>
        </w:r>
        <w:proofErr w:type="spellStart"/>
        <w:r>
          <w:t>deduplication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provide</w:t>
        </w:r>
        <w:proofErr w:type="spellEnd"/>
        <w:r>
          <w:t xml:space="preserve"> </w:t>
        </w:r>
        <w:proofErr w:type="spellStart"/>
        <w:r>
          <w:t>further</w:t>
        </w:r>
        <w:proofErr w:type="spellEnd"/>
        <w:r>
          <w:t xml:space="preserve"> </w:t>
        </w:r>
        <w:proofErr w:type="spellStart"/>
        <w:r>
          <w:t>savings</w:t>
        </w:r>
        <w:proofErr w:type="spellEnd"/>
        <w:r>
          <w:t>.</w:t>
        </w:r>
      </w:ins>
    </w:p>
    <w:p w14:paraId="182CBC17" w14:textId="77777777" w:rsidR="002E0EAC" w:rsidRPr="009C3D71" w:rsidRDefault="002E0EAC">
      <w:pPr>
        <w:pStyle w:val="Heading3"/>
        <w:rPr>
          <w:ins w:id="23" w:author="Adrian Moir (amoir)" w:date="2024-11-12T12:49:00Z" w16du:dateUtc="2024-11-12T12:49:00Z"/>
          <w:bCs/>
          <w:sz w:val="28"/>
          <w:szCs w:val="28"/>
        </w:rPr>
        <w:pPrChange w:id="24" w:author="Adrian Moir (amoir)" w:date="2024-11-12T12:49:00Z" w16du:dateUtc="2024-11-12T12:49:00Z">
          <w:pPr/>
        </w:pPrChange>
      </w:pPr>
      <w:bookmarkStart w:id="25" w:name="_Toc184641397"/>
      <w:ins w:id="26" w:author="Adrian Moir (amoir)" w:date="2024-11-12T12:49:00Z" w16du:dateUtc="2024-11-12T12:49:00Z">
        <w:r w:rsidRPr="009C3D71">
          <w:rPr>
            <w:b w:val="0"/>
            <w:bCs/>
            <w:sz w:val="28"/>
            <w:szCs w:val="28"/>
          </w:rPr>
          <w:t>Cloud Tiering</w:t>
        </w:r>
        <w:bookmarkEnd w:id="25"/>
      </w:ins>
    </w:p>
    <w:p w14:paraId="073874FB" w14:textId="77777777" w:rsidR="002E0EAC" w:rsidRDefault="002E0EAC" w:rsidP="002E0EAC">
      <w:pPr>
        <w:rPr>
          <w:ins w:id="27" w:author="Adrian Moir (amoir)" w:date="2024-11-12T13:05:00Z" w16du:dateUtc="2024-11-12T13:05:00Z"/>
        </w:rPr>
      </w:pPr>
      <w:ins w:id="28" w:author="Adrian Moir (amoir)" w:date="2024-11-12T12:09:00Z" w16du:dateUtc="2024-11-12T12:09:00Z">
        <w:r>
          <w:t xml:space="preserve">QoreStor </w:t>
        </w:r>
        <w:proofErr w:type="spellStart"/>
        <w:r>
          <w:t>moves</w:t>
        </w:r>
        <w:proofErr w:type="spellEnd"/>
        <w:r>
          <w:t xml:space="preserve"> </w:t>
        </w:r>
      </w:ins>
      <w:proofErr w:type="spellStart"/>
      <w:ins w:id="29" w:author="Adrian Moir (amoir)" w:date="2024-11-13T13:46:00Z" w16du:dateUtc="2024-11-13T13:46:00Z">
        <w:r>
          <w:t>backup</w:t>
        </w:r>
        <w:proofErr w:type="spellEnd"/>
        <w:r>
          <w:t xml:space="preserve"> </w:t>
        </w:r>
      </w:ins>
      <w:proofErr w:type="spellStart"/>
      <w:ins w:id="30" w:author="Adrian Moir (amoir)" w:date="2024-11-12T12:09:00Z" w16du:dateUtc="2024-11-12T12:09:00Z">
        <w:r>
          <w:t>data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deduplicated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compressed</w:t>
        </w:r>
        <w:proofErr w:type="spellEnd"/>
        <w:r>
          <w:t xml:space="preserve">. Data </w:t>
        </w:r>
        <w:proofErr w:type="spellStart"/>
        <w:r>
          <w:t>movement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controlled</w:t>
        </w:r>
        <w:proofErr w:type="spellEnd"/>
        <w:r>
          <w:t xml:space="preserve"> </w:t>
        </w:r>
        <w:proofErr w:type="spellStart"/>
        <w:r>
          <w:t>by</w:t>
        </w:r>
        <w:proofErr w:type="spellEnd"/>
        <w:r>
          <w:t xml:space="preserve"> a </w:t>
        </w:r>
        <w:proofErr w:type="spellStart"/>
        <w:r>
          <w:t>policy</w:t>
        </w:r>
        <w:proofErr w:type="spellEnd"/>
        <w:r>
          <w:t xml:space="preserve"> </w:t>
        </w:r>
        <w:proofErr w:type="spellStart"/>
        <w:r>
          <w:t>set</w:t>
        </w:r>
        <w:proofErr w:type="spellEnd"/>
        <w:r>
          <w:t xml:space="preserve"> </w:t>
        </w:r>
        <w:proofErr w:type="spellStart"/>
        <w:r>
          <w:t>on</w:t>
        </w:r>
        <w:proofErr w:type="spellEnd"/>
        <w:r>
          <w:t xml:space="preserve"> </w:t>
        </w:r>
        <w:proofErr w:type="spellStart"/>
        <w:r>
          <w:t>each</w:t>
        </w:r>
        <w:proofErr w:type="spellEnd"/>
        <w:r>
          <w:t xml:space="preserve"> QoreStor </w:t>
        </w:r>
        <w:proofErr w:type="spellStart"/>
        <w:r>
          <w:t>instance</w:t>
        </w:r>
        <w:proofErr w:type="spellEnd"/>
        <w:r>
          <w:t xml:space="preserve">. </w:t>
        </w:r>
      </w:ins>
      <w:ins w:id="31" w:author="Adrian Moir (amoir)" w:date="2024-11-12T12:10:00Z" w16du:dateUtc="2024-11-12T12:10:00Z">
        <w:r>
          <w:t xml:space="preserve"> The </w:t>
        </w:r>
        <w:proofErr w:type="spellStart"/>
        <w:r>
          <w:t>po</w:t>
        </w:r>
      </w:ins>
      <w:ins w:id="32" w:author="Adrian Moir (amoir)" w:date="2024-11-12T12:11:00Z" w16du:dateUtc="2024-11-12T12:11:00Z">
        <w:r>
          <w:t>licy</w:t>
        </w:r>
        <w:proofErr w:type="spellEnd"/>
        <w:r>
          <w:t xml:space="preserve"> </w:t>
        </w:r>
        <w:proofErr w:type="spellStart"/>
        <w:r>
          <w:t>has</w:t>
        </w:r>
        <w:proofErr w:type="spellEnd"/>
        <w:r>
          <w:t xml:space="preserve"> </w:t>
        </w:r>
        <w:proofErr w:type="spellStart"/>
        <w:r>
          <w:t>two</w:t>
        </w:r>
        <w:proofErr w:type="spellEnd"/>
        <w:r>
          <w:t xml:space="preserve"> </w:t>
        </w:r>
        <w:proofErr w:type="spellStart"/>
        <w:r>
          <w:t>elements</w:t>
        </w:r>
        <w:proofErr w:type="spellEnd"/>
        <w:r>
          <w:t xml:space="preserve">,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time</w:t>
        </w:r>
        <w:proofErr w:type="spellEnd"/>
        <w:r>
          <w:t xml:space="preserve"> a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file</w:t>
        </w:r>
        <w:proofErr w:type="spellEnd"/>
        <w:r>
          <w:t xml:space="preserve"> </w:t>
        </w:r>
      </w:ins>
      <w:proofErr w:type="spellStart"/>
      <w:ins w:id="33" w:author="Adrian Moir (amoir)" w:date="2024-11-12T12:49:00Z" w16du:dateUtc="2024-11-12T12:49:00Z">
        <w:r>
          <w:t>must</w:t>
        </w:r>
      </w:ins>
      <w:proofErr w:type="spellEnd"/>
      <w:ins w:id="34" w:author="Adrian Moir (amoir)" w:date="2024-11-12T12:11:00Z" w16du:dateUtc="2024-11-12T12:11:00Z"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idle</w:t>
        </w:r>
        <w:proofErr w:type="spellEnd"/>
        <w:r>
          <w:t xml:space="preserve"> </w:t>
        </w:r>
        <w:proofErr w:type="spellStart"/>
        <w:r>
          <w:t>before</w:t>
        </w:r>
        <w:proofErr w:type="spellEnd"/>
        <w:r>
          <w:t xml:space="preserve"> </w:t>
        </w:r>
        <w:proofErr w:type="spellStart"/>
        <w:r>
          <w:t>being</w:t>
        </w:r>
        <w:proofErr w:type="spellEnd"/>
        <w:r>
          <w:t xml:space="preserve"> </w:t>
        </w:r>
        <w:proofErr w:type="spellStart"/>
        <w:r>
          <w:t>copied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amount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time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backup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remains</w:t>
        </w:r>
        <w:proofErr w:type="spellEnd"/>
        <w:r>
          <w:t xml:space="preserve"> </w:t>
        </w:r>
        <w:proofErr w:type="spellStart"/>
        <w:r>
          <w:t>on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QoreStor </w:t>
        </w:r>
        <w:proofErr w:type="spellStart"/>
        <w:r>
          <w:t>instance</w:t>
        </w:r>
      </w:ins>
      <w:proofErr w:type="spellEnd"/>
      <w:ins w:id="35" w:author="Adrian Moir (amoir)" w:date="2024-11-12T12:12:00Z" w16du:dateUtc="2024-11-12T12:12:00Z">
        <w:r>
          <w:t xml:space="preserve">. </w:t>
        </w:r>
      </w:ins>
      <w:proofErr w:type="spellStart"/>
      <w:ins w:id="36" w:author="Adrian Moir (amoir)" w:date="2024-11-12T12:14:00Z" w16du:dateUtc="2024-11-12T12:14:00Z">
        <w:r>
          <w:t>Here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a </w:t>
        </w:r>
        <w:proofErr w:type="spellStart"/>
        <w:r>
          <w:t>description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two</w:t>
        </w:r>
        <w:proofErr w:type="spellEnd"/>
        <w:r>
          <w:t xml:space="preserve"> </w:t>
        </w:r>
        <w:proofErr w:type="spellStart"/>
        <w:r>
          <w:t>policy</w:t>
        </w:r>
        <w:proofErr w:type="spellEnd"/>
        <w:r>
          <w:t xml:space="preserve"> </w:t>
        </w:r>
        <w:proofErr w:type="spellStart"/>
        <w:r>
          <w:t>elements</w:t>
        </w:r>
      </w:ins>
      <w:proofErr w:type="spellEnd"/>
      <w:ins w:id="37" w:author="Adrian Moir (amoir)" w:date="2024-11-12T12:49:00Z" w16du:dateUtc="2024-11-12T12:49:00Z">
        <w:r>
          <w:t>…</w:t>
        </w:r>
      </w:ins>
    </w:p>
    <w:p w14:paraId="1BEC849F" w14:textId="77777777" w:rsidR="002E0EAC" w:rsidRDefault="002E0EAC" w:rsidP="002E0EAC">
      <w:pPr>
        <w:rPr>
          <w:ins w:id="38" w:author="Adrian Moir (amoir)" w:date="2024-11-12T12:13:00Z" w16du:dateUtc="2024-11-12T12:13:00Z"/>
        </w:rPr>
      </w:pPr>
    </w:p>
    <w:p w14:paraId="5BA88D85" w14:textId="77777777" w:rsidR="002E0EAC" w:rsidRDefault="002E0EAC" w:rsidP="002E0EAC">
      <w:pPr>
        <w:pStyle w:val="ListParagraph"/>
        <w:numPr>
          <w:ilvl w:val="0"/>
          <w:numId w:val="47"/>
        </w:numPr>
        <w:tabs>
          <w:tab w:val="clear" w:pos="576"/>
        </w:tabs>
        <w:rPr>
          <w:ins w:id="39" w:author="Adrian Moir (amoir)" w:date="2024-11-12T12:14:00Z" w16du:dateUtc="2024-11-12T12:14:00Z"/>
        </w:rPr>
      </w:pPr>
      <w:proofErr w:type="spellStart"/>
      <w:ins w:id="40" w:author="Adrian Moir (amoir)" w:date="2024-11-12T12:13:00Z" w16du:dateUtc="2024-11-12T12:13:00Z">
        <w:r>
          <w:t>Idle</w:t>
        </w:r>
        <w:proofErr w:type="spellEnd"/>
        <w:r>
          <w:t xml:space="preserve"> Time</w:t>
        </w:r>
      </w:ins>
    </w:p>
    <w:p w14:paraId="6C4A0546" w14:textId="77777777" w:rsidR="002E0EAC" w:rsidRDefault="002E0EAC">
      <w:pPr>
        <w:pStyle w:val="ListParagraph"/>
        <w:numPr>
          <w:ilvl w:val="1"/>
          <w:numId w:val="47"/>
        </w:numPr>
        <w:tabs>
          <w:tab w:val="clear" w:pos="576"/>
        </w:tabs>
        <w:rPr>
          <w:ins w:id="41" w:author="Adrian Moir (amoir)" w:date="2024-11-12T12:13:00Z" w16du:dateUtc="2024-11-12T12:13:00Z"/>
        </w:rPr>
        <w:pPrChange w:id="42" w:author="Adrian Moir (amoir)" w:date="2024-11-12T12:14:00Z" w16du:dateUtc="2024-11-12T12:14:00Z">
          <w:pPr>
            <w:pStyle w:val="ListParagraph"/>
            <w:numPr>
              <w:numId w:val="10"/>
            </w:numPr>
            <w:tabs>
              <w:tab w:val="num" w:pos="1209"/>
            </w:tabs>
            <w:ind w:left="1209" w:hanging="360"/>
          </w:pPr>
        </w:pPrChange>
      </w:pPr>
      <w:ins w:id="43" w:author="Adrian Moir (amoir)" w:date="2024-11-12T12:14:00Z" w16du:dateUtc="2024-11-12T12:14:00Z">
        <w:r>
          <w:t xml:space="preserve">The </w:t>
        </w:r>
        <w:proofErr w:type="spellStart"/>
        <w:r>
          <w:t>amount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time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files</w:t>
        </w:r>
        <w:proofErr w:type="spellEnd"/>
        <w:r>
          <w:t xml:space="preserve"> </w:t>
        </w:r>
        <w:proofErr w:type="spellStart"/>
        <w:r>
          <w:t>need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have</w:t>
        </w:r>
        <w:proofErr w:type="spellEnd"/>
        <w:r>
          <w:t xml:space="preserve"> </w:t>
        </w:r>
        <w:proofErr w:type="spellStart"/>
        <w:r>
          <w:t>been</w:t>
        </w:r>
        <w:proofErr w:type="spellEnd"/>
        <w:r>
          <w:t xml:space="preserve"> </w:t>
        </w:r>
      </w:ins>
      <w:proofErr w:type="spellStart"/>
      <w:ins w:id="44" w:author="Adrian Moir (amoir)" w:date="2024-11-12T12:19:00Z" w16du:dateUtc="2024-11-12T12:19:00Z">
        <w:r>
          <w:t>stable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</w:ins>
      <w:proofErr w:type="spellStart"/>
      <w:ins w:id="45" w:author="Adrian Moir (amoir)" w:date="2024-11-12T12:14:00Z" w16du:dateUtc="2024-11-12T12:14:00Z">
        <w:r>
          <w:t>idle</w:t>
        </w:r>
        <w:proofErr w:type="spellEnd"/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  <w:proofErr w:type="spellStart"/>
        <w:r>
          <w:t>before</w:t>
        </w:r>
        <w:proofErr w:type="spellEnd"/>
        <w:r>
          <w:t xml:space="preserve"> </w:t>
        </w:r>
        <w:proofErr w:type="spellStart"/>
        <w:r>
          <w:t>being</w:t>
        </w:r>
        <w:proofErr w:type="spellEnd"/>
        <w:r>
          <w:t xml:space="preserve"> </w:t>
        </w:r>
        <w:proofErr w:type="spellStart"/>
        <w:r>
          <w:t>considered</w:t>
        </w:r>
        <w:proofErr w:type="spellEnd"/>
        <w:r>
          <w:t xml:space="preserve"> </w:t>
        </w:r>
        <w:proofErr w:type="spellStart"/>
        <w:r>
          <w:t>as</w:t>
        </w:r>
        <w:proofErr w:type="spellEnd"/>
        <w:r>
          <w:t xml:space="preserve"> </w:t>
        </w:r>
        <w:proofErr w:type="spellStart"/>
        <w:r>
          <w:t>candidates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</w:ins>
      <w:proofErr w:type="spellStart"/>
      <w:ins w:id="46" w:author="Adrian Moir (amoir)" w:date="2024-11-12T12:15:00Z" w16du:dateUtc="2024-11-12T12:15:00Z">
        <w:r>
          <w:t>copied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>.</w:t>
        </w:r>
      </w:ins>
    </w:p>
    <w:p w14:paraId="6EB94616" w14:textId="77777777" w:rsidR="002E0EAC" w:rsidRDefault="002E0EAC" w:rsidP="002E0EAC">
      <w:pPr>
        <w:pStyle w:val="ListParagraph"/>
        <w:numPr>
          <w:ilvl w:val="0"/>
          <w:numId w:val="47"/>
        </w:numPr>
        <w:tabs>
          <w:tab w:val="clear" w:pos="576"/>
        </w:tabs>
        <w:rPr>
          <w:ins w:id="47" w:author="Adrian Moir (amoir)" w:date="2024-11-12T12:20:00Z" w16du:dateUtc="2024-11-12T12:20:00Z"/>
        </w:rPr>
      </w:pPr>
      <w:proofErr w:type="spellStart"/>
      <w:ins w:id="48" w:author="Adrian Moir (amoir)" w:date="2024-11-12T12:20:00Z" w16du:dateUtc="2024-11-12T12:20:00Z">
        <w:r>
          <w:t>Retention</w:t>
        </w:r>
        <w:proofErr w:type="spellEnd"/>
      </w:ins>
    </w:p>
    <w:p w14:paraId="54C2BD57" w14:textId="77777777" w:rsidR="002E0EAC" w:rsidRDefault="002E0EAC">
      <w:pPr>
        <w:pStyle w:val="ListParagraph"/>
        <w:numPr>
          <w:ilvl w:val="1"/>
          <w:numId w:val="47"/>
        </w:numPr>
        <w:tabs>
          <w:tab w:val="clear" w:pos="576"/>
        </w:tabs>
        <w:rPr>
          <w:ins w:id="49" w:author="Adrian Moir (amoir)" w:date="2024-11-12T12:22:00Z" w16du:dateUtc="2024-11-12T12:22:00Z"/>
        </w:rPr>
        <w:pPrChange w:id="50" w:author="Adrian Moir (amoir)" w:date="2024-11-12T12:21:00Z" w16du:dateUtc="2024-11-12T12:21:00Z">
          <w:pPr/>
        </w:pPrChange>
      </w:pPr>
      <w:ins w:id="51" w:author="Adrian Moir (amoir)" w:date="2024-11-12T12:20:00Z" w16du:dateUtc="2024-11-12T12:20:00Z">
        <w:r>
          <w:t xml:space="preserve">The </w:t>
        </w:r>
        <w:proofErr w:type="spellStart"/>
        <w:r>
          <w:t>amount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time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held</w:t>
        </w:r>
        <w:proofErr w:type="spellEnd"/>
        <w:r>
          <w:t xml:space="preserve"> </w:t>
        </w:r>
        <w:proofErr w:type="spellStart"/>
        <w:r>
          <w:t>on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 xml:space="preserve"> </w:t>
        </w:r>
        <w:proofErr w:type="spellStart"/>
        <w:r>
          <w:t>after</w:t>
        </w:r>
        <w:proofErr w:type="spellEnd"/>
        <w:r>
          <w:t xml:space="preserve"> </w:t>
        </w:r>
        <w:proofErr w:type="spellStart"/>
        <w:r>
          <w:t>being</w:t>
        </w:r>
        <w:proofErr w:type="spellEnd"/>
        <w:r>
          <w:t xml:space="preserve"> </w:t>
        </w:r>
        <w:proofErr w:type="spellStart"/>
        <w:r>
          <w:t>copied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before</w:t>
        </w:r>
        <w:proofErr w:type="spellEnd"/>
        <w:r>
          <w:t xml:space="preserve"> </w:t>
        </w:r>
        <w:proofErr w:type="spellStart"/>
        <w:r>
          <w:t>it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‘</w:t>
        </w:r>
        <w:proofErr w:type="spellStart"/>
        <w:r>
          <w:t>stu</w:t>
        </w:r>
      </w:ins>
      <w:ins w:id="52" w:author="Adrian Moir (amoir)" w:date="2024-11-12T12:21:00Z" w16du:dateUtc="2024-11-12T12:21:00Z">
        <w:r>
          <w:t>bbed</w:t>
        </w:r>
        <w:proofErr w:type="spellEnd"/>
        <w:r>
          <w:t xml:space="preserve">’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un</w:t>
        </w:r>
      </w:ins>
      <w:ins w:id="53" w:author="Adrian Moir (amoir)" w:date="2024-11-13T13:46:00Z" w16du:dateUtc="2024-11-13T13:46:00Z">
        <w:r>
          <w:t>required</w:t>
        </w:r>
      </w:ins>
      <w:proofErr w:type="spellEnd"/>
      <w:ins w:id="54" w:author="Adrian Moir (amoir)" w:date="2024-11-12T12:21:00Z" w16du:dateUtc="2024-11-12T12:21:00Z"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blocks</w:t>
        </w:r>
        <w:proofErr w:type="spellEnd"/>
        <w:r>
          <w:t xml:space="preserve"> </w:t>
        </w:r>
        <w:proofErr w:type="spellStart"/>
        <w:r>
          <w:t>are</w:t>
        </w:r>
        <w:proofErr w:type="spellEnd"/>
        <w:r>
          <w:t xml:space="preserve"> </w:t>
        </w:r>
        <w:proofErr w:type="spellStart"/>
        <w:r>
          <w:t>cleaned</w:t>
        </w:r>
        <w:proofErr w:type="spellEnd"/>
        <w:r>
          <w:t xml:space="preserve"> </w:t>
        </w:r>
        <w:proofErr w:type="spellStart"/>
        <w:r>
          <w:t>up</w:t>
        </w:r>
        <w:proofErr w:type="spellEnd"/>
        <w:r>
          <w:t>.</w:t>
        </w:r>
      </w:ins>
    </w:p>
    <w:p w14:paraId="4DE69C7B" w14:textId="77777777" w:rsidR="002E0EAC" w:rsidRDefault="002E0EAC" w:rsidP="002E0EAC">
      <w:pPr>
        <w:rPr>
          <w:ins w:id="55" w:author="Adrian Moir (amoir)" w:date="2024-11-12T12:22:00Z" w16du:dateUtc="2024-11-12T12:22:00Z"/>
        </w:rPr>
      </w:pPr>
    </w:p>
    <w:p w14:paraId="230DE76A" w14:textId="77777777" w:rsidR="002E0EAC" w:rsidRDefault="002E0EAC" w:rsidP="002E0EAC">
      <w:pPr>
        <w:rPr>
          <w:ins w:id="56" w:author="Adrian Moir (amoir)" w:date="2024-11-12T12:21:00Z" w16du:dateUtc="2024-11-12T12:21:00Z"/>
        </w:rPr>
      </w:pPr>
      <w:proofErr w:type="spellStart"/>
      <w:ins w:id="57" w:author="Adrian Moir (amoir)" w:date="2024-11-12T12:21:00Z" w16du:dateUtc="2024-11-12T12:21:00Z">
        <w:r>
          <w:t>An</w:t>
        </w:r>
        <w:proofErr w:type="spellEnd"/>
        <w:r>
          <w:t xml:space="preserve"> </w:t>
        </w:r>
        <w:proofErr w:type="spellStart"/>
        <w:r>
          <w:t>example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tiering</w:t>
        </w:r>
        <w:proofErr w:type="spellEnd"/>
        <w:r>
          <w:t xml:space="preserve"> </w:t>
        </w:r>
        <w:proofErr w:type="spellStart"/>
        <w:r>
          <w:t>policy</w:t>
        </w:r>
      </w:ins>
      <w:proofErr w:type="spellEnd"/>
      <w:ins w:id="58" w:author="Adrian Moir (amoir)" w:date="2024-11-12T12:22:00Z" w16du:dateUtc="2024-11-12T12:22:00Z">
        <w:r>
          <w:t>…</w:t>
        </w:r>
      </w:ins>
    </w:p>
    <w:p w14:paraId="677380FB" w14:textId="77777777" w:rsidR="002E0EAC" w:rsidRDefault="002E0EAC" w:rsidP="002E0EAC">
      <w:pPr>
        <w:pStyle w:val="ListParagraph"/>
        <w:numPr>
          <w:ilvl w:val="0"/>
          <w:numId w:val="48"/>
        </w:numPr>
        <w:tabs>
          <w:tab w:val="clear" w:pos="576"/>
        </w:tabs>
        <w:rPr>
          <w:ins w:id="59" w:author="Adrian Moir (amoir)" w:date="2024-11-12T12:22:00Z" w16du:dateUtc="2024-11-12T12:22:00Z"/>
        </w:rPr>
      </w:pPr>
      <w:proofErr w:type="spellStart"/>
      <w:ins w:id="60" w:author="Adrian Moir (amoir)" w:date="2024-11-12T12:22:00Z" w16du:dateUtc="2024-11-12T12:22:00Z">
        <w:r>
          <w:t>Idle</w:t>
        </w:r>
        <w:proofErr w:type="spellEnd"/>
        <w:r>
          <w:t xml:space="preserve"> </w:t>
        </w:r>
        <w:proofErr w:type="spellStart"/>
        <w:r>
          <w:t>time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set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2 </w:t>
        </w:r>
        <w:proofErr w:type="spellStart"/>
        <w:r>
          <w:t>hours</w:t>
        </w:r>
        <w:proofErr w:type="spellEnd"/>
      </w:ins>
    </w:p>
    <w:p w14:paraId="55281538" w14:textId="77777777" w:rsidR="002E0EAC" w:rsidRDefault="002E0EAC" w:rsidP="002E0EAC">
      <w:pPr>
        <w:pStyle w:val="ListParagraph"/>
        <w:numPr>
          <w:ilvl w:val="0"/>
          <w:numId w:val="48"/>
        </w:numPr>
        <w:tabs>
          <w:tab w:val="clear" w:pos="576"/>
        </w:tabs>
        <w:rPr>
          <w:ins w:id="61" w:author="Adrian Moir (amoir)" w:date="2024-11-12T13:05:00Z" w16du:dateUtc="2024-11-12T13:05:00Z"/>
        </w:rPr>
      </w:pPr>
      <w:proofErr w:type="spellStart"/>
      <w:ins w:id="62" w:author="Adrian Moir (amoir)" w:date="2024-11-12T12:22:00Z" w16du:dateUtc="2024-11-12T12:22:00Z">
        <w:r>
          <w:t>Retention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set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48 </w:t>
        </w:r>
        <w:proofErr w:type="spellStart"/>
        <w:r>
          <w:t>hours</w:t>
        </w:r>
      </w:ins>
      <w:proofErr w:type="spellEnd"/>
    </w:p>
    <w:p w14:paraId="7DC2DEBB" w14:textId="77777777" w:rsidR="002E0EAC" w:rsidRDefault="002E0EAC">
      <w:pPr>
        <w:pStyle w:val="ListParagraph"/>
        <w:rPr>
          <w:ins w:id="63" w:author="Adrian Moir (amoir)" w:date="2024-11-12T12:22:00Z" w16du:dateUtc="2024-11-12T12:22:00Z"/>
        </w:rPr>
        <w:pPrChange w:id="64" w:author="Adrian Moir (amoir)" w:date="2024-11-12T13:05:00Z" w16du:dateUtc="2024-11-12T13:05:00Z">
          <w:pPr>
            <w:pStyle w:val="ListParagraph"/>
            <w:numPr>
              <w:numId w:val="11"/>
            </w:numPr>
            <w:tabs>
              <w:tab w:val="num" w:pos="1492"/>
            </w:tabs>
            <w:ind w:left="1492" w:hanging="360"/>
          </w:pPr>
        </w:pPrChange>
      </w:pPr>
    </w:p>
    <w:p w14:paraId="37E7A086" w14:textId="77777777" w:rsidR="002E0EAC" w:rsidRDefault="002E0EAC" w:rsidP="002E0EAC">
      <w:pPr>
        <w:rPr>
          <w:ins w:id="65" w:author="Adrian Moir (amoir)" w:date="2024-11-12T12:47:00Z" w16du:dateUtc="2024-11-12T12:47:00Z"/>
        </w:rPr>
      </w:pPr>
      <w:proofErr w:type="spellStart"/>
      <w:ins w:id="66" w:author="Adrian Moir (amoir)" w:date="2024-11-12T12:22:00Z" w16du:dateUtc="2024-11-12T12:22:00Z">
        <w:r>
          <w:t>This</w:t>
        </w:r>
        <w:proofErr w:type="spellEnd"/>
        <w:r>
          <w:t xml:space="preserve"> </w:t>
        </w:r>
        <w:proofErr w:type="spellStart"/>
        <w:r>
          <w:t>policy</w:t>
        </w:r>
        <w:proofErr w:type="spellEnd"/>
        <w:r>
          <w:t xml:space="preserve"> </w:t>
        </w:r>
      </w:ins>
      <w:proofErr w:type="spellStart"/>
      <w:ins w:id="67" w:author="Adrian Moir (amoir)" w:date="2024-11-12T12:23:00Z" w16du:dateUtc="2024-11-12T12:23:00Z">
        <w:r>
          <w:t>will</w:t>
        </w:r>
        <w:proofErr w:type="spellEnd"/>
        <w:r>
          <w:t xml:space="preserve"> </w:t>
        </w:r>
        <w:proofErr w:type="spellStart"/>
        <w:r>
          <w:t>wait</w:t>
        </w:r>
        <w:proofErr w:type="spellEnd"/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  <w:proofErr w:type="spellStart"/>
        <w:r>
          <w:t>backup</w:t>
        </w:r>
        <w:proofErr w:type="spellEnd"/>
        <w:r>
          <w:t xml:space="preserve"> </w:t>
        </w:r>
        <w:proofErr w:type="spellStart"/>
        <w:r>
          <w:t>files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have</w:t>
        </w:r>
        <w:proofErr w:type="spellEnd"/>
        <w:r>
          <w:t xml:space="preserve"> </w:t>
        </w:r>
        <w:proofErr w:type="spellStart"/>
        <w:r>
          <w:t>been</w:t>
        </w:r>
        <w:proofErr w:type="spellEnd"/>
        <w:r>
          <w:t xml:space="preserve"> </w:t>
        </w:r>
        <w:proofErr w:type="spellStart"/>
        <w:r>
          <w:t>stored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become</w:t>
        </w:r>
        <w:proofErr w:type="spellEnd"/>
        <w:r>
          <w:t xml:space="preserve"> </w:t>
        </w:r>
        <w:proofErr w:type="spellStart"/>
        <w:r>
          <w:t>stable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idle</w:t>
        </w:r>
        <w:proofErr w:type="spellEnd"/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  <w:proofErr w:type="spellStart"/>
        <w:r>
          <w:t>at</w:t>
        </w:r>
        <w:proofErr w:type="spellEnd"/>
        <w:r>
          <w:t xml:space="preserve"> </w:t>
        </w:r>
        <w:proofErr w:type="spellStart"/>
        <w:r>
          <w:t>least</w:t>
        </w:r>
        <w:proofErr w:type="spellEnd"/>
        <w:r>
          <w:t xml:space="preserve"> </w:t>
        </w:r>
        <w:proofErr w:type="spellStart"/>
        <w:r>
          <w:t>two</w:t>
        </w:r>
        <w:proofErr w:type="spellEnd"/>
        <w:r>
          <w:t xml:space="preserve"> </w:t>
        </w:r>
        <w:proofErr w:type="spellStart"/>
        <w:r>
          <w:t>hours</w:t>
        </w:r>
        <w:proofErr w:type="spellEnd"/>
        <w:r>
          <w:t xml:space="preserve">. </w:t>
        </w:r>
        <w:proofErr w:type="spellStart"/>
        <w:r>
          <w:t>Once</w:t>
        </w:r>
        <w:proofErr w:type="spellEnd"/>
        <w:r>
          <w:t xml:space="preserve">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threshold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reached</w:t>
        </w:r>
      </w:ins>
      <w:proofErr w:type="spellEnd"/>
      <w:ins w:id="68" w:author="Adrian Moir (amoir)" w:date="2024-11-12T12:25:00Z" w16du:dateUtc="2024-11-12T12:25:00Z"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files</w:t>
        </w:r>
        <w:proofErr w:type="spellEnd"/>
        <w:r>
          <w:t xml:space="preserve"> </w:t>
        </w:r>
        <w:proofErr w:type="spellStart"/>
        <w:r>
          <w:t>are</w:t>
        </w:r>
        <w:proofErr w:type="spellEnd"/>
        <w:r>
          <w:t xml:space="preserve"> </w:t>
        </w:r>
        <w:proofErr w:type="spellStart"/>
        <w:r>
          <w:t>copied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. </w:t>
        </w:r>
        <w:proofErr w:type="spellStart"/>
        <w:r>
          <w:t>After</w:t>
        </w:r>
        <w:proofErr w:type="spellEnd"/>
        <w:r>
          <w:t xml:space="preserve"> 48 </w:t>
        </w:r>
        <w:proofErr w:type="spellStart"/>
        <w:r>
          <w:t>hours</w:t>
        </w:r>
        <w:proofErr w:type="spellEnd"/>
        <w:r>
          <w:t xml:space="preserve">, </w:t>
        </w:r>
        <w:proofErr w:type="spellStart"/>
        <w:r>
          <w:t>if</w:t>
        </w:r>
        <w:proofErr w:type="spellEnd"/>
        <w:r>
          <w:t xml:space="preserve"> </w:t>
        </w:r>
        <w:proofErr w:type="spellStart"/>
        <w:r>
          <w:t>the</w:t>
        </w:r>
      </w:ins>
      <w:proofErr w:type="spellEnd"/>
      <w:ins w:id="69" w:author="Adrian Moir (amoir)" w:date="2024-11-12T12:26:00Z" w16du:dateUtc="2024-11-12T12:26:00Z"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has</w:t>
        </w:r>
        <w:proofErr w:type="spellEnd"/>
        <w:r>
          <w:t xml:space="preserve"> </w:t>
        </w:r>
        <w:proofErr w:type="spellStart"/>
        <w:r>
          <w:t>been</w:t>
        </w:r>
        <w:proofErr w:type="spellEnd"/>
        <w:r>
          <w:t xml:space="preserve"> </w:t>
        </w:r>
        <w:proofErr w:type="spellStart"/>
        <w:r>
          <w:t>successfully</w:t>
        </w:r>
        <w:proofErr w:type="spellEnd"/>
        <w:r>
          <w:t xml:space="preserve"> </w:t>
        </w:r>
        <w:proofErr w:type="spellStart"/>
        <w:r>
          <w:t>copied</w:t>
        </w:r>
        <w:proofErr w:type="spellEnd"/>
        <w:r>
          <w:t xml:space="preserve"> QoreStor </w:t>
        </w:r>
        <w:proofErr w:type="spellStart"/>
        <w:r>
          <w:t>will</w:t>
        </w:r>
        <w:proofErr w:type="spellEnd"/>
        <w:r>
          <w:t xml:space="preserve"> </w:t>
        </w:r>
      </w:ins>
      <w:proofErr w:type="spellStart"/>
      <w:ins w:id="70" w:author="Adrian Moir (amoir)" w:date="2024-11-12T13:05:00Z" w16du:dateUtc="2024-11-12T13:05:00Z">
        <w:r>
          <w:t>r</w:t>
        </w:r>
      </w:ins>
      <w:ins w:id="71" w:author="Adrian Moir (amoir)" w:date="2024-11-12T12:26:00Z" w16du:dateUtc="2024-11-12T12:26:00Z">
        <w:r>
          <w:t>emove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unwanted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from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  <w:proofErr w:type="spellStart"/>
        <w:r>
          <w:t>instance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replace</w:t>
        </w:r>
        <w:proofErr w:type="spellEnd"/>
        <w:r>
          <w:t xml:space="preserve"> </w:t>
        </w:r>
        <w:proofErr w:type="spellStart"/>
        <w:r>
          <w:t>it</w:t>
        </w:r>
        <w:proofErr w:type="spellEnd"/>
        <w:r>
          <w:t xml:space="preserve"> </w:t>
        </w:r>
        <w:proofErr w:type="spellStart"/>
        <w:r>
          <w:t>with</w:t>
        </w:r>
        <w:proofErr w:type="spellEnd"/>
        <w:r>
          <w:t xml:space="preserve"> ‘</w:t>
        </w:r>
        <w:proofErr w:type="spellStart"/>
        <w:r>
          <w:t>stubs</w:t>
        </w:r>
        <w:proofErr w:type="spellEnd"/>
        <w:r>
          <w:t xml:space="preserve">’. A </w:t>
        </w:r>
      </w:ins>
      <w:ins w:id="72" w:author="Adrian Moir (amoir)" w:date="2024-11-12T12:27:00Z" w16du:dateUtc="2024-11-12T12:27:00Z">
        <w:r>
          <w:t>‘</w:t>
        </w:r>
      </w:ins>
      <w:proofErr w:type="spellStart"/>
      <w:ins w:id="73" w:author="Adrian Moir (amoir)" w:date="2024-11-12T12:26:00Z" w16du:dateUtc="2024-11-12T12:26:00Z">
        <w:r>
          <w:t>stub</w:t>
        </w:r>
      </w:ins>
      <w:proofErr w:type="spellEnd"/>
      <w:ins w:id="74" w:author="Adrian Moir (amoir)" w:date="2024-11-12T12:27:00Z" w16du:dateUtc="2024-11-12T12:27:00Z">
        <w:r>
          <w:t>’</w:t>
        </w:r>
      </w:ins>
      <w:ins w:id="75" w:author="Adrian Moir (amoir)" w:date="2024-11-12T12:26:00Z" w16du:dateUtc="2024-11-12T12:26:00Z">
        <w:r>
          <w:t xml:space="preserve"> </w:t>
        </w:r>
        <w:proofErr w:type="spellStart"/>
        <w:r>
          <w:t>is</w:t>
        </w:r>
        <w:proofErr w:type="spellEnd"/>
        <w:r>
          <w:t xml:space="preserve"> a </w:t>
        </w:r>
      </w:ins>
      <w:proofErr w:type="spellStart"/>
      <w:ins w:id="76" w:author="Adrian Moir (amoir)" w:date="2024-11-12T12:27:00Z" w16du:dateUtc="2024-11-12T12:27:00Z">
        <w:r>
          <w:t>file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</w:ins>
      <w:proofErr w:type="spellStart"/>
      <w:ins w:id="77" w:author="Adrian Moir (amoir)" w:date="2024-11-12T12:26:00Z" w16du:dateUtc="2024-11-12T12:26:00Z">
        <w:r>
          <w:t>point</w:t>
        </w:r>
      </w:ins>
      <w:ins w:id="78" w:author="Adrian Moir (amoir)" w:date="2024-11-12T12:27:00Z" w16du:dateUtc="2024-11-12T12:27:00Z">
        <w:r>
          <w:t>s</w:t>
        </w:r>
      </w:ins>
      <w:proofErr w:type="spellEnd"/>
      <w:ins w:id="79" w:author="Adrian Moir (amoir)" w:date="2024-11-12T12:26:00Z" w16du:dateUtc="2024-11-12T12:26:00Z"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proofErr w:type="spellStart"/>
      <w:ins w:id="80" w:author="Adrian Moir (amoir)" w:date="2024-11-12T12:29:00Z" w16du:dateUtc="2024-11-12T12:29:00Z">
        <w:r>
          <w:t>actual</w:t>
        </w:r>
        <w:proofErr w:type="spellEnd"/>
        <w:r>
          <w:t xml:space="preserve"> </w:t>
        </w:r>
      </w:ins>
      <w:proofErr w:type="spellStart"/>
      <w:ins w:id="81" w:author="Adrian Moir (amoir)" w:date="2024-11-12T12:26:00Z" w16du:dateUtc="2024-11-12T12:26:00Z">
        <w:r>
          <w:t>data</w:t>
        </w:r>
        <w:proofErr w:type="spellEnd"/>
        <w:r>
          <w:t xml:space="preserve"> </w:t>
        </w:r>
        <w:proofErr w:type="spellStart"/>
        <w:r>
          <w:t>files</w:t>
        </w:r>
        <w:proofErr w:type="spellEnd"/>
        <w:r>
          <w:t xml:space="preserve"> </w:t>
        </w:r>
        <w:proofErr w:type="spellStart"/>
        <w:r>
          <w:t>located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>.</w:t>
        </w:r>
      </w:ins>
    </w:p>
    <w:p w14:paraId="4C06006F" w14:textId="77777777" w:rsidR="002E0EAC" w:rsidRDefault="002E0EAC" w:rsidP="002E0EAC">
      <w:pPr>
        <w:rPr>
          <w:ins w:id="82" w:author="Adrian Moir (amoir)" w:date="2024-11-12T12:38:00Z" w16du:dateUtc="2024-11-12T12:38:00Z"/>
        </w:rPr>
      </w:pPr>
      <w:proofErr w:type="spellStart"/>
      <w:ins w:id="83" w:author="Adrian Moir (amoir)" w:date="2024-11-12T12:30:00Z" w16du:dateUtc="2024-11-12T12:30:00Z">
        <w:r>
          <w:t>Varying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policy</w:t>
        </w:r>
        <w:proofErr w:type="spellEnd"/>
        <w:r>
          <w:t xml:space="preserve"> </w:t>
        </w:r>
        <w:proofErr w:type="spellStart"/>
        <w:r>
          <w:t>can</w:t>
        </w:r>
        <w:proofErr w:type="spellEnd"/>
        <w:r>
          <w:t xml:space="preserve"> </w:t>
        </w:r>
        <w:proofErr w:type="spellStart"/>
        <w:r>
          <w:t>influence</w:t>
        </w:r>
        <w:proofErr w:type="spellEnd"/>
        <w:r>
          <w:t xml:space="preserve"> </w:t>
        </w:r>
        <w:proofErr w:type="spellStart"/>
        <w:r>
          <w:t>how</w:t>
        </w:r>
        <w:proofErr w:type="spellEnd"/>
        <w:r>
          <w:t xml:space="preserve"> </w:t>
        </w:r>
      </w:ins>
      <w:proofErr w:type="spellStart"/>
      <w:ins w:id="84" w:author="Adrian Moir (amoir)" w:date="2024-11-12T13:06:00Z" w16du:dateUtc="2024-11-12T13:06:00Z">
        <w:r>
          <w:t>soon</w:t>
        </w:r>
      </w:ins>
      <w:proofErr w:type="spellEnd"/>
      <w:ins w:id="85" w:author="Adrian Moir (amoir)" w:date="2024-11-12T12:30:00Z" w16du:dateUtc="2024-11-12T12:30:00Z"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copied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how</w:t>
        </w:r>
        <w:proofErr w:type="spellEnd"/>
        <w:r>
          <w:t xml:space="preserve"> </w:t>
        </w:r>
        <w:proofErr w:type="spellStart"/>
        <w:r>
          <w:t>much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  <w:proofErr w:type="spellStart"/>
        <w:r>
          <w:t>disk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used</w:t>
        </w:r>
        <w:proofErr w:type="spellEnd"/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  <w:proofErr w:type="spellStart"/>
        <w:r>
          <w:t>retention</w:t>
        </w:r>
        <w:proofErr w:type="spellEnd"/>
        <w:r>
          <w:t>.</w:t>
        </w:r>
      </w:ins>
      <w:ins w:id="86" w:author="Adrian Moir (amoir)" w:date="2024-11-12T12:31:00Z" w16du:dateUtc="2024-11-12T12:31:00Z">
        <w:r>
          <w:t xml:space="preserve"> </w:t>
        </w:r>
      </w:ins>
      <w:proofErr w:type="spellStart"/>
      <w:ins w:id="87" w:author="Adrian Moir (amoir)" w:date="2024-11-12T12:35:00Z" w16du:dateUtc="2024-11-12T12:35:00Z">
        <w:r>
          <w:t>Reducing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retention</w:t>
        </w:r>
        <w:proofErr w:type="spellEnd"/>
        <w:r>
          <w:t xml:space="preserve"> </w:t>
        </w:r>
        <w:proofErr w:type="spellStart"/>
        <w:r>
          <w:t>time</w:t>
        </w:r>
        <w:proofErr w:type="spellEnd"/>
        <w:r>
          <w:t xml:space="preserve"> </w:t>
        </w:r>
      </w:ins>
      <w:proofErr w:type="spellStart"/>
      <w:ins w:id="88" w:author="Adrian Moir (amoir)" w:date="2024-11-12T12:36:00Z" w16du:dateUtc="2024-11-12T12:36:00Z">
        <w:r>
          <w:t>will</w:t>
        </w:r>
        <w:proofErr w:type="spellEnd"/>
        <w:r>
          <w:t xml:space="preserve"> </w:t>
        </w:r>
        <w:proofErr w:type="spellStart"/>
        <w:r>
          <w:t>cause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</w:ins>
      <w:proofErr w:type="spellStart"/>
      <w:ins w:id="89" w:author="Adrian Moir (amoir)" w:date="2024-11-12T12:50:00Z" w16du:dateUtc="2024-11-12T12:50:00Z">
        <w:r>
          <w:t>b</w:t>
        </w:r>
      </w:ins>
      <w:ins w:id="90" w:author="Adrian Moir (amoir)" w:date="2024-11-12T12:36:00Z" w16du:dateUtc="2024-11-12T12:36:00Z">
        <w:r>
          <w:t>e</w:t>
        </w:r>
        <w:proofErr w:type="spellEnd"/>
        <w:r>
          <w:t xml:space="preserve"> ‘</w:t>
        </w:r>
        <w:proofErr w:type="spellStart"/>
        <w:r>
          <w:t>stubbed</w:t>
        </w:r>
        <w:proofErr w:type="spellEnd"/>
        <w:r>
          <w:t xml:space="preserve">’ </w:t>
        </w:r>
        <w:proofErr w:type="spellStart"/>
        <w:r>
          <w:t>sooner</w:t>
        </w:r>
        <w:proofErr w:type="spellEnd"/>
        <w:r>
          <w:t xml:space="preserve"> </w:t>
        </w:r>
        <w:proofErr w:type="spellStart"/>
        <w:r>
          <w:t>rather</w:t>
        </w:r>
        <w:proofErr w:type="spellEnd"/>
        <w:r>
          <w:t xml:space="preserve"> </w:t>
        </w:r>
        <w:proofErr w:type="spellStart"/>
        <w:r>
          <w:t>than</w:t>
        </w:r>
        <w:proofErr w:type="spellEnd"/>
        <w:r>
          <w:t xml:space="preserve"> </w:t>
        </w:r>
        <w:proofErr w:type="spellStart"/>
        <w:r>
          <w:t>later</w:t>
        </w:r>
        <w:proofErr w:type="spellEnd"/>
        <w:r>
          <w:t xml:space="preserve">. </w:t>
        </w:r>
        <w:proofErr w:type="spellStart"/>
        <w:r>
          <w:t>While</w:t>
        </w:r>
        <w:proofErr w:type="spellEnd"/>
        <w:r>
          <w:t xml:space="preserve">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may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desirable</w:t>
        </w:r>
        <w:proofErr w:type="spellEnd"/>
        <w:r>
          <w:t xml:space="preserve"> </w:t>
        </w:r>
      </w:ins>
      <w:proofErr w:type="spellStart"/>
      <w:ins w:id="91" w:author="Adrian Moir (amoir)" w:date="2024-11-12T12:37:00Z" w16du:dateUtc="2024-11-12T12:37:00Z">
        <w:r>
          <w:t>to</w:t>
        </w:r>
        <w:proofErr w:type="spellEnd"/>
        <w:r>
          <w:t xml:space="preserve"> </w:t>
        </w:r>
        <w:proofErr w:type="spellStart"/>
        <w:r>
          <w:t>hold</w:t>
        </w:r>
        <w:proofErr w:type="spellEnd"/>
        <w:r>
          <w:t xml:space="preserve"> </w:t>
        </w:r>
        <w:proofErr w:type="spellStart"/>
        <w:r>
          <w:t>less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locally</w:t>
        </w:r>
        <w:proofErr w:type="spellEnd"/>
        <w:r>
          <w:t xml:space="preserve"> </w:t>
        </w:r>
      </w:ins>
      <w:proofErr w:type="spellStart"/>
      <w:ins w:id="92" w:author="Adrian Moir (amoir)" w:date="2024-11-12T12:36:00Z" w16du:dateUtc="2024-11-12T12:36:00Z">
        <w:r>
          <w:t>it</w:t>
        </w:r>
        <w:proofErr w:type="spellEnd"/>
        <w:r>
          <w:t xml:space="preserve"> </w:t>
        </w:r>
        <w:proofErr w:type="spellStart"/>
        <w:r>
          <w:t>may</w:t>
        </w:r>
        <w:proofErr w:type="spellEnd"/>
        <w:r>
          <w:t xml:space="preserve"> </w:t>
        </w:r>
        <w:proofErr w:type="spellStart"/>
        <w:r>
          <w:t>impact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speed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recovery</w:t>
        </w:r>
        <w:proofErr w:type="spellEnd"/>
        <w:r>
          <w:t xml:space="preserve"> </w:t>
        </w:r>
      </w:ins>
      <w:proofErr w:type="spellStart"/>
      <w:ins w:id="93" w:author="Adrian Moir (amoir)" w:date="2024-11-12T12:37:00Z" w16du:dateUtc="2024-11-12T12:37:00Z">
        <w:r>
          <w:t>as</w:t>
        </w:r>
        <w:proofErr w:type="spellEnd"/>
        <w:r>
          <w:t xml:space="preserve"> </w:t>
        </w:r>
        <w:proofErr w:type="spellStart"/>
        <w:r>
          <w:t>there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less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locally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pull</w:t>
        </w:r>
        <w:proofErr w:type="spellEnd"/>
        <w:r>
          <w:t xml:space="preserve"> </w:t>
        </w:r>
        <w:proofErr w:type="spellStart"/>
        <w:r>
          <w:t>from</w:t>
        </w:r>
        <w:proofErr w:type="spellEnd"/>
        <w:r>
          <w:t xml:space="preserve">. </w:t>
        </w:r>
        <w:proofErr w:type="spellStart"/>
        <w:r>
          <w:t>Increasing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retention</w:t>
        </w:r>
        <w:proofErr w:type="spellEnd"/>
        <w:r>
          <w:t xml:space="preserve"> </w:t>
        </w:r>
        <w:proofErr w:type="spellStart"/>
        <w:r>
          <w:t>time</w:t>
        </w:r>
        <w:proofErr w:type="spellEnd"/>
        <w:r>
          <w:t xml:space="preserve"> </w:t>
        </w:r>
        <w:proofErr w:type="spellStart"/>
        <w:r>
          <w:t>does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opposite</w:t>
        </w:r>
        <w:proofErr w:type="spellEnd"/>
        <w:r>
          <w:t xml:space="preserve">, </w:t>
        </w:r>
      </w:ins>
      <w:proofErr w:type="spellStart"/>
      <w:ins w:id="94" w:author="Adrian Moir (amoir)" w:date="2024-11-13T13:49:00Z" w16du:dateUtc="2024-11-13T13:49:00Z">
        <w:r>
          <w:t>there</w:t>
        </w:r>
        <w:proofErr w:type="spellEnd"/>
        <w:r>
          <w:t xml:space="preserve"> </w:t>
        </w:r>
        <w:proofErr w:type="spellStart"/>
        <w:r>
          <w:t>will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</w:ins>
      <w:proofErr w:type="spellStart"/>
      <w:ins w:id="95" w:author="Adrian Moir (amoir)" w:date="2024-11-12T12:38:00Z" w16du:dateUtc="2024-11-12T12:38:00Z">
        <w:r>
          <w:t>more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locally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recover</w:t>
        </w:r>
        <w:proofErr w:type="spellEnd"/>
        <w:r>
          <w:t xml:space="preserve"> </w:t>
        </w:r>
        <w:proofErr w:type="spellStart"/>
        <w:r>
          <w:t>from</w:t>
        </w:r>
        <w:proofErr w:type="spellEnd"/>
        <w:r>
          <w:t xml:space="preserve">, </w:t>
        </w:r>
        <w:proofErr w:type="spellStart"/>
        <w:r>
          <w:t>which</w:t>
        </w:r>
        <w:proofErr w:type="spellEnd"/>
        <w:r>
          <w:t xml:space="preserve"> </w:t>
        </w:r>
      </w:ins>
      <w:proofErr w:type="spellStart"/>
      <w:ins w:id="96" w:author="Adrian Moir (amoir)" w:date="2024-11-12T13:07:00Z" w16du:dateUtc="2024-11-12T13:07:00Z">
        <w:r>
          <w:t>c</w:t>
        </w:r>
      </w:ins>
      <w:ins w:id="97" w:author="Adrian Moir (amoir)" w:date="2024-11-12T12:38:00Z" w16du:dateUtc="2024-11-12T12:38:00Z">
        <w:r>
          <w:t>ould</w:t>
        </w:r>
        <w:proofErr w:type="spellEnd"/>
        <w:r>
          <w:t xml:space="preserve"> </w:t>
        </w:r>
        <w:proofErr w:type="spellStart"/>
        <w:r>
          <w:t>reduce</w:t>
        </w:r>
        <w:proofErr w:type="spellEnd"/>
        <w:r>
          <w:t xml:space="preserve"> </w:t>
        </w:r>
        <w:proofErr w:type="spellStart"/>
        <w:r>
          <w:t>time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recovery</w:t>
        </w:r>
        <w:proofErr w:type="spellEnd"/>
        <w:r>
          <w:t xml:space="preserve"> (RTO</w:t>
        </w:r>
      </w:ins>
      <w:ins w:id="98" w:author="Adrian Moir (amoir)" w:date="2024-11-12T12:47:00Z" w16du:dateUtc="2024-11-12T12:47:00Z">
        <w:r>
          <w:t>),</w:t>
        </w:r>
      </w:ins>
      <w:ins w:id="99" w:author="Adrian Moir (amoir)" w:date="2024-11-12T12:38:00Z" w16du:dateUtc="2024-11-12T12:38:00Z">
        <w:r>
          <w:t xml:space="preserve"> </w:t>
        </w:r>
        <w:proofErr w:type="spellStart"/>
        <w:r>
          <w:t>but</w:t>
        </w:r>
        <w:proofErr w:type="spellEnd"/>
        <w:r>
          <w:t xml:space="preserve"> </w:t>
        </w:r>
        <w:proofErr w:type="spellStart"/>
        <w:r>
          <w:t>it</w:t>
        </w:r>
        <w:proofErr w:type="spellEnd"/>
        <w:r>
          <w:t xml:space="preserve"> </w:t>
        </w:r>
        <w:proofErr w:type="spellStart"/>
        <w:r>
          <w:t>will</w:t>
        </w:r>
        <w:proofErr w:type="spellEnd"/>
        <w:r>
          <w:t xml:space="preserve"> </w:t>
        </w:r>
        <w:proofErr w:type="spellStart"/>
        <w:r>
          <w:t>consume</w:t>
        </w:r>
        <w:proofErr w:type="spellEnd"/>
        <w:r>
          <w:t xml:space="preserve"> </w:t>
        </w:r>
        <w:proofErr w:type="spellStart"/>
        <w:r>
          <w:t>more</w:t>
        </w:r>
        <w:proofErr w:type="spellEnd"/>
        <w:r>
          <w:t xml:space="preserve"> </w:t>
        </w:r>
      </w:ins>
      <w:proofErr w:type="spellStart"/>
      <w:ins w:id="100" w:author="Adrian Moir (amoir)" w:date="2024-11-12T12:51:00Z" w16du:dateUtc="2024-11-12T12:51:00Z">
        <w:r>
          <w:t>local</w:t>
        </w:r>
        <w:proofErr w:type="spellEnd"/>
        <w:r>
          <w:t xml:space="preserve"> </w:t>
        </w:r>
        <w:proofErr w:type="spellStart"/>
        <w:r>
          <w:t>disk</w:t>
        </w:r>
        <w:proofErr w:type="spellEnd"/>
        <w:r>
          <w:t xml:space="preserve"> </w:t>
        </w:r>
      </w:ins>
      <w:proofErr w:type="spellStart"/>
      <w:ins w:id="101" w:author="Adrian Moir (amoir)" w:date="2024-11-12T12:38:00Z" w16du:dateUtc="2024-11-12T12:38:00Z">
        <w:r>
          <w:t>space</w:t>
        </w:r>
        <w:proofErr w:type="spellEnd"/>
        <w:r>
          <w:t>.</w:t>
        </w:r>
      </w:ins>
    </w:p>
    <w:p w14:paraId="1D4B6E4E" w14:textId="77777777" w:rsidR="002E0EAC" w:rsidRDefault="002E0EAC" w:rsidP="002E0EAC">
      <w:pPr>
        <w:rPr>
          <w:ins w:id="102" w:author="Adrian Moir (amoir)" w:date="2024-11-12T12:46:00Z" w16du:dateUtc="2024-11-12T12:46:00Z"/>
        </w:rPr>
      </w:pPr>
      <w:ins w:id="103" w:author="Adrian Moir (amoir)" w:date="2024-11-12T12:38:00Z" w16du:dateUtc="2024-11-12T12:38:00Z">
        <w:r>
          <w:t xml:space="preserve">Local </w:t>
        </w:r>
        <w:proofErr w:type="spellStart"/>
        <w:r>
          <w:t>disk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  <w:proofErr w:type="spellStart"/>
        <w:r>
          <w:t>can</w:t>
        </w:r>
        <w:proofErr w:type="spellEnd"/>
        <w:r>
          <w:t xml:space="preserve"> </w:t>
        </w:r>
        <w:proofErr w:type="spellStart"/>
        <w:r>
          <w:t>also</w:t>
        </w:r>
        <w:proofErr w:type="spellEnd"/>
        <w:r>
          <w:t xml:space="preserve"> </w:t>
        </w:r>
        <w:proofErr w:type="spellStart"/>
        <w:r>
          <w:t>come</w:t>
        </w:r>
        <w:proofErr w:type="spellEnd"/>
        <w:r>
          <w:t xml:space="preserve"> </w:t>
        </w:r>
        <w:proofErr w:type="spellStart"/>
        <w:r>
          <w:t>under</w:t>
        </w:r>
        <w:proofErr w:type="spellEnd"/>
        <w:r>
          <w:t xml:space="preserve"> </w:t>
        </w:r>
        <w:proofErr w:type="spellStart"/>
        <w:r>
          <w:t>pressure</w:t>
        </w:r>
        <w:proofErr w:type="spellEnd"/>
        <w:r>
          <w:t xml:space="preserve"> </w:t>
        </w:r>
        <w:proofErr w:type="spellStart"/>
        <w:r>
          <w:t>if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ingest</w:t>
        </w:r>
        <w:proofErr w:type="spellEnd"/>
        <w:r>
          <w:t xml:space="preserve"> </w:t>
        </w:r>
        <w:proofErr w:type="spellStart"/>
        <w:r>
          <w:t>rate</w:t>
        </w:r>
        <w:proofErr w:type="spellEnd"/>
        <w:r>
          <w:t xml:space="preserve"> </w:t>
        </w:r>
      </w:ins>
      <w:proofErr w:type="spellStart"/>
      <w:ins w:id="104" w:author="Adrian Moir (amoir)" w:date="2024-11-12T12:51:00Z" w16du:dateUtc="2024-11-12T12:51:00Z">
        <w:r>
          <w:t>increases</w:t>
        </w:r>
        <w:proofErr w:type="spellEnd"/>
        <w:r>
          <w:t xml:space="preserve"> </w:t>
        </w:r>
        <w:proofErr w:type="spellStart"/>
        <w:r>
          <w:t>over</w:t>
        </w:r>
        <w:proofErr w:type="spellEnd"/>
        <w:r>
          <w:t xml:space="preserve"> </w:t>
        </w:r>
        <w:proofErr w:type="spellStart"/>
        <w:r>
          <w:t>time</w:t>
        </w:r>
      </w:ins>
      <w:proofErr w:type="spellEnd"/>
      <w:ins w:id="105" w:author="Adrian Moir (amoir)" w:date="2024-11-12T12:39:00Z" w16du:dateUtc="2024-11-12T12:39:00Z"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retention</w:t>
        </w:r>
        <w:proofErr w:type="spellEnd"/>
        <w:r>
          <w:t xml:space="preserve"> </w:t>
        </w:r>
        <w:proofErr w:type="spellStart"/>
        <w:r>
          <w:t>time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kept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same</w:t>
        </w:r>
        <w:proofErr w:type="spellEnd"/>
        <w:r>
          <w:t xml:space="preserve">,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means</w:t>
        </w:r>
        <w:proofErr w:type="spellEnd"/>
        <w:r>
          <w:t xml:space="preserve"> </w:t>
        </w:r>
        <w:proofErr w:type="spellStart"/>
        <w:r>
          <w:t>more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will</w:t>
        </w:r>
        <w:proofErr w:type="spellEnd"/>
        <w:r>
          <w:t xml:space="preserve"> </w:t>
        </w:r>
        <w:proofErr w:type="spellStart"/>
        <w:r>
          <w:t>have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held</w:t>
        </w:r>
        <w:proofErr w:type="spellEnd"/>
        <w:r>
          <w:t xml:space="preserve"> </w:t>
        </w:r>
        <w:proofErr w:type="spellStart"/>
        <w:r>
          <w:t>locally</w:t>
        </w:r>
        <w:proofErr w:type="spellEnd"/>
        <w:r>
          <w:t xml:space="preserve"> </w:t>
        </w:r>
        <w:proofErr w:type="spellStart"/>
        <w:r>
          <w:t>be</w:t>
        </w:r>
      </w:ins>
      <w:ins w:id="106" w:author="Adrian Moir (amoir)" w:date="2024-11-12T12:40:00Z" w16du:dateUtc="2024-11-12T12:40:00Z">
        <w:r>
          <w:t>fore</w:t>
        </w:r>
        <w:proofErr w:type="spellEnd"/>
        <w:r>
          <w:t xml:space="preserve"> </w:t>
        </w:r>
        <w:proofErr w:type="spellStart"/>
        <w:r>
          <w:t>it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copied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‘</w:t>
        </w:r>
        <w:proofErr w:type="spellStart"/>
        <w:r>
          <w:t>stubbed</w:t>
        </w:r>
        <w:proofErr w:type="spellEnd"/>
        <w:r>
          <w:t xml:space="preserve">’ </w:t>
        </w:r>
        <w:proofErr w:type="spellStart"/>
        <w:r>
          <w:t>by</w:t>
        </w:r>
        <w:proofErr w:type="spellEnd"/>
        <w:r>
          <w:t xml:space="preserve"> QoreStor.</w:t>
        </w:r>
      </w:ins>
      <w:ins w:id="107" w:author="Adrian Moir (amoir)" w:date="2024-11-12T13:08:00Z" w16du:dateUtc="2024-11-12T13:08:00Z">
        <w:r>
          <w:t xml:space="preserve"> </w:t>
        </w:r>
      </w:ins>
      <w:proofErr w:type="spellStart"/>
      <w:ins w:id="108" w:author="Adrian Moir (amoir)" w:date="2024-11-12T12:41:00Z" w16du:dateUtc="2024-11-12T12:41:00Z">
        <w:r>
          <w:t>Maintaining</w:t>
        </w:r>
        <w:proofErr w:type="spellEnd"/>
        <w:r>
          <w:t xml:space="preserve"> a </w:t>
        </w:r>
        <w:proofErr w:type="spellStart"/>
        <w:r>
          <w:t>balance</w:t>
        </w:r>
        <w:proofErr w:type="spellEnd"/>
        <w:r>
          <w:t xml:space="preserve"> </w:t>
        </w:r>
        <w:proofErr w:type="spellStart"/>
        <w:r>
          <w:t>between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ingestion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retention</w:t>
        </w:r>
        <w:proofErr w:type="spellEnd"/>
        <w:r>
          <w:t xml:space="preserve"> </w:t>
        </w:r>
        <w:proofErr w:type="spellStart"/>
        <w:r>
          <w:t>without</w:t>
        </w:r>
        <w:proofErr w:type="spellEnd"/>
        <w:r>
          <w:t xml:space="preserve"> </w:t>
        </w:r>
        <w:proofErr w:type="spellStart"/>
        <w:r>
          <w:t>adding</w:t>
        </w:r>
        <w:proofErr w:type="spellEnd"/>
        <w:r>
          <w:t xml:space="preserve"> </w:t>
        </w:r>
        <w:proofErr w:type="spellStart"/>
        <w:r>
          <w:t>ex</w:t>
        </w:r>
      </w:ins>
      <w:ins w:id="109" w:author="Adrian Moir (amoir)" w:date="2024-11-12T12:42:00Z" w16du:dateUtc="2024-11-12T12:42:00Z">
        <w:r>
          <w:t>tra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  <w:proofErr w:type="spellStart"/>
        <w:r>
          <w:t>needs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</w:ins>
      <w:proofErr w:type="spellStart"/>
      <w:ins w:id="110" w:author="Adrian Moir (amoir)" w:date="2024-11-13T13:50:00Z" w16du:dateUtc="2024-11-13T13:50:00Z">
        <w:r>
          <w:t>monitored</w:t>
        </w:r>
      </w:ins>
      <w:proofErr w:type="spellEnd"/>
      <w:ins w:id="111" w:author="Adrian Moir (amoir)" w:date="2024-11-12T12:46:00Z" w16du:dateUtc="2024-11-12T12:46:00Z">
        <w:r>
          <w:t>.</w:t>
        </w:r>
      </w:ins>
      <w:ins w:id="112" w:author="Adrian Moir (amoir)" w:date="2024-11-12T12:42:00Z" w16du:dateUtc="2024-11-12T12:42:00Z">
        <w:r>
          <w:t xml:space="preserve"> </w:t>
        </w:r>
      </w:ins>
    </w:p>
    <w:p w14:paraId="71D360DA" w14:textId="77777777" w:rsidR="002E0EAC" w:rsidRDefault="002E0EAC">
      <w:pPr>
        <w:rPr>
          <w:ins w:id="113" w:author="Adrian Moir (amoir)" w:date="2024-11-12T11:53:00Z" w16du:dateUtc="2024-11-12T11:53:00Z"/>
        </w:rPr>
        <w:pPrChange w:id="114" w:author="Adrian Moir (amoir)" w:date="2024-11-12T12:22:00Z" w16du:dateUtc="2024-11-12T12:22:00Z">
          <w:pPr>
            <w:pStyle w:val="Heading2"/>
          </w:pPr>
        </w:pPrChange>
      </w:pPr>
      <w:proofErr w:type="spellStart"/>
      <w:ins w:id="115" w:author="Adrian Moir (amoir)" w:date="2024-11-12T12:42:00Z" w16du:dateUtc="2024-11-12T12:42:00Z">
        <w:r>
          <w:t>Quest</w:t>
        </w:r>
        <w:proofErr w:type="spellEnd"/>
        <w:r>
          <w:t xml:space="preserve"> </w:t>
        </w:r>
        <w:proofErr w:type="spellStart"/>
        <w:r>
          <w:t>recommends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email</w:t>
        </w:r>
        <w:proofErr w:type="spellEnd"/>
        <w:r>
          <w:t xml:space="preserve"> </w:t>
        </w:r>
        <w:proofErr w:type="spellStart"/>
        <w:r>
          <w:t>alerting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configured</w:t>
        </w:r>
        <w:proofErr w:type="spellEnd"/>
        <w:r>
          <w:t xml:space="preserve"> </w:t>
        </w:r>
        <w:proofErr w:type="spellStart"/>
        <w:r>
          <w:t>on</w:t>
        </w:r>
        <w:proofErr w:type="spellEnd"/>
        <w:r>
          <w:t xml:space="preserve"> </w:t>
        </w:r>
        <w:proofErr w:type="spellStart"/>
        <w:r>
          <w:t>each</w:t>
        </w:r>
        <w:proofErr w:type="spellEnd"/>
        <w:r>
          <w:t xml:space="preserve"> QoreStor </w:t>
        </w:r>
        <w:proofErr w:type="spellStart"/>
        <w:r>
          <w:t>instance</w:t>
        </w:r>
        <w:proofErr w:type="spellEnd"/>
        <w:r>
          <w:t xml:space="preserve"> </w:t>
        </w:r>
        <w:proofErr w:type="spellStart"/>
        <w:r>
          <w:t>so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low</w:t>
        </w:r>
        <w:proofErr w:type="spellEnd"/>
        <w:r>
          <w:t xml:space="preserve"> </w:t>
        </w:r>
        <w:proofErr w:type="spellStart"/>
        <w:r>
          <w:t>disk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  <w:proofErr w:type="spellStart"/>
        <w:r>
          <w:t>warnings</w:t>
        </w:r>
        <w:proofErr w:type="spellEnd"/>
        <w:r>
          <w:t xml:space="preserve"> </w:t>
        </w:r>
      </w:ins>
      <w:proofErr w:type="spellStart"/>
      <w:ins w:id="116" w:author="Adrian Moir (amoir)" w:date="2024-11-12T12:43:00Z" w16du:dateUtc="2024-11-12T12:43:00Z">
        <w:r>
          <w:t>can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sent</w:t>
        </w:r>
        <w:proofErr w:type="spellEnd"/>
        <w:r>
          <w:t>.</w:t>
        </w:r>
      </w:ins>
      <w:ins w:id="117" w:author="Adrian Moir (amoir)" w:date="2024-11-12T12:45:00Z" w16du:dateUtc="2024-11-12T12:45:00Z">
        <w:r>
          <w:t xml:space="preserve"> </w:t>
        </w:r>
        <w:proofErr w:type="spellStart"/>
        <w:r>
          <w:t>Retention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Idle</w:t>
        </w:r>
        <w:proofErr w:type="spellEnd"/>
        <w:r>
          <w:t xml:space="preserve"> </w:t>
        </w:r>
        <w:proofErr w:type="spellStart"/>
        <w:r>
          <w:t>times</w:t>
        </w:r>
        <w:proofErr w:type="spellEnd"/>
        <w:r>
          <w:t xml:space="preserve"> </w:t>
        </w:r>
        <w:proofErr w:type="spellStart"/>
        <w:r>
          <w:t>can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changed</w:t>
        </w:r>
        <w:proofErr w:type="spellEnd"/>
        <w:r>
          <w:t xml:space="preserve"> </w:t>
        </w:r>
        <w:proofErr w:type="spellStart"/>
        <w:r>
          <w:t>without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need</w:t>
        </w:r>
        <w:proofErr w:type="spellEnd"/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</w:ins>
      <w:proofErr w:type="spellStart"/>
      <w:ins w:id="118" w:author="Adrian Moir (amoir)" w:date="2024-11-12T12:46:00Z" w16du:dateUtc="2024-11-12T12:46:00Z">
        <w:r>
          <w:t>restarting</w:t>
        </w:r>
      </w:ins>
      <w:proofErr w:type="spellEnd"/>
      <w:ins w:id="119" w:author="Adrian Moir (amoir)" w:date="2024-11-12T12:45:00Z" w16du:dateUtc="2024-11-12T12:45:00Z">
        <w:r>
          <w:t xml:space="preserve"> </w:t>
        </w:r>
        <w:proofErr w:type="spellStart"/>
        <w:r>
          <w:t>any</w:t>
        </w:r>
        <w:proofErr w:type="spellEnd"/>
        <w:r>
          <w:t xml:space="preserve"> QoreStor </w:t>
        </w:r>
        <w:proofErr w:type="spellStart"/>
        <w:r>
          <w:t>services</w:t>
        </w:r>
        <w:proofErr w:type="spellEnd"/>
        <w:r>
          <w:t>.</w:t>
        </w:r>
      </w:ins>
    </w:p>
    <w:p w14:paraId="55378614" w14:textId="77777777" w:rsidR="002E0EAC" w:rsidRPr="00ED0AEE" w:rsidRDefault="002E0EAC">
      <w:pPr>
        <w:rPr>
          <w:ins w:id="120" w:author="Adrian Moir (amoir)" w:date="2024-11-12T11:53:00Z" w16du:dateUtc="2024-11-12T11:53:00Z"/>
        </w:rPr>
        <w:pPrChange w:id="121" w:author="Adrian Moir (amoir)" w:date="2024-11-12T13:34:00Z" w16du:dateUtc="2024-11-12T13:34:00Z">
          <w:pPr>
            <w:pStyle w:val="Heading2"/>
          </w:pPr>
        </w:pPrChange>
      </w:pPr>
      <w:ins w:id="122" w:author="Adrian Moir (amoir)" w:date="2024-11-12T13:31:00Z" w16du:dateUtc="2024-11-12T13:31:00Z">
        <w:r>
          <w:br w:type="page"/>
        </w:r>
      </w:ins>
    </w:p>
    <w:p w14:paraId="29EDEFB9" w14:textId="57A655AD" w:rsidR="002E0EAC" w:rsidRPr="009C3D71" w:rsidRDefault="002E0EAC" w:rsidP="009C3D71">
      <w:pPr>
        <w:pStyle w:val="Heading2"/>
        <w:rPr>
          <w:b w:val="0"/>
          <w:bCs/>
          <w:sz w:val="28"/>
          <w:szCs w:val="28"/>
        </w:rPr>
      </w:pPr>
      <w:bookmarkStart w:id="123" w:name="_Toc184641398"/>
      <w:r w:rsidRPr="009C3D71">
        <w:rPr>
          <w:b w:val="0"/>
          <w:bCs/>
          <w:sz w:val="28"/>
          <w:szCs w:val="28"/>
        </w:rPr>
        <w:lastRenderedPageBreak/>
        <w:t>Customer Observations</w:t>
      </w:r>
      <w:ins w:id="124" w:author="Adrian Moir (amoir)" w:date="2024-11-12T13:34:00Z" w16du:dateUtc="2024-11-12T13:34:00Z">
        <w:r w:rsidRPr="009C3D71">
          <w:rPr>
            <w:b w:val="0"/>
            <w:bCs/>
            <w:sz w:val="28"/>
            <w:szCs w:val="28"/>
          </w:rPr>
          <w:t xml:space="preserve">, </w:t>
        </w:r>
      </w:ins>
      <w:ins w:id="125" w:author="Adrian Moir (amoir)" w:date="2024-11-12T13:35:00Z" w16du:dateUtc="2024-11-12T13:35:00Z">
        <w:r w:rsidRPr="009C3D71">
          <w:rPr>
            <w:b w:val="0"/>
            <w:bCs/>
            <w:sz w:val="28"/>
            <w:szCs w:val="28"/>
          </w:rPr>
          <w:t>Engineering Discovery and Remediation</w:t>
        </w:r>
      </w:ins>
      <w:r w:rsidRPr="009C3D71">
        <w:rPr>
          <w:b w:val="0"/>
          <w:bCs/>
          <w:sz w:val="28"/>
          <w:szCs w:val="28"/>
        </w:rPr>
        <w:t>.</w:t>
      </w:r>
      <w:bookmarkEnd w:id="123"/>
    </w:p>
    <w:p w14:paraId="28126633" w14:textId="77777777" w:rsidR="002E0EAC" w:rsidRPr="009C3D71" w:rsidRDefault="002E0EAC" w:rsidP="0080104D">
      <w:pPr>
        <w:pStyle w:val="Heading3"/>
        <w:numPr>
          <w:ilvl w:val="0"/>
          <w:numId w:val="41"/>
        </w:numPr>
        <w:tabs>
          <w:tab w:val="num" w:pos="926"/>
        </w:tabs>
        <w:spacing w:line="240" w:lineRule="auto"/>
        <w:ind w:left="926"/>
        <w:rPr>
          <w:ins w:id="126" w:author="Adrian Moir (amoir)" w:date="2024-11-12T13:12:00Z" w16du:dateUtc="2024-11-12T13:12:00Z"/>
          <w:b w:val="0"/>
          <w:bCs/>
          <w:sz w:val="22"/>
        </w:rPr>
      </w:pPr>
      <w:bookmarkStart w:id="127" w:name="_Toc184641399"/>
      <w:ins w:id="128" w:author="Adrian Moir (amoir)" w:date="2024-11-12T13:12:00Z" w16du:dateUtc="2024-11-12T13:12:00Z">
        <w:r w:rsidRPr="009C3D71">
          <w:rPr>
            <w:b w:val="0"/>
            <w:bCs/>
            <w:sz w:val="22"/>
          </w:rPr>
          <w:t xml:space="preserve">QoreStor instances </w:t>
        </w:r>
      </w:ins>
      <w:ins w:id="129" w:author="Adrian Moir (amoir)" w:date="2024-11-12T13:13:00Z" w16du:dateUtc="2024-11-12T13:13:00Z">
        <w:r w:rsidRPr="009C3D71">
          <w:rPr>
            <w:b w:val="0"/>
            <w:bCs/>
            <w:sz w:val="22"/>
          </w:rPr>
          <w:t xml:space="preserve">running out of </w:t>
        </w:r>
      </w:ins>
      <w:ins w:id="130" w:author="Adrian Moir (amoir)" w:date="2024-11-12T13:14:00Z" w16du:dateUtc="2024-11-12T13:14:00Z">
        <w:r w:rsidRPr="009C3D71">
          <w:rPr>
            <w:b w:val="0"/>
            <w:bCs/>
            <w:sz w:val="22"/>
          </w:rPr>
          <w:t>storage</w:t>
        </w:r>
      </w:ins>
      <w:ins w:id="131" w:author="Adrian Moir (amoir)" w:date="2024-11-12T13:13:00Z" w16du:dateUtc="2024-11-12T13:13:00Z">
        <w:r w:rsidRPr="009C3D71">
          <w:rPr>
            <w:b w:val="0"/>
            <w:bCs/>
            <w:sz w:val="22"/>
          </w:rPr>
          <w:t xml:space="preserve"> space</w:t>
        </w:r>
      </w:ins>
      <w:ins w:id="132" w:author="Adrian Moir (amoir)" w:date="2024-11-12T13:14:00Z" w16du:dateUtc="2024-11-12T13:14:00Z">
        <w:r w:rsidRPr="009C3D71">
          <w:rPr>
            <w:b w:val="0"/>
            <w:bCs/>
            <w:sz w:val="22"/>
          </w:rPr>
          <w:t>.</w:t>
        </w:r>
      </w:ins>
      <w:bookmarkEnd w:id="127"/>
    </w:p>
    <w:p w14:paraId="64E76BC5" w14:textId="77777777" w:rsidR="002E0EAC" w:rsidRPr="009C3D71" w:rsidRDefault="002E0EAC" w:rsidP="008C5274">
      <w:pPr>
        <w:pStyle w:val="Heading3"/>
        <w:numPr>
          <w:ilvl w:val="0"/>
          <w:numId w:val="41"/>
        </w:numPr>
        <w:tabs>
          <w:tab w:val="num" w:pos="926"/>
        </w:tabs>
        <w:spacing w:before="0" w:line="240" w:lineRule="auto"/>
        <w:ind w:left="926"/>
        <w:rPr>
          <w:b w:val="0"/>
          <w:bCs/>
          <w:sz w:val="22"/>
        </w:rPr>
      </w:pPr>
      <w:bookmarkStart w:id="133" w:name="_Toc184641400"/>
      <w:r w:rsidRPr="009C3D71">
        <w:rPr>
          <w:b w:val="0"/>
          <w:bCs/>
          <w:sz w:val="22"/>
        </w:rPr>
        <w:t>QoreStor instances slow cleaning of unwanted data and running out of space.</w:t>
      </w:r>
      <w:bookmarkEnd w:id="133"/>
    </w:p>
    <w:p w14:paraId="1D1E5C14" w14:textId="77777777" w:rsidR="002E0EAC" w:rsidRPr="009C3D71" w:rsidRDefault="002E0EAC" w:rsidP="008C5274">
      <w:pPr>
        <w:pStyle w:val="Heading3"/>
        <w:numPr>
          <w:ilvl w:val="0"/>
          <w:numId w:val="41"/>
        </w:numPr>
        <w:tabs>
          <w:tab w:val="num" w:pos="926"/>
        </w:tabs>
        <w:spacing w:before="0" w:line="240" w:lineRule="auto"/>
        <w:ind w:left="926"/>
        <w:rPr>
          <w:b w:val="0"/>
          <w:bCs/>
          <w:sz w:val="22"/>
        </w:rPr>
      </w:pPr>
      <w:bookmarkStart w:id="134" w:name="_Toc184641401"/>
      <w:r w:rsidRPr="009C3D71">
        <w:rPr>
          <w:b w:val="0"/>
          <w:bCs/>
          <w:sz w:val="22"/>
        </w:rPr>
        <w:t>QoreStor instances with excessive cloud tier storage.</w:t>
      </w:r>
      <w:bookmarkEnd w:id="134"/>
    </w:p>
    <w:p w14:paraId="446B0F0B" w14:textId="77777777" w:rsidR="009B58B3" w:rsidRPr="009C3D71" w:rsidRDefault="002E0EAC" w:rsidP="008C5274">
      <w:pPr>
        <w:pStyle w:val="Heading3"/>
        <w:numPr>
          <w:ilvl w:val="0"/>
          <w:numId w:val="41"/>
        </w:numPr>
        <w:tabs>
          <w:tab w:val="num" w:pos="926"/>
        </w:tabs>
        <w:spacing w:before="0" w:line="240" w:lineRule="auto"/>
        <w:ind w:left="926"/>
        <w:rPr>
          <w:b w:val="0"/>
          <w:bCs/>
          <w:sz w:val="22"/>
        </w:rPr>
      </w:pPr>
      <w:bookmarkStart w:id="135" w:name="_Toc184641402"/>
      <w:r w:rsidRPr="009C3D71">
        <w:rPr>
          <w:b w:val="0"/>
          <w:bCs/>
          <w:sz w:val="22"/>
        </w:rPr>
        <w:t>QoreStor instances stopping / restarting.</w:t>
      </w:r>
      <w:bookmarkEnd w:id="135"/>
    </w:p>
    <w:p w14:paraId="7249C3ED" w14:textId="4A0E63A2" w:rsidR="002E0EAC" w:rsidRPr="008C5274" w:rsidRDefault="002E0EAC" w:rsidP="002E0EAC">
      <w:pPr>
        <w:pStyle w:val="Heading3"/>
        <w:numPr>
          <w:ilvl w:val="0"/>
          <w:numId w:val="41"/>
        </w:numPr>
        <w:tabs>
          <w:tab w:val="num" w:pos="926"/>
        </w:tabs>
        <w:spacing w:before="0" w:line="240" w:lineRule="auto"/>
        <w:ind w:left="926"/>
        <w:rPr>
          <w:b w:val="0"/>
          <w:bCs/>
          <w:sz w:val="22"/>
        </w:rPr>
      </w:pPr>
      <w:bookmarkStart w:id="136" w:name="_Toc184641403"/>
      <w:r w:rsidRPr="009C3D71">
        <w:rPr>
          <w:b w:val="0"/>
          <w:bCs/>
          <w:sz w:val="22"/>
        </w:rPr>
        <w:t>QoreStor instances not sending data from local to cloud storage.</w:t>
      </w:r>
      <w:bookmarkEnd w:id="136"/>
    </w:p>
    <w:p w14:paraId="590F9A4F" w14:textId="2F37C519" w:rsidR="002E0EAC" w:rsidRPr="0080104D" w:rsidRDefault="002E0EAC" w:rsidP="0080104D">
      <w:pPr>
        <w:pStyle w:val="Heading2"/>
        <w:rPr>
          <w:sz w:val="32"/>
          <w:szCs w:val="32"/>
        </w:rPr>
      </w:pPr>
      <w:bookmarkStart w:id="137" w:name="_Toc184641404"/>
      <w:r w:rsidRPr="00691AC0">
        <w:rPr>
          <w:sz w:val="32"/>
          <w:szCs w:val="32"/>
        </w:rPr>
        <w:t>Support &amp; Engineering discovery</w:t>
      </w:r>
      <w:bookmarkEnd w:id="137"/>
    </w:p>
    <w:p w14:paraId="469FBD70" w14:textId="77777777" w:rsidR="002E0EAC" w:rsidRPr="002B4887" w:rsidRDefault="002E0EAC" w:rsidP="002E0EAC">
      <w:pPr>
        <w:pStyle w:val="Heading3"/>
        <w:numPr>
          <w:ilvl w:val="0"/>
          <w:numId w:val="42"/>
        </w:numPr>
        <w:tabs>
          <w:tab w:val="num" w:pos="1209"/>
        </w:tabs>
        <w:ind w:left="1209"/>
        <w:rPr>
          <w:ins w:id="138" w:author="Adrian Moir (amoir)" w:date="2024-11-12T13:14:00Z" w16du:dateUtc="2024-11-12T13:14:00Z"/>
          <w:b w:val="0"/>
          <w:bCs/>
          <w:sz w:val="28"/>
          <w:szCs w:val="28"/>
        </w:rPr>
      </w:pPr>
      <w:bookmarkStart w:id="139" w:name="_Toc184641405"/>
      <w:ins w:id="140" w:author="Adrian Moir (amoir)" w:date="2024-11-12T13:13:00Z" w16du:dateUtc="2024-11-12T13:13:00Z">
        <w:r w:rsidRPr="002B4887">
          <w:rPr>
            <w:b w:val="0"/>
            <w:bCs/>
            <w:sz w:val="28"/>
            <w:szCs w:val="28"/>
          </w:rPr>
          <w:t>QoreStor instances running out of storage space.</w:t>
        </w:r>
      </w:ins>
      <w:bookmarkEnd w:id="139"/>
    </w:p>
    <w:p w14:paraId="79334B60" w14:textId="77777777" w:rsidR="002E0EAC" w:rsidRDefault="002E0EAC" w:rsidP="002E0EAC">
      <w:pPr>
        <w:ind w:left="720"/>
        <w:rPr>
          <w:ins w:id="141" w:author="Adrian Moir (amoir)" w:date="2024-11-12T13:14:00Z" w16du:dateUtc="2024-11-12T13:14:00Z"/>
        </w:rPr>
      </w:pPr>
      <w:proofErr w:type="spellStart"/>
      <w:ins w:id="142" w:author="Adrian Moir (amoir)" w:date="2024-11-12T13:14:00Z" w16du:dateUtc="2024-11-12T13:14:00Z">
        <w:r>
          <w:t>Symptom</w:t>
        </w:r>
        <w:proofErr w:type="spellEnd"/>
        <w:r>
          <w:t>.</w:t>
        </w:r>
      </w:ins>
    </w:p>
    <w:p w14:paraId="3FDF8BF9" w14:textId="77777777" w:rsidR="002E0EAC" w:rsidRDefault="002E0EAC">
      <w:pPr>
        <w:ind w:left="1440"/>
        <w:rPr>
          <w:ins w:id="143" w:author="Adrian Moir (amoir)" w:date="2024-11-12T13:15:00Z" w16du:dateUtc="2024-11-12T13:15:00Z"/>
        </w:rPr>
        <w:pPrChange w:id="144" w:author="Adrian Moir (amoir)" w:date="2024-11-12T13:23:00Z" w16du:dateUtc="2024-11-12T13:23:00Z">
          <w:pPr/>
        </w:pPrChange>
      </w:pPr>
      <w:ins w:id="145" w:author="Adrian Moir (amoir)" w:date="2024-11-12T13:14:00Z" w16du:dateUtc="2024-11-12T13:14:00Z">
        <w:r>
          <w:t xml:space="preserve">QoreStor </w:t>
        </w:r>
        <w:proofErr w:type="spellStart"/>
        <w:r>
          <w:t>instance</w:t>
        </w:r>
        <w:proofErr w:type="spellEnd"/>
        <w:r>
          <w:t xml:space="preserve"> </w:t>
        </w:r>
        <w:proofErr w:type="spellStart"/>
        <w:r>
          <w:t>runs</w:t>
        </w:r>
        <w:proofErr w:type="spellEnd"/>
        <w:r>
          <w:t xml:space="preserve"> </w:t>
        </w:r>
        <w:proofErr w:type="spellStart"/>
        <w:r>
          <w:t>out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disk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</w:ins>
      <w:proofErr w:type="spellStart"/>
      <w:ins w:id="146" w:author="Adrian Moir (amoir)" w:date="2024-11-12T13:15:00Z" w16du:dateUtc="2024-11-12T13:15:00Z">
        <w:r>
          <w:t>locally</w:t>
        </w:r>
        <w:proofErr w:type="spellEnd"/>
        <w:r>
          <w:t xml:space="preserve"> </w:t>
        </w:r>
      </w:ins>
      <w:proofErr w:type="spellStart"/>
      <w:ins w:id="147" w:author="Adrian Moir (amoir)" w:date="2024-11-12T13:16:00Z" w16du:dateUtc="2024-11-12T13:16:00Z">
        <w:r>
          <w:t>and</w:t>
        </w:r>
      </w:ins>
      <w:proofErr w:type="spellEnd"/>
      <w:ins w:id="148" w:author="Adrian Moir (amoir)" w:date="2024-11-12T13:15:00Z" w16du:dateUtc="2024-11-12T13:15:00Z"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proofErr w:type="spellStart"/>
      <w:ins w:id="149" w:author="Adrian Moir (amoir)" w:date="2024-11-12T13:16:00Z" w16du:dateUtc="2024-11-12T13:16:00Z">
        <w:r>
          <w:t>cloud</w:t>
        </w:r>
        <w:proofErr w:type="spellEnd"/>
        <w:r>
          <w:t xml:space="preserve"> </w:t>
        </w:r>
        <w:proofErr w:type="spellStart"/>
        <w:r>
          <w:t>but</w:t>
        </w:r>
      </w:ins>
      <w:proofErr w:type="spellEnd"/>
      <w:ins w:id="150" w:author="Adrian Moir (amoir)" w:date="2024-11-12T13:14:00Z" w16du:dateUtc="2024-11-12T13:14:00Z"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still</w:t>
        </w:r>
        <w:proofErr w:type="spellEnd"/>
        <w:r>
          <w:t xml:space="preserve"> </w:t>
        </w:r>
        <w:proofErr w:type="spellStart"/>
        <w:r>
          <w:t>showing</w:t>
        </w:r>
        <w:proofErr w:type="spellEnd"/>
        <w:r>
          <w:t xml:space="preserve"> </w:t>
        </w:r>
        <w:proofErr w:type="spellStart"/>
        <w:r>
          <w:t>good</w:t>
        </w:r>
        <w:proofErr w:type="spellEnd"/>
        <w:r>
          <w:t xml:space="preserve"> </w:t>
        </w:r>
        <w:proofErr w:type="spellStart"/>
        <w:r>
          <w:t>dat</w:t>
        </w:r>
      </w:ins>
      <w:ins w:id="151" w:author="Adrian Moir (amoir)" w:date="2024-11-12T13:15:00Z" w16du:dateUtc="2024-11-12T13:15:00Z">
        <w:r>
          <w:t>a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  <w:proofErr w:type="spellStart"/>
        <w:r>
          <w:t>reduction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 xml:space="preserve">. </w:t>
        </w:r>
      </w:ins>
      <w:ins w:id="152" w:author="Adrian Moir (amoir)" w:date="2024-11-12T13:19:00Z" w16du:dateUtc="2024-11-12T13:19:00Z">
        <w:r>
          <w:t xml:space="preserve">Local </w:t>
        </w:r>
        <w:proofErr w:type="spellStart"/>
        <w:r>
          <w:t>storage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physically</w:t>
        </w:r>
        <w:proofErr w:type="spellEnd"/>
        <w:r>
          <w:t xml:space="preserve"> </w:t>
        </w:r>
        <w:proofErr w:type="spellStart"/>
        <w:r>
          <w:t>less</w:t>
        </w:r>
        <w:proofErr w:type="spellEnd"/>
        <w:r>
          <w:t xml:space="preserve"> </w:t>
        </w:r>
        <w:proofErr w:type="spellStart"/>
        <w:r>
          <w:t>than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applied</w:t>
        </w:r>
        <w:proofErr w:type="spellEnd"/>
        <w:r>
          <w:t xml:space="preserve"> </w:t>
        </w:r>
        <w:proofErr w:type="spellStart"/>
        <w:r>
          <w:t>licen</w:t>
        </w:r>
      </w:ins>
      <w:ins w:id="153" w:author="Adrian Moir (amoir)" w:date="2024-11-12T13:20:00Z" w16du:dateUtc="2024-11-12T13:20:00Z">
        <w:r>
          <w:t>c</w:t>
        </w:r>
      </w:ins>
      <w:ins w:id="154" w:author="Adrian Moir (amoir)" w:date="2024-11-12T13:19:00Z" w16du:dateUtc="2024-11-12T13:19:00Z">
        <w:r>
          <w:t>e</w:t>
        </w:r>
      </w:ins>
      <w:proofErr w:type="spellEnd"/>
      <w:ins w:id="155" w:author="Adrian Moir (amoir)" w:date="2024-11-12T13:20:00Z" w16du:dateUtc="2024-11-12T13:20:00Z">
        <w:r>
          <w:t xml:space="preserve">, </w:t>
        </w:r>
        <w:proofErr w:type="spellStart"/>
        <w:r>
          <w:t>physical</w:t>
        </w:r>
        <w:proofErr w:type="spellEnd"/>
        <w:r>
          <w:t xml:space="preserve"> </w:t>
        </w:r>
        <w:proofErr w:type="spellStart"/>
        <w:r>
          <w:t>disk</w:t>
        </w:r>
        <w:proofErr w:type="spellEnd"/>
        <w:r>
          <w:t xml:space="preserve"> </w:t>
        </w:r>
        <w:proofErr w:type="spellStart"/>
        <w:r>
          <w:t>would</w:t>
        </w:r>
        <w:proofErr w:type="spellEnd"/>
        <w:r>
          <w:t xml:space="preserve"> </w:t>
        </w:r>
        <w:proofErr w:type="spellStart"/>
        <w:r>
          <w:t>fill</w:t>
        </w:r>
        <w:proofErr w:type="spellEnd"/>
        <w:r>
          <w:t xml:space="preserve"> </w:t>
        </w:r>
        <w:proofErr w:type="spellStart"/>
        <w:r>
          <w:t>before</w:t>
        </w:r>
        <w:proofErr w:type="spellEnd"/>
        <w:r>
          <w:t xml:space="preserve"> </w:t>
        </w:r>
        <w:proofErr w:type="spellStart"/>
        <w:r>
          <w:t>any</w:t>
        </w:r>
        <w:proofErr w:type="spellEnd"/>
        <w:r>
          <w:t xml:space="preserve"> </w:t>
        </w:r>
        <w:proofErr w:type="spellStart"/>
        <w:r>
          <w:t>license</w:t>
        </w:r>
        <w:proofErr w:type="spellEnd"/>
        <w:r>
          <w:t xml:space="preserve"> </w:t>
        </w:r>
        <w:proofErr w:type="spellStart"/>
        <w:r>
          <w:t>usage</w:t>
        </w:r>
        <w:proofErr w:type="spellEnd"/>
        <w:r>
          <w:t xml:space="preserve"> </w:t>
        </w:r>
      </w:ins>
    </w:p>
    <w:p w14:paraId="7E09B116" w14:textId="77777777" w:rsidR="002E0EAC" w:rsidRDefault="002E0EAC" w:rsidP="002E0EAC">
      <w:pPr>
        <w:ind w:left="1440"/>
        <w:rPr>
          <w:lang w:val="en-GB"/>
        </w:rPr>
      </w:pPr>
      <w:proofErr w:type="spellStart"/>
      <w:ins w:id="156" w:author="Adrian Moir (amoir)" w:date="2024-11-12T13:15:00Z" w16du:dateUtc="2024-11-12T13:15:00Z">
        <w:r>
          <w:t>This</w:t>
        </w:r>
        <w:proofErr w:type="spellEnd"/>
        <w:r>
          <w:t xml:space="preserve"> </w:t>
        </w:r>
        <w:proofErr w:type="spellStart"/>
        <w:r>
          <w:t>situation</w:t>
        </w:r>
        <w:proofErr w:type="spellEnd"/>
        <w:r>
          <w:t xml:space="preserve"> </w:t>
        </w:r>
        <w:proofErr w:type="spellStart"/>
        <w:r>
          <w:t>can</w:t>
        </w:r>
        <w:proofErr w:type="spellEnd"/>
        <w:r>
          <w:t xml:space="preserve"> </w:t>
        </w:r>
        <w:proofErr w:type="spellStart"/>
        <w:r>
          <w:t>occur</w:t>
        </w:r>
        <w:proofErr w:type="spellEnd"/>
        <w:r>
          <w:t xml:space="preserve"> </w:t>
        </w:r>
        <w:proofErr w:type="spellStart"/>
        <w:r>
          <w:t>when</w:t>
        </w:r>
        <w:proofErr w:type="spellEnd"/>
        <w:r>
          <w:t xml:space="preserve"> </w:t>
        </w:r>
        <w:proofErr w:type="spellStart"/>
        <w:r>
          <w:t>there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insufficient</w:t>
        </w:r>
        <w:proofErr w:type="spellEnd"/>
        <w:r>
          <w:t xml:space="preserve"> </w:t>
        </w:r>
        <w:proofErr w:type="spellStart"/>
        <w:r>
          <w:t>storage</w:t>
        </w:r>
      </w:ins>
      <w:proofErr w:type="spellEnd"/>
      <w:ins w:id="157" w:author="Adrian Moir (amoir)" w:date="2024-11-12T13:16:00Z" w16du:dateUtc="2024-11-12T13:16:00Z">
        <w:r>
          <w:t xml:space="preserve"> </w:t>
        </w:r>
        <w:proofErr w:type="spellStart"/>
        <w:r>
          <w:t>both</w:t>
        </w:r>
        <w:proofErr w:type="spellEnd"/>
        <w:r>
          <w:t xml:space="preserve"> </w:t>
        </w:r>
        <w:proofErr w:type="spellStart"/>
        <w:r>
          <w:t>locally</w:t>
        </w:r>
        <w:proofErr w:type="spellEnd"/>
        <w:r>
          <w:t xml:space="preserve"> </w:t>
        </w:r>
      </w:ins>
      <w:proofErr w:type="spellStart"/>
      <w:ins w:id="158" w:author="Adrian Moir (amoir)" w:date="2024-11-12T13:18:00Z" w16du:dateUtc="2024-11-12T13:18:00Z">
        <w:r>
          <w:t>and</w:t>
        </w:r>
        <w:proofErr w:type="spellEnd"/>
        <w:r>
          <w:t xml:space="preserve">,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>,</w:t>
        </w:r>
      </w:ins>
      <w:ins w:id="159" w:author="Adrian Moir (amoir)" w:date="2024-11-12T13:16:00Z" w16du:dateUtc="2024-11-12T13:16:00Z"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facilitate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proofErr w:type="spellStart"/>
      <w:ins w:id="160" w:author="Adrian Moir (amoir)" w:date="2024-11-12T13:17:00Z" w16du:dateUtc="2024-11-12T13:17:00Z">
        <w:r>
          <w:t>amount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rate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ingestion</w:t>
        </w:r>
        <w:proofErr w:type="spellEnd"/>
        <w:r>
          <w:t xml:space="preserve">. </w:t>
        </w:r>
      </w:ins>
      <w:ins w:id="161" w:author="Adrian Moir (amoir)" w:date="2024-11-12T13:21:00Z" w16du:dateUtc="2024-11-12T13:21:00Z">
        <w:r>
          <w:t xml:space="preserve">Data </w:t>
        </w:r>
        <w:proofErr w:type="spellStart"/>
        <w:r>
          <w:t>size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ing</w:t>
        </w:r>
      </w:ins>
      <w:ins w:id="162" w:author="Adrian Moir (amoir)" w:date="2024-11-12T13:22:00Z" w16du:dateUtc="2024-11-12T13:22:00Z">
        <w:r>
          <w:t>estion</w:t>
        </w:r>
        <w:proofErr w:type="spellEnd"/>
        <w:r>
          <w:t xml:space="preserve"> </w:t>
        </w:r>
        <w:proofErr w:type="spellStart"/>
        <w:r>
          <w:t>rates</w:t>
        </w:r>
        <w:proofErr w:type="spellEnd"/>
        <w:r>
          <w:t xml:space="preserve"> </w:t>
        </w:r>
        <w:proofErr w:type="spellStart"/>
        <w:r>
          <w:t>may</w:t>
        </w:r>
        <w:proofErr w:type="spellEnd"/>
        <w:r>
          <w:t xml:space="preserve"> </w:t>
        </w:r>
        <w:proofErr w:type="spellStart"/>
        <w:r>
          <w:t>have</w:t>
        </w:r>
        <w:proofErr w:type="spellEnd"/>
        <w:r>
          <w:t xml:space="preserve"> </w:t>
        </w:r>
        <w:proofErr w:type="spellStart"/>
        <w:r>
          <w:t>increased</w:t>
        </w:r>
        <w:proofErr w:type="spellEnd"/>
        <w:r>
          <w:t xml:space="preserve">,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tiering</w:t>
        </w:r>
        <w:proofErr w:type="spellEnd"/>
        <w:r>
          <w:t xml:space="preserve"> </w:t>
        </w:r>
        <w:proofErr w:type="spellStart"/>
        <w:r>
          <w:t>policies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  <w:proofErr w:type="spellStart"/>
        <w:r>
          <w:t>ha</w:t>
        </w:r>
      </w:ins>
      <w:ins w:id="163" w:author="Adrian Moir (amoir)" w:date="2024-11-12T13:23:00Z" w16du:dateUtc="2024-11-12T13:23:00Z">
        <w:r>
          <w:t>ve</w:t>
        </w:r>
        <w:proofErr w:type="spellEnd"/>
        <w:r>
          <w:t xml:space="preserve"> </w:t>
        </w:r>
        <w:proofErr w:type="spellStart"/>
        <w:r>
          <w:t>not</w:t>
        </w:r>
        <w:proofErr w:type="spellEnd"/>
        <w:r>
          <w:t xml:space="preserve"> </w:t>
        </w:r>
        <w:proofErr w:type="spellStart"/>
        <w:r>
          <w:t>been</w:t>
        </w:r>
        <w:proofErr w:type="spellEnd"/>
        <w:r>
          <w:t xml:space="preserve"> </w:t>
        </w:r>
        <w:proofErr w:type="spellStart"/>
        <w:r>
          <w:t>updated</w:t>
        </w:r>
        <w:proofErr w:type="spellEnd"/>
        <w:r>
          <w:t>.</w:t>
        </w:r>
      </w:ins>
      <w:ins w:id="164" w:author="Adrian Moir (amoir)" w:date="2024-11-12T13:22:00Z" w16du:dateUtc="2024-11-12T13:22:00Z">
        <w:r>
          <w:t xml:space="preserve"> </w:t>
        </w:r>
      </w:ins>
      <w:ins w:id="165" w:author="Adrian Moir (amoir)" w:date="2024-11-12T13:17:00Z" w16du:dateUtc="2024-11-12T13:17:00Z">
        <w:r>
          <w:t xml:space="preserve">QoreStor </w:t>
        </w:r>
        <w:proofErr w:type="spellStart"/>
        <w:r>
          <w:t>licen</w:t>
        </w:r>
      </w:ins>
      <w:ins w:id="166" w:author="Adrian Moir (amoir)" w:date="2024-11-12T13:19:00Z" w16du:dateUtc="2024-11-12T13:19:00Z">
        <w:r>
          <w:t>c</w:t>
        </w:r>
      </w:ins>
      <w:ins w:id="167" w:author="Adrian Moir (amoir)" w:date="2024-11-12T13:17:00Z" w16du:dateUtc="2024-11-12T13:17:00Z">
        <w:r>
          <w:t>e</w:t>
        </w:r>
      </w:ins>
      <w:ins w:id="168" w:author="Adrian Moir (amoir)" w:date="2024-11-12T13:18:00Z" w16du:dateUtc="2024-11-12T13:18:00Z">
        <w:r>
          <w:t>s</w:t>
        </w:r>
      </w:ins>
      <w:proofErr w:type="spellEnd"/>
      <w:ins w:id="169" w:author="Adrian Moir (amoir)" w:date="2024-11-12T13:17:00Z" w16du:dateUtc="2024-11-12T13:17:00Z"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tier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 xml:space="preserve"> </w:t>
        </w:r>
        <w:proofErr w:type="spellStart"/>
        <w:r>
          <w:t>at</w:t>
        </w:r>
        <w:proofErr w:type="spellEnd"/>
        <w:r>
          <w:t xml:space="preserve"> a </w:t>
        </w:r>
        <w:proofErr w:type="spellStart"/>
        <w:r>
          <w:t>rate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three</w:t>
        </w:r>
        <w:proofErr w:type="spellEnd"/>
        <w:r>
          <w:t xml:space="preserve"> </w:t>
        </w:r>
        <w:proofErr w:type="spellStart"/>
        <w:r>
          <w:t>time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 xml:space="preserve"> </w:t>
        </w:r>
        <w:proofErr w:type="spellStart"/>
        <w:r>
          <w:t>licen</w:t>
        </w:r>
      </w:ins>
      <w:ins w:id="170" w:author="Adrian Moir (amoir)" w:date="2024-11-12T13:19:00Z" w16du:dateUtc="2024-11-12T13:19:00Z">
        <w:r>
          <w:t>c</w:t>
        </w:r>
      </w:ins>
      <w:ins w:id="171" w:author="Adrian Moir (amoir)" w:date="2024-11-12T13:17:00Z" w16du:dateUtc="2024-11-12T13:17:00Z">
        <w:r>
          <w:t>e</w:t>
        </w:r>
        <w:proofErr w:type="spellEnd"/>
        <w:r>
          <w:t xml:space="preserve">. For </w:t>
        </w:r>
        <w:proofErr w:type="spellStart"/>
        <w:r>
          <w:t>example</w:t>
        </w:r>
        <w:proofErr w:type="spellEnd"/>
        <w:r>
          <w:t xml:space="preserve">, </w:t>
        </w:r>
        <w:proofErr w:type="spellStart"/>
        <w:r>
          <w:t>if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l</w:t>
        </w:r>
      </w:ins>
      <w:ins w:id="172" w:author="Adrian Moir (amoir)" w:date="2024-11-12T13:18:00Z" w16du:dateUtc="2024-11-12T13:18:00Z">
        <w:r>
          <w:t>ocal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 xml:space="preserve"> </w:t>
        </w:r>
        <w:proofErr w:type="spellStart"/>
        <w:r>
          <w:t>licen</w:t>
        </w:r>
      </w:ins>
      <w:ins w:id="173" w:author="Adrian Moir (amoir)" w:date="2024-11-12T13:19:00Z" w16du:dateUtc="2024-11-12T13:19:00Z">
        <w:r>
          <w:t>c</w:t>
        </w:r>
      </w:ins>
      <w:ins w:id="174" w:author="Adrian Moir (amoir)" w:date="2024-11-12T13:18:00Z" w16du:dateUtc="2024-11-12T13:18:00Z">
        <w:r>
          <w:t>e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60TiB, </w:t>
        </w:r>
        <w:proofErr w:type="spellStart"/>
        <w:r>
          <w:t>then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 xml:space="preserve"> </w:t>
        </w:r>
        <w:proofErr w:type="spellStart"/>
        <w:r>
          <w:t>limit</w:t>
        </w:r>
        <w:proofErr w:type="spellEnd"/>
        <w:r>
          <w:t xml:space="preserve"> </w:t>
        </w:r>
        <w:proofErr w:type="spellStart"/>
        <w:r>
          <w:t>will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3 x 60TiB = 180TiB.</w:t>
        </w:r>
      </w:ins>
      <w:ins w:id="175" w:author="Adrian Moir (amoir)" w:date="2024-11-12T13:24:00Z" w16du:dateUtc="2024-11-12T13:24:00Z">
        <w:r>
          <w:t xml:space="preserve"> QoreStor </w:t>
        </w:r>
        <w:proofErr w:type="spellStart"/>
        <w:r>
          <w:t>will</w:t>
        </w:r>
        <w:proofErr w:type="spellEnd"/>
        <w:r>
          <w:t xml:space="preserve"> </w:t>
        </w:r>
        <w:proofErr w:type="spellStart"/>
        <w:r>
          <w:t>stop</w:t>
        </w:r>
        <w:proofErr w:type="spellEnd"/>
        <w:r>
          <w:t xml:space="preserve"> </w:t>
        </w:r>
        <w:proofErr w:type="spellStart"/>
        <w:r>
          <w:t>functioning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become</w:t>
        </w:r>
        <w:proofErr w:type="spellEnd"/>
        <w:r>
          <w:t xml:space="preserve"> ‘</w:t>
        </w:r>
        <w:proofErr w:type="spellStart"/>
        <w:r>
          <w:t>read-only</w:t>
        </w:r>
        <w:proofErr w:type="spellEnd"/>
        <w:r>
          <w:t xml:space="preserve">’ </w:t>
        </w:r>
        <w:proofErr w:type="spellStart"/>
        <w:r>
          <w:t>as</w:t>
        </w:r>
        <w:proofErr w:type="spellEnd"/>
        <w:r>
          <w:t xml:space="preserve"> </w:t>
        </w:r>
        <w:proofErr w:type="spellStart"/>
        <w:r>
          <w:t>it</w:t>
        </w:r>
        <w:proofErr w:type="spellEnd"/>
        <w:r>
          <w:t xml:space="preserve"> </w:t>
        </w:r>
        <w:proofErr w:type="spellStart"/>
        <w:r>
          <w:t>no</w:t>
        </w:r>
        <w:proofErr w:type="spellEnd"/>
        <w:r>
          <w:t xml:space="preserve"> </w:t>
        </w:r>
        <w:proofErr w:type="spellStart"/>
        <w:r>
          <w:t>longer</w:t>
        </w:r>
        <w:proofErr w:type="spellEnd"/>
        <w:r>
          <w:t xml:space="preserve"> </w:t>
        </w:r>
        <w:proofErr w:type="spellStart"/>
        <w:r>
          <w:t>has</w:t>
        </w:r>
        <w:proofErr w:type="spellEnd"/>
        <w:r>
          <w:t xml:space="preserve"> </w:t>
        </w:r>
        <w:proofErr w:type="spellStart"/>
        <w:r>
          <w:t>enough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operate</w:t>
        </w:r>
        <w:proofErr w:type="spellEnd"/>
        <w:r>
          <w:t>.</w:t>
        </w:r>
      </w:ins>
    </w:p>
    <w:p w14:paraId="6BC1651B" w14:textId="77777777" w:rsidR="002B4887" w:rsidRPr="002B4887" w:rsidRDefault="002B4887" w:rsidP="002B4887">
      <w:pPr>
        <w:ind w:left="1440"/>
        <w:rPr>
          <w:ins w:id="176" w:author="Adrian Moir (amoir)" w:date="2024-11-12T13:13:00Z" w16du:dateUtc="2024-11-12T13:13:00Z"/>
          <w:lang w:val="en-GB"/>
        </w:rPr>
      </w:pPr>
    </w:p>
    <w:p w14:paraId="54DB8CD5" w14:textId="77777777" w:rsidR="002E0EAC" w:rsidRDefault="002E0EAC" w:rsidP="002E0EAC">
      <w:pPr>
        <w:ind w:left="360" w:firstLine="360"/>
        <w:rPr>
          <w:ins w:id="177" w:author="Adrian Moir (amoir)" w:date="2024-11-12T13:24:00Z" w16du:dateUtc="2024-11-12T13:24:00Z"/>
        </w:rPr>
      </w:pPr>
      <w:proofErr w:type="spellStart"/>
      <w:ins w:id="178" w:author="Adrian Moir (amoir)" w:date="2024-11-12T13:24:00Z" w16du:dateUtc="2024-11-12T13:24:00Z">
        <w:r>
          <w:t>Remediation</w:t>
        </w:r>
        <w:proofErr w:type="spellEnd"/>
        <w:r>
          <w:t>.</w:t>
        </w:r>
      </w:ins>
    </w:p>
    <w:p w14:paraId="57B4C1AB" w14:textId="76E1BA7B" w:rsidR="00146316" w:rsidRPr="00D242D2" w:rsidRDefault="002E0EAC" w:rsidP="008C5274">
      <w:pPr>
        <w:ind w:left="1440"/>
        <w:rPr>
          <w:ins w:id="179" w:author="Adrian Moir (amoir)" w:date="2024-11-12T13:13:00Z" w16du:dateUtc="2024-11-12T13:13:00Z"/>
          <w:lang w:val="en-GB"/>
        </w:rPr>
      </w:pPr>
      <w:ins w:id="180" w:author="Adrian Moir (amoir)" w:date="2024-11-12T13:24:00Z" w16du:dateUtc="2024-11-12T13:24:00Z">
        <w:r>
          <w:t xml:space="preserve">To </w:t>
        </w:r>
        <w:proofErr w:type="spellStart"/>
        <w:r>
          <w:t>resolve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proofErr w:type="spellStart"/>
      <w:ins w:id="181" w:author="Adrian Moir (amoir)" w:date="2024-11-12T13:25:00Z" w16du:dateUtc="2024-11-12T13:25:00Z">
        <w:r>
          <w:t>full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 xml:space="preserve"> </w:t>
        </w:r>
        <w:proofErr w:type="spellStart"/>
        <w:r>
          <w:t>space</w:t>
        </w:r>
      </w:ins>
      <w:proofErr w:type="spellEnd"/>
      <w:ins w:id="182" w:author="Adrian Moir (amoir)" w:date="2024-11-12T13:28:00Z" w16du:dateUtc="2024-11-12T13:28:00Z">
        <w:r>
          <w:t xml:space="preserve"> </w:t>
        </w:r>
        <w:proofErr w:type="spellStart"/>
        <w:r>
          <w:t>issue</w:t>
        </w:r>
      </w:ins>
      <w:proofErr w:type="spellEnd"/>
      <w:ins w:id="183" w:author="Adrian Moir (amoir)" w:date="2024-11-12T13:25:00Z" w16du:dateUtc="2024-11-12T13:25:00Z">
        <w:r>
          <w:t xml:space="preserve">, </w:t>
        </w:r>
        <w:proofErr w:type="spellStart"/>
        <w:r>
          <w:t>more</w:t>
        </w:r>
        <w:proofErr w:type="spellEnd"/>
        <w:r>
          <w:t xml:space="preserve"> </w:t>
        </w:r>
      </w:ins>
      <w:proofErr w:type="spellStart"/>
      <w:ins w:id="184" w:author="Adrian Moir (amoir)" w:date="2024-11-12T13:28:00Z" w16du:dateUtc="2024-11-12T13:28:00Z">
        <w:r>
          <w:t>local</w:t>
        </w:r>
        <w:proofErr w:type="spellEnd"/>
        <w:r>
          <w:t xml:space="preserve"> </w:t>
        </w:r>
      </w:ins>
      <w:proofErr w:type="spellStart"/>
      <w:ins w:id="185" w:author="Adrian Moir (amoir)" w:date="2024-11-12T13:25:00Z" w16du:dateUtc="2024-11-12T13:25:00Z">
        <w:r>
          <w:t>storage</w:t>
        </w:r>
        <w:proofErr w:type="spellEnd"/>
        <w:r>
          <w:t xml:space="preserve"> </w:t>
        </w:r>
        <w:proofErr w:type="spellStart"/>
        <w:r>
          <w:t>was</w:t>
        </w:r>
        <w:proofErr w:type="spellEnd"/>
        <w:r>
          <w:t xml:space="preserve"> </w:t>
        </w:r>
        <w:proofErr w:type="spellStart"/>
        <w:r>
          <w:t>added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QoreStor </w:t>
        </w:r>
        <w:proofErr w:type="spellStart"/>
        <w:r>
          <w:t>instance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a </w:t>
        </w:r>
        <w:proofErr w:type="spellStart"/>
        <w:r>
          <w:t>temporary</w:t>
        </w:r>
        <w:proofErr w:type="spellEnd"/>
        <w:r>
          <w:t xml:space="preserve"> </w:t>
        </w:r>
        <w:proofErr w:type="spellStart"/>
        <w:r>
          <w:t>larger</w:t>
        </w:r>
        <w:proofErr w:type="spellEnd"/>
        <w:r>
          <w:t xml:space="preserve"> </w:t>
        </w:r>
        <w:proofErr w:type="spellStart"/>
        <w:r>
          <w:t>license</w:t>
        </w:r>
        <w:proofErr w:type="spellEnd"/>
        <w:r>
          <w:t xml:space="preserve"> </w:t>
        </w:r>
        <w:proofErr w:type="spellStart"/>
        <w:r>
          <w:t>added</w:t>
        </w:r>
        <w:proofErr w:type="spellEnd"/>
        <w:r>
          <w:t xml:space="preserve">. </w:t>
        </w:r>
      </w:ins>
      <w:proofErr w:type="spellStart"/>
      <w:ins w:id="186" w:author="Adrian Moir (amoir)" w:date="2024-11-12T13:28:00Z" w16du:dateUtc="2024-11-12T13:28:00Z">
        <w:r>
          <w:t>This</w:t>
        </w:r>
        <w:proofErr w:type="spellEnd"/>
        <w:r>
          <w:t xml:space="preserve"> </w:t>
        </w:r>
        <w:proofErr w:type="spellStart"/>
        <w:r>
          <w:t>gave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QoreStor </w:t>
        </w:r>
        <w:proofErr w:type="spellStart"/>
        <w:r>
          <w:t>instance</w:t>
        </w:r>
        <w:proofErr w:type="spellEnd"/>
        <w:r>
          <w:t xml:space="preserve"> </w:t>
        </w:r>
        <w:proofErr w:type="spellStart"/>
        <w:r>
          <w:t>some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work</w:t>
        </w:r>
        <w:proofErr w:type="spellEnd"/>
        <w:r>
          <w:t xml:space="preserve"> </w:t>
        </w:r>
        <w:proofErr w:type="spellStart"/>
        <w:r>
          <w:t>withing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increased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available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 xml:space="preserve">. </w:t>
        </w:r>
      </w:ins>
      <w:ins w:id="187" w:author="Adrian Moir (amoir)" w:date="2024-11-12T13:25:00Z" w16du:dateUtc="2024-11-12T13:25:00Z">
        <w:r>
          <w:t>T</w:t>
        </w:r>
      </w:ins>
      <w:ins w:id="188" w:author="Adrian Moir (amoir)" w:date="2024-11-12T13:26:00Z" w16du:dateUtc="2024-11-12T13:26:00Z">
        <w:r>
          <w:t>h</w:t>
        </w:r>
      </w:ins>
      <w:ins w:id="189" w:author="Adrian Moir (amoir)" w:date="2024-11-12T13:25:00Z" w16du:dateUtc="2024-11-12T13:25:00Z">
        <w:r>
          <w:t xml:space="preserve">e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tier</w:t>
        </w:r>
        <w:proofErr w:type="spellEnd"/>
        <w:r>
          <w:t xml:space="preserve"> </w:t>
        </w:r>
      </w:ins>
      <w:proofErr w:type="spellStart"/>
      <w:ins w:id="190" w:author="Adrian Moir (amoir)" w:date="2024-11-12T13:26:00Z" w16du:dateUtc="2024-11-12T13:26:00Z">
        <w:r>
          <w:t>retention</w:t>
        </w:r>
        <w:proofErr w:type="spellEnd"/>
        <w:r>
          <w:t xml:space="preserve"> </w:t>
        </w:r>
        <w:proofErr w:type="spellStart"/>
        <w:r>
          <w:t>policy</w:t>
        </w:r>
        <w:proofErr w:type="spellEnd"/>
        <w:r>
          <w:t xml:space="preserve"> </w:t>
        </w:r>
        <w:proofErr w:type="spellStart"/>
        <w:r>
          <w:t>was</w:t>
        </w:r>
        <w:proofErr w:type="spellEnd"/>
        <w:r>
          <w:t xml:space="preserve"> </w:t>
        </w:r>
      </w:ins>
      <w:proofErr w:type="spellStart"/>
      <w:ins w:id="191" w:author="Adrian Moir (amoir)" w:date="2024-11-12T13:29:00Z" w16du:dateUtc="2024-11-12T13:29:00Z">
        <w:r>
          <w:t>also</w:t>
        </w:r>
        <w:proofErr w:type="spellEnd"/>
        <w:r>
          <w:t xml:space="preserve"> </w:t>
        </w:r>
      </w:ins>
      <w:proofErr w:type="spellStart"/>
      <w:ins w:id="192" w:author="Adrian Moir (amoir)" w:date="2024-11-12T13:26:00Z" w16du:dateUtc="2024-11-12T13:26:00Z">
        <w:r>
          <w:t>updated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temporarily</w:t>
        </w:r>
        <w:proofErr w:type="spellEnd"/>
        <w:r>
          <w:t xml:space="preserve"> </w:t>
        </w:r>
        <w:proofErr w:type="spellStart"/>
        <w:r>
          <w:t>set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retention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</w:ins>
      <w:ins w:id="193" w:author="Adrian Moir (amoir)" w:date="2024-11-12T13:29:00Z" w16du:dateUtc="2024-11-12T13:29:00Z">
        <w:r>
          <w:t xml:space="preserve">1 </w:t>
        </w:r>
        <w:proofErr w:type="spellStart"/>
        <w:r>
          <w:t>hour</w:t>
        </w:r>
        <w:proofErr w:type="spellEnd"/>
        <w:r>
          <w:t>.</w:t>
        </w:r>
        <w:r>
          <w:br/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immediately</w:t>
        </w:r>
        <w:proofErr w:type="spellEnd"/>
        <w:r>
          <w:t xml:space="preserve"> </w:t>
        </w:r>
      </w:ins>
      <w:proofErr w:type="spellStart"/>
      <w:ins w:id="194" w:author="Adrian Moir (amoir)" w:date="2024-11-12T13:30:00Z" w16du:dateUtc="2024-11-12T13:30:00Z">
        <w:r>
          <w:t>allowed</w:t>
        </w:r>
        <w:proofErr w:type="spellEnd"/>
        <w:r>
          <w:t xml:space="preserve"> QoreStor </w:t>
        </w:r>
        <w:proofErr w:type="spellStart"/>
        <w:r>
          <w:t>to</w:t>
        </w:r>
        <w:proofErr w:type="spellEnd"/>
        <w:r>
          <w:t xml:space="preserve"> ‘</w:t>
        </w:r>
        <w:proofErr w:type="spellStart"/>
        <w:r>
          <w:t>stub</w:t>
        </w:r>
        <w:proofErr w:type="spellEnd"/>
        <w:r>
          <w:t xml:space="preserve">’ </w:t>
        </w:r>
        <w:proofErr w:type="spellStart"/>
        <w:r>
          <w:t>some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free</w:t>
        </w:r>
        <w:proofErr w:type="spellEnd"/>
        <w:r>
          <w:t xml:space="preserve"> </w:t>
        </w:r>
        <w:proofErr w:type="spellStart"/>
        <w:r>
          <w:t>up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>.</w:t>
        </w:r>
      </w:ins>
    </w:p>
    <w:p w14:paraId="49457F2C" w14:textId="77777777" w:rsidR="002E0EAC" w:rsidRPr="002B4887" w:rsidRDefault="002E0EAC" w:rsidP="002E0EAC">
      <w:pPr>
        <w:pStyle w:val="Heading3"/>
        <w:numPr>
          <w:ilvl w:val="0"/>
          <w:numId w:val="42"/>
        </w:numPr>
        <w:tabs>
          <w:tab w:val="num" w:pos="1209"/>
        </w:tabs>
        <w:ind w:left="1209"/>
        <w:rPr>
          <w:b w:val="0"/>
          <w:bCs/>
          <w:sz w:val="28"/>
          <w:szCs w:val="28"/>
        </w:rPr>
      </w:pPr>
      <w:bookmarkStart w:id="195" w:name="_Toc184641406"/>
      <w:r w:rsidRPr="002B4887">
        <w:rPr>
          <w:b w:val="0"/>
          <w:bCs/>
          <w:sz w:val="28"/>
          <w:szCs w:val="28"/>
        </w:rPr>
        <w:t>QoreStor instances slow cleaning of unwanted data.</w:t>
      </w:r>
      <w:bookmarkEnd w:id="195"/>
    </w:p>
    <w:p w14:paraId="0A2C9820" w14:textId="77777777" w:rsidR="002E0EAC" w:rsidRDefault="002E0EAC" w:rsidP="002E0EAC"/>
    <w:p w14:paraId="6BD4AEA2" w14:textId="77777777" w:rsidR="002E0EAC" w:rsidRDefault="002E0EAC" w:rsidP="002E0EAC">
      <w:pPr>
        <w:ind w:left="720"/>
      </w:pPr>
      <w:proofErr w:type="spellStart"/>
      <w:r>
        <w:t>Symptom</w:t>
      </w:r>
      <w:proofErr w:type="spellEnd"/>
      <w:r>
        <w:t>.</w:t>
      </w:r>
    </w:p>
    <w:p w14:paraId="039557DB" w14:textId="06D45941" w:rsidR="002E0EAC" w:rsidRPr="002E50F7" w:rsidRDefault="002E0EAC" w:rsidP="002E50F7">
      <w:pPr>
        <w:ind w:left="1440"/>
        <w:rPr>
          <w:ins w:id="196" w:author="Adrian Moir (amoir)" w:date="2024-11-13T15:12:00Z" w16du:dateUtc="2024-11-13T15:12:00Z"/>
          <w:lang w:val="en-GB"/>
        </w:rPr>
      </w:pPr>
      <w:r>
        <w:t>I</w:t>
      </w:r>
      <w:ins w:id="197" w:author="Crispin Jewitt" w:date="2024-11-05T11:08:00Z" w16du:dateUtc="2024-11-05T11:08:00Z">
        <w:r>
          <w:t>t</w:t>
        </w:r>
      </w:ins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unwanted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completing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continuously</w:t>
      </w:r>
      <w:proofErr w:type="spellEnd"/>
      <w:r>
        <w:t xml:space="preserve">. </w:t>
      </w:r>
      <w:r>
        <w:br/>
      </w:r>
      <w:proofErr w:type="spellStart"/>
      <w:ins w:id="198" w:author="Crispin Jewitt" w:date="2024-11-05T11:08:00Z" w16du:dateUtc="2024-11-05T11:08:00Z">
        <w:r>
          <w:t>Quest</w:t>
        </w:r>
        <w:proofErr w:type="spellEnd"/>
        <w:r>
          <w:t xml:space="preserve"> </w:t>
        </w:r>
      </w:ins>
      <w:r>
        <w:t xml:space="preserve">Engineering </w:t>
      </w:r>
      <w:proofErr w:type="spellStart"/>
      <w:r>
        <w:t>noted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cleaner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. One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proved</w:t>
      </w:r>
      <w:proofErr w:type="spellEnd"/>
      <w:r>
        <w:t xml:space="preserve"> </w:t>
      </w:r>
      <w:proofErr w:type="spellStart"/>
      <w:r>
        <w:t>unworkable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ingestion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tiering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utilised</w:t>
      </w:r>
      <w:proofErr w:type="spellEnd"/>
      <w:r>
        <w:t xml:space="preserve">. </w:t>
      </w:r>
      <w:proofErr w:type="spellStart"/>
      <w:r>
        <w:t>Quest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clou</w:t>
      </w:r>
      <w:ins w:id="199" w:author="Adrian Moir (amoir)" w:date="2024-11-04T09:29:00Z" w16du:dateUtc="2024-11-04T09:29:00Z">
        <w:r>
          <w:t>d</w:t>
        </w:r>
      </w:ins>
      <w:proofErr w:type="spellEnd"/>
      <w:del w:id="200" w:author="Adrian Moir (amoir)" w:date="2024-11-04T09:29:00Z" w16du:dateUtc="2024-11-04T09:29:00Z">
        <w:r w:rsidDel="009503B2">
          <w:delText>s</w:delText>
        </w:r>
      </w:del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parallel</w:t>
      </w:r>
      <w:proofErr w:type="spellEnd"/>
      <w:r>
        <w:t xml:space="preserve">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removing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begin</w:t>
      </w:r>
      <w:proofErr w:type="spellEnd"/>
      <w:del w:id="201" w:author="Crispin Jewitt" w:date="2024-11-05T11:09:00Z" w16du:dateUtc="2024-11-05T11:09:00Z">
        <w:r w:rsidDel="00F82AC1">
          <w:delText xml:space="preserve"> respect</w:delText>
        </w:r>
      </w:del>
      <w:del w:id="202" w:author="Crispin Jewitt" w:date="2024-11-05T11:08:00Z" w16du:dateUtc="2024-11-05T11:08:00Z">
        <w:r w:rsidDel="00F82AC1">
          <w:delText>ively</w:delText>
        </w:r>
      </w:del>
      <w:r>
        <w:t xml:space="preserve">. </w:t>
      </w:r>
    </w:p>
    <w:p w14:paraId="13580FB4" w14:textId="77777777" w:rsidR="002E0EAC" w:rsidRDefault="002E0EAC" w:rsidP="002E0EAC">
      <w:pPr>
        <w:ind w:firstLine="720"/>
        <w:rPr>
          <w:ins w:id="203" w:author="Adrian Moir (amoir)" w:date="2024-11-13T15:12:00Z" w16du:dateUtc="2024-11-13T15:12:00Z"/>
        </w:rPr>
      </w:pPr>
    </w:p>
    <w:p w14:paraId="345F2723" w14:textId="77777777" w:rsidR="002E0EAC" w:rsidRDefault="002E0EAC">
      <w:pPr>
        <w:ind w:firstLine="720"/>
        <w:pPrChange w:id="204" w:author="Adrian Moir (amoir)" w:date="2024-11-12T13:34:00Z" w16du:dateUtc="2024-11-12T13:34:00Z">
          <w:pPr/>
        </w:pPrChange>
      </w:pPr>
      <w:proofErr w:type="spellStart"/>
      <w:r>
        <w:t>Remediation</w:t>
      </w:r>
      <w:proofErr w:type="spellEnd"/>
      <w:r>
        <w:t>.</w:t>
      </w:r>
    </w:p>
    <w:p w14:paraId="416D2CC7" w14:textId="77777777" w:rsidR="002E0EAC" w:rsidRDefault="002E0EAC" w:rsidP="002E0EAC">
      <w:pPr>
        <w:ind w:left="14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7.4.0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upgrade</w:t>
      </w:r>
      <w:proofErr w:type="spellEnd"/>
      <w:r>
        <w:t xml:space="preserve"> QoreStor </w:t>
      </w:r>
      <w:proofErr w:type="spellStart"/>
      <w:r>
        <w:t>instances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7.4.0. </w:t>
      </w:r>
      <w:proofErr w:type="spellStart"/>
      <w:r>
        <w:t>Certain</w:t>
      </w:r>
      <w:proofErr w:type="spellEnd"/>
      <w:r>
        <w:t xml:space="preserve"> QoreStor </w:t>
      </w:r>
      <w:proofErr w:type="spellStart"/>
      <w:r>
        <w:t>instances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cleaner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adoption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7.4.1, a ‘</w:t>
      </w:r>
      <w:proofErr w:type="spellStart"/>
      <w:r>
        <w:t>soft</w:t>
      </w:r>
      <w:proofErr w:type="spellEnd"/>
      <w:r>
        <w:t xml:space="preserve">’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CPU </w:t>
      </w:r>
      <w:proofErr w:type="spellStart"/>
      <w:r>
        <w:t>counts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CPU,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a </w:t>
      </w:r>
      <w:proofErr w:type="spellStart"/>
      <w:r>
        <w:t>backlog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a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>.</w:t>
      </w:r>
    </w:p>
    <w:p w14:paraId="145B9793" w14:textId="77777777" w:rsidR="002E0EAC" w:rsidRDefault="002E0EAC" w:rsidP="002E0EAC">
      <w:pPr>
        <w:ind w:left="720"/>
      </w:pPr>
    </w:p>
    <w:p w14:paraId="18D2AE9B" w14:textId="77777777" w:rsidR="002E0EAC" w:rsidRDefault="002E0EAC" w:rsidP="002E0EAC">
      <w:r>
        <w:tab/>
      </w:r>
      <w:proofErr w:type="spellStart"/>
      <w:r>
        <w:t>Further</w:t>
      </w:r>
      <w:proofErr w:type="spellEnd"/>
      <w:r>
        <w:t xml:space="preserve"> </w:t>
      </w:r>
      <w:proofErr w:type="spellStart"/>
      <w:r>
        <w:t>observation</w:t>
      </w:r>
      <w:proofErr w:type="spellEnd"/>
      <w:r>
        <w:t>.</w:t>
      </w:r>
    </w:p>
    <w:p w14:paraId="65813FBB" w14:textId="77777777" w:rsidR="002E0EAC" w:rsidRDefault="002E0EAC" w:rsidP="002E0EAC">
      <w:pPr>
        <w:ind w:left="1440"/>
      </w:pPr>
      <w:proofErr w:type="spellStart"/>
      <w:r>
        <w:t>Cleaning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</w:t>
      </w:r>
      <w:proofErr w:type="spellStart"/>
      <w:r>
        <w:t>freeing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cleaner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.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investigation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cleaning</w:t>
      </w:r>
      <w:proofErr w:type="spellEnd"/>
      <w:r>
        <w:t>.</w:t>
      </w:r>
    </w:p>
    <w:p w14:paraId="2A76D774" w14:textId="77777777" w:rsidR="002E0EAC" w:rsidRDefault="002E0EAC" w:rsidP="002E0EAC"/>
    <w:p w14:paraId="2C3453E9" w14:textId="77777777" w:rsidR="002E0EAC" w:rsidRPr="002B4887" w:rsidRDefault="002E0EAC" w:rsidP="002E0EAC">
      <w:pPr>
        <w:pStyle w:val="Heading3"/>
        <w:numPr>
          <w:ilvl w:val="0"/>
          <w:numId w:val="42"/>
        </w:numPr>
        <w:tabs>
          <w:tab w:val="num" w:pos="1209"/>
        </w:tabs>
        <w:ind w:left="1209"/>
        <w:rPr>
          <w:b w:val="0"/>
          <w:bCs/>
          <w:sz w:val="32"/>
          <w:szCs w:val="32"/>
        </w:rPr>
      </w:pPr>
      <w:bookmarkStart w:id="205" w:name="_Toc184641407"/>
      <w:r w:rsidRPr="002B4887">
        <w:rPr>
          <w:b w:val="0"/>
          <w:bCs/>
          <w:sz w:val="32"/>
          <w:szCs w:val="32"/>
        </w:rPr>
        <w:lastRenderedPageBreak/>
        <w:t>QoreStor instances with excessive cloud tier storage.</w:t>
      </w:r>
      <w:bookmarkEnd w:id="205"/>
    </w:p>
    <w:p w14:paraId="6E83D228" w14:textId="77777777" w:rsidR="002E0EAC" w:rsidRDefault="002E0EAC" w:rsidP="002E0EAC">
      <w:pPr>
        <w:pStyle w:val="ListParagraph"/>
      </w:pPr>
    </w:p>
    <w:p w14:paraId="5222316E" w14:textId="77777777" w:rsidR="002E0EAC" w:rsidRDefault="002E0EAC" w:rsidP="002E0EAC">
      <w:pPr>
        <w:pStyle w:val="ListParagraph"/>
      </w:pPr>
      <w:proofErr w:type="spellStart"/>
      <w:r>
        <w:t>Symptom</w:t>
      </w:r>
      <w:proofErr w:type="spellEnd"/>
    </w:p>
    <w:p w14:paraId="04CF2E31" w14:textId="77777777" w:rsidR="002E0EAC" w:rsidRDefault="002E0EAC" w:rsidP="002E0EAC">
      <w:pPr>
        <w:pStyle w:val="ListParagraph"/>
        <w:ind w:left="1440"/>
      </w:pPr>
      <w:r>
        <w:t xml:space="preserve">Data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conditions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(AWS).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it</w:t>
      </w:r>
      <w:del w:id="206" w:author="Adrian Moir (amoir)" w:date="2024-11-04T10:51:00Z" w16du:dateUtc="2024-11-04T10:51:00Z">
        <w:r w:rsidDel="00AE020E">
          <w:delText>’</w:delText>
        </w:r>
      </w:del>
      <w:r>
        <w:t>s</w:t>
      </w:r>
      <w:proofErr w:type="spellEnd"/>
      <w:r>
        <w:t xml:space="preserve"> ‘</w:t>
      </w:r>
      <w:proofErr w:type="spellStart"/>
      <w:r>
        <w:t>laundry</w:t>
      </w:r>
      <w:proofErr w:type="spellEnd"/>
      <w:r>
        <w:t xml:space="preserve"> </w:t>
      </w:r>
      <w:proofErr w:type="spellStart"/>
      <w:r>
        <w:t>phase</w:t>
      </w:r>
      <w:proofErr w:type="spellEnd"/>
      <w:r>
        <w:t xml:space="preserve">’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actively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data</w:t>
      </w:r>
      <w:proofErr w:type="spellEnd"/>
      <w:r>
        <w:t>.</w:t>
      </w:r>
    </w:p>
    <w:p w14:paraId="1B2BD07D" w14:textId="77777777" w:rsidR="002E0EAC" w:rsidRDefault="002E0EAC" w:rsidP="002E0EAC">
      <w:pPr>
        <w:pStyle w:val="ListParagraph"/>
        <w:ind w:left="1440"/>
      </w:pPr>
    </w:p>
    <w:p w14:paraId="7AEA1835" w14:textId="77777777" w:rsidR="002E0EAC" w:rsidRDefault="002E0EAC" w:rsidP="002E0EAC">
      <w:pPr>
        <w:ind w:firstLine="720"/>
      </w:pPr>
      <w:r>
        <w:t xml:space="preserve">Engineering </w:t>
      </w:r>
      <w:proofErr w:type="spellStart"/>
      <w:r>
        <w:t>discovery</w:t>
      </w:r>
      <w:proofErr w:type="spellEnd"/>
    </w:p>
    <w:p w14:paraId="01AFB06E" w14:textId="77777777" w:rsidR="002E0EAC" w:rsidRDefault="002E0EAC" w:rsidP="002E0EAC">
      <w:pPr>
        <w:ind w:left="1440"/>
      </w:pPr>
      <w:r>
        <w:t xml:space="preserve">With </w:t>
      </w:r>
      <w:proofErr w:type="spellStart"/>
      <w:r>
        <w:t>Quest</w:t>
      </w:r>
      <w:proofErr w:type="spellEnd"/>
      <w:r>
        <w:t xml:space="preserve"> </w:t>
      </w:r>
      <w:proofErr w:type="spellStart"/>
      <w:r>
        <w:t>engineers</w:t>
      </w:r>
      <w:proofErr w:type="spellEnd"/>
      <w:r>
        <w:t xml:space="preserve"> </w:t>
      </w:r>
      <w:proofErr w:type="spellStart"/>
      <w:r>
        <w:t>reviewing</w:t>
      </w:r>
      <w:proofErr w:type="spellEnd"/>
      <w:r>
        <w:t xml:space="preserve"> </w:t>
      </w:r>
      <w:proofErr w:type="spellStart"/>
      <w:r>
        <w:t>diagnostic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remotely</w:t>
      </w:r>
      <w:proofErr w:type="spellEnd"/>
      <w:r>
        <w:t xml:space="preserve"> </w:t>
      </w:r>
      <w:proofErr w:type="spellStart"/>
      <w:r>
        <w:t>viewing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assistance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Cloudwave </w:t>
      </w:r>
      <w:proofErr w:type="spellStart"/>
      <w:r>
        <w:t>personnel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‘</w:t>
      </w:r>
      <w:proofErr w:type="spellStart"/>
      <w:r>
        <w:t>dictionary</w:t>
      </w:r>
      <w:proofErr w:type="spellEnd"/>
      <w:r>
        <w:t xml:space="preserve">’ </w:t>
      </w:r>
      <w:proofErr w:type="spellStart"/>
      <w:r>
        <w:t>on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QoreStor </w:t>
      </w:r>
      <w:proofErr w:type="spellStart"/>
      <w:r>
        <w:t>instances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entries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newer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‘</w:t>
      </w:r>
      <w:proofErr w:type="spellStart"/>
      <w:r>
        <w:t>orphaned</w:t>
      </w:r>
      <w:proofErr w:type="spellEnd"/>
      <w:r>
        <w:t xml:space="preserve">’. The </w:t>
      </w:r>
      <w:proofErr w:type="spellStart"/>
      <w:r>
        <w:t>observation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enabling</w:t>
      </w:r>
      <w:proofErr w:type="spellEnd"/>
      <w:r>
        <w:t xml:space="preserve"> ‘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Compaction</w:t>
      </w:r>
      <w:proofErr w:type="spellEnd"/>
      <w:r>
        <w:t>’.</w:t>
      </w:r>
    </w:p>
    <w:p w14:paraId="4C101326" w14:textId="77777777" w:rsidR="002E0EAC" w:rsidRDefault="002E0EAC" w:rsidP="002E0EAC">
      <w:pPr>
        <w:ind w:left="1440"/>
      </w:pPr>
    </w:p>
    <w:p w14:paraId="1FBB7293" w14:textId="77777777" w:rsidR="002E0EAC" w:rsidRDefault="002E0EAC" w:rsidP="002E0EAC">
      <w:r>
        <w:tab/>
      </w:r>
      <w:proofErr w:type="spellStart"/>
      <w:r>
        <w:t>Remediation</w:t>
      </w:r>
      <w:proofErr w:type="spellEnd"/>
    </w:p>
    <w:p w14:paraId="75272CBE" w14:textId="77777777" w:rsidR="002E0EAC" w:rsidRDefault="002E0EAC" w:rsidP="002E0EAC">
      <w:pPr>
        <w:ind w:left="1440"/>
      </w:pPr>
      <w:r>
        <w:t xml:space="preserve">In QoreStor </w:t>
      </w:r>
      <w:proofErr w:type="spellStart"/>
      <w:r>
        <w:t>instances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, </w:t>
      </w:r>
      <w:proofErr w:type="spellStart"/>
      <w:r>
        <w:t>depending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‘</w:t>
      </w:r>
      <w:proofErr w:type="spellStart"/>
      <w:r>
        <w:t>dictionary</w:t>
      </w:r>
      <w:proofErr w:type="spellEnd"/>
      <w:r>
        <w:t xml:space="preserve">’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deduplication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locally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>.</w:t>
      </w:r>
    </w:p>
    <w:p w14:paraId="7AEC6FD4" w14:textId="77777777" w:rsidR="002E0EAC" w:rsidRDefault="002E0EAC" w:rsidP="002E0EAC">
      <w:pPr>
        <w:ind w:left="1440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QoreStor </w:t>
      </w:r>
      <w:proofErr w:type="spellStart"/>
      <w:r>
        <w:t>versions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larger</w:t>
      </w:r>
      <w:proofErr w:type="spellEnd"/>
      <w:r>
        <w:t xml:space="preserve"> ‘</w:t>
      </w:r>
      <w:proofErr w:type="spellStart"/>
      <w:r>
        <w:t>dictionary</w:t>
      </w:r>
      <w:proofErr w:type="spellEnd"/>
      <w:r>
        <w:t xml:space="preserve">’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7.4.0,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versions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>.</w:t>
      </w:r>
    </w:p>
    <w:p w14:paraId="5B8B0D21" w14:textId="77777777" w:rsidR="002E0EAC" w:rsidRDefault="002E0EAC" w:rsidP="002E0EAC">
      <w:pPr>
        <w:ind w:left="1440"/>
      </w:pP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a </w:t>
      </w:r>
      <w:proofErr w:type="spellStart"/>
      <w:r>
        <w:t>situation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manual</w:t>
      </w:r>
      <w:proofErr w:type="spellEnd"/>
      <w:r>
        <w:t xml:space="preserve"> </w:t>
      </w:r>
      <w:proofErr w:type="spellStart"/>
      <w:r>
        <w:t>intervention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Quest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pre-defined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‘</w:t>
      </w:r>
      <w:proofErr w:type="spellStart"/>
      <w:r>
        <w:t>refcount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’ </w:t>
      </w:r>
      <w:proofErr w:type="spellStart"/>
      <w:r>
        <w:t>exceeded</w:t>
      </w:r>
      <w:proofErr w:type="spellEnd"/>
      <w:r>
        <w:t xml:space="preserve"> a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ins w:id="207" w:author="Adrian Moir (amoir)" w:date="2024-11-04T10:51:00Z" w16du:dateUtc="2024-11-04T10:51:00Z">
        <w:r>
          <w:t>not</w:t>
        </w:r>
      </w:ins>
      <w:proofErr w:type="spellEnd"/>
      <w:ins w:id="208" w:author="Ratna Bolla (rbolla)" w:date="2024-11-01T19:02:00Z">
        <w:del w:id="209" w:author="Adrian Moir (amoir)" w:date="2024-11-04T10:51:00Z" w16du:dateUtc="2024-11-04T10:51:00Z">
          <w:r w:rsidDel="00AE020E">
            <w:delText>NOT</w:delText>
          </w:r>
        </w:del>
        <w:r>
          <w:t xml:space="preserve"> </w:t>
        </w:r>
      </w:ins>
      <w:proofErr w:type="spellStart"/>
      <w:r>
        <w:t>seen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normal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. </w:t>
      </w:r>
      <w:proofErr w:type="spellStart"/>
      <w:r>
        <w:t>An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‘</w:t>
      </w:r>
      <w:proofErr w:type="spellStart"/>
      <w:r w:rsidRPr="629DC630">
        <w:rPr>
          <w:rFonts w:ascii="Courier New" w:hAnsi="Courier New" w:cs="Courier New"/>
          <w:sz w:val="22"/>
        </w:rPr>
        <w:t>ofsck</w:t>
      </w:r>
      <w:proofErr w:type="spellEnd"/>
      <w:r>
        <w:t xml:space="preserve">’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circumvent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manually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. The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QoreStor (7.5)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cater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Appendix</w:t>
      </w:r>
      <w:proofErr w:type="spellEnd"/>
      <w:r>
        <w:t xml:space="preserve"> A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10 </w:t>
      </w:r>
      <w:proofErr w:type="spellStart"/>
      <w:r>
        <w:t>steps</w:t>
      </w:r>
      <w:proofErr w:type="spellEnd"/>
      <w:r>
        <w:t>.</w:t>
      </w:r>
    </w:p>
    <w:p w14:paraId="0083813C" w14:textId="77777777" w:rsidR="002E0EAC" w:rsidRDefault="002E0EAC" w:rsidP="002E0EAC">
      <w:pPr>
        <w:ind w:left="1440"/>
      </w:pPr>
    </w:p>
    <w:p w14:paraId="500190E5" w14:textId="77777777" w:rsidR="002E0EAC" w:rsidRDefault="002E0EAC" w:rsidP="002E0EAC">
      <w:pPr>
        <w:ind w:left="1440"/>
      </w:pPr>
    </w:p>
    <w:p w14:paraId="67208093" w14:textId="77777777" w:rsidR="002E0EAC" w:rsidRDefault="002E0EAC" w:rsidP="002E0EAC">
      <w:pPr>
        <w:ind w:left="1440"/>
        <w:rPr>
          <w:ins w:id="210" w:author="Adrian Moir (amoir)" w:date="2024-11-13T15:13:00Z" w16du:dateUtc="2024-11-13T15:13:00Z"/>
        </w:rPr>
      </w:pPr>
      <w:proofErr w:type="spellStart"/>
      <w:r>
        <w:t>Once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pre-checks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repair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unwanted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‘</w:t>
      </w:r>
      <w:proofErr w:type="spellStart"/>
      <w:r>
        <w:t>Cloud</w:t>
      </w:r>
      <w:proofErr w:type="spellEnd"/>
      <w:r>
        <w:t xml:space="preserve"> Compact’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on</w:t>
      </w:r>
      <w:proofErr w:type="spellEnd"/>
      <w:r>
        <w:t>.</w:t>
      </w:r>
      <w:r>
        <w:br/>
      </w:r>
      <w:proofErr w:type="spellStart"/>
      <w:r>
        <w:t>This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actively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defunct</w:t>
      </w:r>
      <w:proofErr w:type="spellEnd"/>
      <w:r>
        <w:t xml:space="preserve"> </w:t>
      </w:r>
      <w:proofErr w:type="spellStart"/>
      <w:r>
        <w:t>unwanted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orphaned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ten-step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I/O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defunct</w:t>
      </w:r>
      <w:proofErr w:type="spellEnd"/>
      <w:r>
        <w:t xml:space="preserve"> </w:t>
      </w:r>
      <w:proofErr w:type="spellStart"/>
      <w:r>
        <w:t>unwanted</w:t>
      </w:r>
      <w:proofErr w:type="spellEnd"/>
      <w:r>
        <w:t xml:space="preserve"> </w:t>
      </w:r>
      <w:commentRangeStart w:id="211"/>
      <w:proofErr w:type="spellStart"/>
      <w:r>
        <w:t>data</w:t>
      </w:r>
      <w:commentRangeEnd w:id="211"/>
      <w:proofErr w:type="spellEnd"/>
      <w:r>
        <w:rPr>
          <w:rStyle w:val="CommentReference"/>
        </w:rPr>
        <w:commentReference w:id="211"/>
      </w:r>
      <w:r>
        <w:t xml:space="preserve">. </w:t>
      </w:r>
      <w:r>
        <w:br/>
      </w:r>
    </w:p>
    <w:p w14:paraId="64F17578" w14:textId="77777777" w:rsidR="002E0EAC" w:rsidRDefault="002E0EAC" w:rsidP="002E0EAC">
      <w:pPr>
        <w:ind w:left="1440"/>
      </w:pPr>
      <w:proofErr w:type="spellStart"/>
      <w:r>
        <w:t>Two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orphaned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tier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deduplication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compact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unwanted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>.</w:t>
      </w:r>
    </w:p>
    <w:p w14:paraId="1E347648" w14:textId="77777777" w:rsidR="002E0EAC" w:rsidRDefault="002E0EAC" w:rsidP="002E0EAC">
      <w:pPr>
        <w:ind w:left="1440"/>
      </w:pPr>
    </w:p>
    <w:p w14:paraId="5DAA5B08" w14:textId="77777777" w:rsidR="002E0EAC" w:rsidRDefault="002E0EAC">
      <w:pPr>
        <w:pStyle w:val="ListParagraph"/>
        <w:numPr>
          <w:ilvl w:val="0"/>
          <w:numId w:val="53"/>
        </w:numPr>
        <w:pPrChange w:id="212" w:author="Adrian Moir (amoir)" w:date="2024-11-13T15:14:00Z" w16du:dateUtc="2024-11-13T15:14:00Z">
          <w:pPr>
            <w:pStyle w:val="ListParagraph"/>
            <w:numPr>
              <w:ilvl w:val="1"/>
              <w:numId w:val="7"/>
            </w:numPr>
            <w:tabs>
              <w:tab w:val="num" w:pos="360"/>
            </w:tabs>
            <w:ind w:left="360" w:hanging="360"/>
          </w:pPr>
        </w:pPrChange>
      </w:pPr>
      <w:r>
        <w:t xml:space="preserve">MEV-QSTOR - ~800TiB </w:t>
      </w:r>
      <w:proofErr w:type="spellStart"/>
      <w:ins w:id="213" w:author="Adrian Moir (amoir)" w:date="2024-11-13T12:39:00Z" w16du:dateUtc="2024-11-13T12:39:00Z">
        <w:r>
          <w:t>of</w:t>
        </w:r>
        <w:proofErr w:type="spellEnd"/>
        <w:r>
          <w:t xml:space="preserve"> </w:t>
        </w:r>
        <w:proofErr w:type="spellStart"/>
        <w:r>
          <w:t>logical</w:t>
        </w:r>
        <w:proofErr w:type="spellEnd"/>
        <w:r>
          <w:t xml:space="preserve"> </w:t>
        </w:r>
        <w:proofErr w:type="spellStart"/>
        <w:r>
          <w:t>data</w:t>
        </w:r>
      </w:ins>
      <w:proofErr w:type="spellEnd"/>
      <w:ins w:id="214" w:author="Adrian Moir (amoir)" w:date="2024-11-13T15:13:00Z" w16du:dateUtc="2024-11-13T15:13:00Z">
        <w:r>
          <w:t xml:space="preserve"> (</w:t>
        </w:r>
        <w:proofErr w:type="spellStart"/>
        <w:r>
          <w:t>not</w:t>
        </w:r>
        <w:proofErr w:type="spellEnd"/>
        <w:r>
          <w:t xml:space="preserve"> </w:t>
        </w:r>
        <w:proofErr w:type="spellStart"/>
        <w:r>
          <w:t>physical</w:t>
        </w:r>
        <w:proofErr w:type="spellEnd"/>
        <w:r>
          <w:t xml:space="preserve"> </w:t>
        </w:r>
        <w:proofErr w:type="spellStart"/>
        <w:r>
          <w:t>size</w:t>
        </w:r>
        <w:proofErr w:type="spellEnd"/>
        <w:r>
          <w:t>)</w:t>
        </w:r>
      </w:ins>
      <w:ins w:id="215" w:author="Adrian Moir (amoir)" w:date="2024-11-13T12:39:00Z" w16du:dateUtc="2024-11-13T12:39:00Z"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</w:ins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commentRangeStart w:id="216"/>
      <w:proofErr w:type="spellStart"/>
      <w:r>
        <w:t>removed</w:t>
      </w:r>
      <w:commentRangeEnd w:id="216"/>
      <w:proofErr w:type="spellEnd"/>
      <w:r>
        <w:rPr>
          <w:rStyle w:val="CommentReference"/>
        </w:rPr>
        <w:commentReference w:id="216"/>
      </w:r>
    </w:p>
    <w:p w14:paraId="6B73288E" w14:textId="77777777" w:rsidR="002E0EAC" w:rsidRDefault="002E0EAC">
      <w:pPr>
        <w:pStyle w:val="ListParagraph"/>
        <w:numPr>
          <w:ilvl w:val="0"/>
          <w:numId w:val="53"/>
        </w:numPr>
        <w:pPrChange w:id="217" w:author="Adrian Moir (amoir)" w:date="2024-11-13T15:14:00Z" w16du:dateUtc="2024-11-13T15:14:00Z">
          <w:pPr>
            <w:pStyle w:val="ListParagraph"/>
            <w:numPr>
              <w:ilvl w:val="1"/>
              <w:numId w:val="7"/>
            </w:numPr>
            <w:tabs>
              <w:tab w:val="num" w:pos="360"/>
            </w:tabs>
            <w:ind w:left="360" w:hanging="360"/>
          </w:pPr>
        </w:pPrChange>
      </w:pPr>
      <w:r>
        <w:t xml:space="preserve">MHC-QSTOR - ~300TiB </w:t>
      </w:r>
      <w:proofErr w:type="spellStart"/>
      <w:ins w:id="218" w:author="Adrian Moir (amoir)" w:date="2024-11-13T12:39:00Z" w16du:dateUtc="2024-11-13T12:39:00Z">
        <w:r>
          <w:t>of</w:t>
        </w:r>
        <w:proofErr w:type="spellEnd"/>
        <w:r>
          <w:t xml:space="preserve"> </w:t>
        </w:r>
        <w:proofErr w:type="spellStart"/>
        <w:r>
          <w:t>logical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</w:ins>
      <w:ins w:id="219" w:author="Adrian Moir (amoir)" w:date="2024-11-13T15:13:00Z" w16du:dateUtc="2024-11-13T15:13:00Z">
        <w:r>
          <w:t>(</w:t>
        </w:r>
        <w:proofErr w:type="spellStart"/>
        <w:r>
          <w:t>not</w:t>
        </w:r>
        <w:proofErr w:type="spellEnd"/>
        <w:r>
          <w:t xml:space="preserve"> </w:t>
        </w:r>
        <w:proofErr w:type="spellStart"/>
        <w:r>
          <w:t>physical</w:t>
        </w:r>
        <w:proofErr w:type="spellEnd"/>
        <w:r>
          <w:t xml:space="preserve"> </w:t>
        </w:r>
        <w:proofErr w:type="spellStart"/>
        <w:r>
          <w:t>size</w:t>
        </w:r>
        <w:proofErr w:type="spellEnd"/>
        <w:r>
          <w:t xml:space="preserve">) </w:t>
        </w:r>
      </w:ins>
      <w:proofErr w:type="spellStart"/>
      <w:ins w:id="220" w:author="Adrian Moir (amoir)" w:date="2024-11-13T12:39:00Z" w16du:dateUtc="2024-11-13T12:39:00Z">
        <w:r>
          <w:t>space</w:t>
        </w:r>
        <w:proofErr w:type="spellEnd"/>
        <w:r>
          <w:t xml:space="preserve"> </w:t>
        </w:r>
      </w:ins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removed</w:t>
      </w:r>
      <w:proofErr w:type="spellEnd"/>
      <w:r>
        <w:t>.</w:t>
      </w:r>
      <w:r>
        <w:br/>
      </w:r>
    </w:p>
    <w:p w14:paraId="3BE7C9F2" w14:textId="77777777" w:rsidR="002E0EAC" w:rsidRPr="002B4887" w:rsidRDefault="002E0EAC" w:rsidP="002E0EAC">
      <w:pPr>
        <w:pStyle w:val="Heading3"/>
        <w:numPr>
          <w:ilvl w:val="0"/>
          <w:numId w:val="42"/>
        </w:numPr>
        <w:tabs>
          <w:tab w:val="num" w:pos="1209"/>
        </w:tabs>
        <w:ind w:left="1209"/>
        <w:rPr>
          <w:b w:val="0"/>
          <w:bCs/>
          <w:sz w:val="28"/>
          <w:szCs w:val="28"/>
        </w:rPr>
      </w:pPr>
      <w:bookmarkStart w:id="221" w:name="_Toc184641408"/>
      <w:r w:rsidRPr="002B4887">
        <w:rPr>
          <w:b w:val="0"/>
          <w:bCs/>
          <w:sz w:val="28"/>
          <w:szCs w:val="28"/>
        </w:rPr>
        <w:t>QoreStor Instances Stopping/Restarting</w:t>
      </w:r>
      <w:bookmarkEnd w:id="221"/>
    </w:p>
    <w:p w14:paraId="463B1438" w14:textId="77777777" w:rsidR="002E0EAC" w:rsidRDefault="002E0EAC" w:rsidP="002E0EAC">
      <w:pPr>
        <w:ind w:firstLine="720"/>
      </w:pPr>
      <w:proofErr w:type="spellStart"/>
      <w:r>
        <w:t>Symptom</w:t>
      </w:r>
      <w:proofErr w:type="spellEnd"/>
    </w:p>
    <w:p w14:paraId="638370DF" w14:textId="77777777" w:rsidR="002E0EAC" w:rsidRDefault="002E0EAC" w:rsidP="002E0EAC">
      <w:pPr>
        <w:ind w:left="1440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QoreStor </w:t>
      </w:r>
      <w:proofErr w:type="spellStart"/>
      <w:r>
        <w:t>instances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restarting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basis</w:t>
      </w:r>
      <w:proofErr w:type="spellEnd"/>
      <w:r>
        <w:t xml:space="preserve">. With </w:t>
      </w:r>
      <w:proofErr w:type="spellStart"/>
      <w:r>
        <w:t>no</w:t>
      </w:r>
      <w:proofErr w:type="spellEnd"/>
      <w:r>
        <w:t xml:space="preserve"> </w:t>
      </w:r>
      <w:proofErr w:type="spellStart"/>
      <w:r>
        <w:t>indication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</w:t>
      </w:r>
      <w:proofErr w:type="spellEnd"/>
      <w:r>
        <w:t>.</w:t>
      </w:r>
    </w:p>
    <w:p w14:paraId="448E149F" w14:textId="77777777" w:rsidR="002E0EAC" w:rsidRDefault="002E0EAC" w:rsidP="002E0EAC">
      <w:pPr>
        <w:ind w:left="1440"/>
      </w:pPr>
    </w:p>
    <w:p w14:paraId="19B9EA09" w14:textId="77777777" w:rsidR="002E0EAC" w:rsidRDefault="002E0EAC" w:rsidP="002E0EAC">
      <w:r>
        <w:tab/>
        <w:t xml:space="preserve">Engineering </w:t>
      </w:r>
      <w:proofErr w:type="spellStart"/>
      <w:r>
        <w:t>discovery</w:t>
      </w:r>
      <w:proofErr w:type="spellEnd"/>
    </w:p>
    <w:p w14:paraId="0C541FAF" w14:textId="77777777" w:rsidR="002E0EAC" w:rsidRDefault="002E0EAC" w:rsidP="002E0EAC">
      <w:pPr>
        <w:ind w:left="1440"/>
      </w:pPr>
      <w:r>
        <w:t xml:space="preserve">On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QoreStor </w:t>
      </w:r>
      <w:proofErr w:type="spellStart"/>
      <w:r>
        <w:t>watcher</w:t>
      </w:r>
      <w:proofErr w:type="spellEnd"/>
      <w:r>
        <w:t xml:space="preserve">, </w:t>
      </w:r>
      <w:proofErr w:type="spellStart"/>
      <w:r>
        <w:t>restarted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,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dumped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autonomously</w:t>
      </w:r>
      <w:proofErr w:type="spellEnd"/>
      <w:r>
        <w:t xml:space="preserve"> </w:t>
      </w:r>
      <w:proofErr w:type="spellStart"/>
      <w:r>
        <w:t>restarted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3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dump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existed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restarts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. The 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expand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dictionary</w:t>
      </w:r>
      <w:proofErr w:type="spellEnd"/>
      <w:r>
        <w:t xml:space="preserve">. The </w:t>
      </w:r>
      <w:proofErr w:type="spellStart"/>
      <w:r>
        <w:t>dictionary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expanded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. The </w:t>
      </w:r>
      <w:proofErr w:type="spellStart"/>
      <w:r>
        <w:t>dictionary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commentRangeStart w:id="222"/>
      <w:proofErr w:type="spellStart"/>
      <w:r>
        <w:t>deduplication</w:t>
      </w:r>
      <w:commentRangeEnd w:id="222"/>
      <w:proofErr w:type="spellEnd"/>
      <w:r>
        <w:rPr>
          <w:rStyle w:val="CommentReference"/>
        </w:rPr>
        <w:commentReference w:id="222"/>
      </w:r>
    </w:p>
    <w:p w14:paraId="125029D6" w14:textId="77777777" w:rsidR="002E0EAC" w:rsidRDefault="002E0EAC" w:rsidP="002E0EAC"/>
    <w:p w14:paraId="28619F21" w14:textId="77777777" w:rsidR="002E0EAC" w:rsidRDefault="002E0EAC" w:rsidP="002E0EAC">
      <w:r>
        <w:tab/>
        <w:t xml:space="preserve">Engineering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r w:rsidRPr="00190D4E">
        <w:rPr>
          <w:rFonts w:ascii="Courier New" w:hAnsi="Courier New" w:cs="Courier New"/>
        </w:rPr>
        <w:t>HGM-QSTOR</w:t>
      </w:r>
    </w:p>
    <w:p w14:paraId="44228B28" w14:textId="77777777" w:rsidR="002E0EAC" w:rsidRPr="00C42723" w:rsidRDefault="002E0EAC" w:rsidP="002E0EAC">
      <w:pPr>
        <w:ind w:left="1440"/>
      </w:pPr>
      <w:r>
        <w:t>“</w:t>
      </w:r>
      <w:r w:rsidRPr="00C42723">
        <w:t xml:space="preserve">On HGM, </w:t>
      </w:r>
      <w:proofErr w:type="spellStart"/>
      <w:r w:rsidRPr="00C42723">
        <w:t>we</w:t>
      </w:r>
      <w:proofErr w:type="spellEnd"/>
      <w:r w:rsidRPr="00C42723">
        <w:t xml:space="preserve"> </w:t>
      </w:r>
      <w:proofErr w:type="spellStart"/>
      <w:r w:rsidRPr="00C42723">
        <w:t>are</w:t>
      </w:r>
      <w:proofErr w:type="spellEnd"/>
      <w:r w:rsidRPr="00C42723">
        <w:t xml:space="preserve"> </w:t>
      </w:r>
      <w:proofErr w:type="spellStart"/>
      <w:r w:rsidRPr="00C42723">
        <w:t>going</w:t>
      </w:r>
      <w:proofErr w:type="spellEnd"/>
      <w:r w:rsidRPr="00C42723">
        <w:t xml:space="preserve"> </w:t>
      </w:r>
      <w:proofErr w:type="spellStart"/>
      <w:r w:rsidRPr="00C42723">
        <w:t>out</w:t>
      </w:r>
      <w:proofErr w:type="spellEnd"/>
      <w:r w:rsidRPr="00C42723">
        <w:t xml:space="preserve"> </w:t>
      </w:r>
      <w:proofErr w:type="spellStart"/>
      <w:r w:rsidRPr="00C42723">
        <w:t>of</w:t>
      </w:r>
      <w:proofErr w:type="spellEnd"/>
      <w:r w:rsidRPr="00C42723">
        <w:t xml:space="preserve"> </w:t>
      </w:r>
      <w:proofErr w:type="spellStart"/>
      <w:r w:rsidRPr="00C42723">
        <w:t>memory</w:t>
      </w:r>
      <w:proofErr w:type="spellEnd"/>
      <w:r w:rsidRPr="00C42723">
        <w:t xml:space="preserve">, </w:t>
      </w:r>
      <w:proofErr w:type="spellStart"/>
      <w:r w:rsidRPr="00C42723">
        <w:t>every</w:t>
      </w:r>
      <w:proofErr w:type="spellEnd"/>
      <w:r w:rsidRPr="00C42723">
        <w:t xml:space="preserve"> </w:t>
      </w:r>
      <w:proofErr w:type="spellStart"/>
      <w:r w:rsidRPr="00C42723">
        <w:t>four</w:t>
      </w:r>
      <w:proofErr w:type="spellEnd"/>
      <w:r w:rsidRPr="00C42723">
        <w:t xml:space="preserve"> </w:t>
      </w:r>
      <w:proofErr w:type="spellStart"/>
      <w:r w:rsidRPr="00C42723">
        <w:t>days</w:t>
      </w:r>
      <w:proofErr w:type="spellEnd"/>
      <w:r w:rsidRPr="00C42723">
        <w:t xml:space="preserve">.   32 GB </w:t>
      </w:r>
      <w:proofErr w:type="spellStart"/>
      <w:r w:rsidRPr="00C42723">
        <w:t>was</w:t>
      </w:r>
      <w:proofErr w:type="spellEnd"/>
      <w:r w:rsidRPr="00C42723">
        <w:t xml:space="preserve"> </w:t>
      </w:r>
      <w:proofErr w:type="spellStart"/>
      <w:r w:rsidRPr="00C42723">
        <w:t>the</w:t>
      </w:r>
      <w:proofErr w:type="spellEnd"/>
      <w:r w:rsidRPr="00C42723">
        <w:t xml:space="preserve"> </w:t>
      </w:r>
      <w:proofErr w:type="spellStart"/>
      <w:r w:rsidRPr="00C42723">
        <w:t>recommended</w:t>
      </w:r>
      <w:proofErr w:type="spellEnd"/>
      <w:r w:rsidRPr="00C42723">
        <w:t xml:space="preserve"> </w:t>
      </w:r>
      <w:proofErr w:type="spellStart"/>
      <w:r w:rsidRPr="00C42723">
        <w:t>for</w:t>
      </w:r>
      <w:proofErr w:type="spellEnd"/>
      <w:r w:rsidRPr="00C42723">
        <w:t xml:space="preserve"> </w:t>
      </w:r>
      <w:r>
        <w:t>‘</w:t>
      </w:r>
      <w:proofErr w:type="spellStart"/>
      <w:r w:rsidRPr="00C42723">
        <w:t>cloud</w:t>
      </w:r>
      <w:proofErr w:type="spellEnd"/>
      <w:r w:rsidRPr="00C42723">
        <w:t xml:space="preserve"> </w:t>
      </w:r>
      <w:proofErr w:type="spellStart"/>
      <w:r w:rsidRPr="00C42723">
        <w:t>optimized</w:t>
      </w:r>
      <w:proofErr w:type="spellEnd"/>
      <w:r>
        <w:t>’</w:t>
      </w:r>
      <w:r w:rsidRPr="00C42723">
        <w:t xml:space="preserve"> </w:t>
      </w:r>
      <w:proofErr w:type="spellStart"/>
      <w:r w:rsidRPr="00C42723">
        <w:t>installs</w:t>
      </w:r>
      <w:proofErr w:type="spellEnd"/>
      <w:r w:rsidRPr="00C42723">
        <w:t xml:space="preserve">, </w:t>
      </w:r>
      <w:proofErr w:type="spellStart"/>
      <w:r w:rsidRPr="00C42723">
        <w:t>and</w:t>
      </w:r>
      <w:proofErr w:type="spellEnd"/>
      <w:r w:rsidRPr="00C42723">
        <w:t xml:space="preserve"> </w:t>
      </w:r>
      <w:proofErr w:type="spellStart"/>
      <w:r w:rsidRPr="00C42723">
        <w:t>then</w:t>
      </w:r>
      <w:proofErr w:type="spellEnd"/>
      <w:r w:rsidRPr="00C42723">
        <w:t xml:space="preserve"> </w:t>
      </w:r>
      <w:proofErr w:type="spellStart"/>
      <w:r w:rsidRPr="00C42723">
        <w:t>we</w:t>
      </w:r>
      <w:proofErr w:type="spellEnd"/>
      <w:r w:rsidRPr="00C42723">
        <w:t xml:space="preserve"> </w:t>
      </w:r>
      <w:proofErr w:type="spellStart"/>
      <w:r w:rsidRPr="00C42723">
        <w:t>extended</w:t>
      </w:r>
      <w:proofErr w:type="spellEnd"/>
      <w:r w:rsidRPr="00C42723">
        <w:t xml:space="preserve"> </w:t>
      </w:r>
      <w:proofErr w:type="spellStart"/>
      <w:r w:rsidRPr="00C42723">
        <w:t>dictionary</w:t>
      </w:r>
      <w:proofErr w:type="spellEnd"/>
      <w:r w:rsidRPr="00C42723">
        <w:t xml:space="preserve"> </w:t>
      </w:r>
      <w:proofErr w:type="spellStart"/>
      <w:r w:rsidRPr="00C42723">
        <w:t>which</w:t>
      </w:r>
      <w:proofErr w:type="spellEnd"/>
      <w:r w:rsidRPr="00C42723">
        <w:t xml:space="preserve"> </w:t>
      </w:r>
      <w:proofErr w:type="spellStart"/>
      <w:r w:rsidRPr="00C42723">
        <w:t>is</w:t>
      </w:r>
      <w:proofErr w:type="spellEnd"/>
      <w:r w:rsidRPr="00C42723">
        <w:t xml:space="preserve"> </w:t>
      </w:r>
      <w:proofErr w:type="spellStart"/>
      <w:r w:rsidRPr="00C42723">
        <w:t>consuming</w:t>
      </w:r>
      <w:proofErr w:type="spellEnd"/>
      <w:r w:rsidRPr="00C42723">
        <w:t xml:space="preserve"> 8GB </w:t>
      </w:r>
      <w:proofErr w:type="spellStart"/>
      <w:r w:rsidRPr="00C42723">
        <w:t>extra</w:t>
      </w:r>
      <w:proofErr w:type="spellEnd"/>
      <w:r w:rsidRPr="00C42723">
        <w:t>. </w:t>
      </w:r>
    </w:p>
    <w:p w14:paraId="7C415305" w14:textId="77777777" w:rsidR="002E0EAC" w:rsidRPr="00C42723" w:rsidRDefault="002E0EAC" w:rsidP="002E0EAC">
      <w:r w:rsidRPr="00C42723">
        <w:t> </w:t>
      </w:r>
      <w:r>
        <w:tab/>
      </w:r>
      <w:r>
        <w:tab/>
      </w:r>
      <w:proofErr w:type="spellStart"/>
      <w:r w:rsidRPr="00C42723">
        <w:t>So</w:t>
      </w:r>
      <w:proofErr w:type="spellEnd"/>
      <w:r w:rsidRPr="00C42723">
        <w:t xml:space="preserve"> </w:t>
      </w:r>
      <w:proofErr w:type="spellStart"/>
      <w:r w:rsidRPr="00C42723">
        <w:t>can</w:t>
      </w:r>
      <w:proofErr w:type="spellEnd"/>
      <w:r w:rsidRPr="00C42723">
        <w:t xml:space="preserve"> </w:t>
      </w:r>
      <w:proofErr w:type="spellStart"/>
      <w:r w:rsidRPr="00C42723">
        <w:t>we</w:t>
      </w:r>
      <w:proofErr w:type="spellEnd"/>
      <w:r w:rsidRPr="00C42723">
        <w:t xml:space="preserve"> </w:t>
      </w:r>
      <w:proofErr w:type="spellStart"/>
      <w:r w:rsidRPr="00C42723">
        <w:t>please</w:t>
      </w:r>
      <w:proofErr w:type="spellEnd"/>
      <w:r w:rsidRPr="00C42723">
        <w:t xml:space="preserve"> </w:t>
      </w:r>
      <w:proofErr w:type="spellStart"/>
      <w:r w:rsidRPr="00C42723">
        <w:t>increase</w:t>
      </w:r>
      <w:proofErr w:type="spellEnd"/>
      <w:r w:rsidRPr="00C42723">
        <w:t xml:space="preserve"> </w:t>
      </w:r>
      <w:proofErr w:type="spellStart"/>
      <w:r w:rsidRPr="00C42723">
        <w:t>the</w:t>
      </w:r>
      <w:proofErr w:type="spellEnd"/>
      <w:r w:rsidRPr="00C42723">
        <w:t xml:space="preserve"> </w:t>
      </w:r>
      <w:proofErr w:type="spellStart"/>
      <w:r w:rsidRPr="00C42723">
        <w:t>memory</w:t>
      </w:r>
      <w:proofErr w:type="spellEnd"/>
      <w:r w:rsidRPr="00C42723">
        <w:t xml:space="preserve"> </w:t>
      </w:r>
      <w:proofErr w:type="spellStart"/>
      <w:proofErr w:type="gramStart"/>
      <w:r w:rsidRPr="00C42723">
        <w:t>to</w:t>
      </w:r>
      <w:proofErr w:type="spellEnd"/>
      <w:r w:rsidRPr="00C42723">
        <w:t> &gt;</w:t>
      </w:r>
      <w:proofErr w:type="gramEnd"/>
      <w:r w:rsidRPr="00C42723">
        <w:t xml:space="preserve"> 40GB. </w:t>
      </w:r>
      <w:proofErr w:type="spellStart"/>
      <w:r w:rsidRPr="00C42723">
        <w:t>May</w:t>
      </w:r>
      <w:proofErr w:type="spellEnd"/>
      <w:r w:rsidRPr="00C42723">
        <w:t xml:space="preserve"> </w:t>
      </w:r>
      <w:proofErr w:type="spellStart"/>
      <w:r w:rsidRPr="00C42723">
        <w:t>be</w:t>
      </w:r>
      <w:proofErr w:type="spellEnd"/>
      <w:r w:rsidRPr="00C42723">
        <w:t xml:space="preserve"> 42GB </w:t>
      </w:r>
      <w:proofErr w:type="spellStart"/>
      <w:r w:rsidRPr="00C42723">
        <w:t>to</w:t>
      </w:r>
      <w:proofErr w:type="spellEnd"/>
      <w:r w:rsidRPr="00C42723">
        <w:t xml:space="preserve"> </w:t>
      </w:r>
      <w:proofErr w:type="spellStart"/>
      <w:r w:rsidRPr="00C42723">
        <w:t>be</w:t>
      </w:r>
      <w:proofErr w:type="spellEnd"/>
      <w:r w:rsidRPr="00C42723">
        <w:t xml:space="preserve"> </w:t>
      </w:r>
      <w:proofErr w:type="spellStart"/>
      <w:r w:rsidRPr="00C42723">
        <w:t>on</w:t>
      </w:r>
      <w:proofErr w:type="spellEnd"/>
      <w:r w:rsidRPr="00C42723">
        <w:t xml:space="preserve"> </w:t>
      </w:r>
      <w:proofErr w:type="spellStart"/>
      <w:r w:rsidRPr="00C42723">
        <w:t>safe</w:t>
      </w:r>
      <w:proofErr w:type="spellEnd"/>
      <w:r w:rsidRPr="00C42723">
        <w:t xml:space="preserve"> </w:t>
      </w:r>
      <w:proofErr w:type="spellStart"/>
      <w:r w:rsidRPr="00C42723">
        <w:t>side</w:t>
      </w:r>
      <w:proofErr w:type="spellEnd"/>
      <w:r w:rsidRPr="00C42723">
        <w:t>.</w:t>
      </w:r>
      <w:r>
        <w:t>”</w:t>
      </w:r>
    </w:p>
    <w:p w14:paraId="711AF0AF" w14:textId="77777777" w:rsidR="002E0EAC" w:rsidRDefault="002E0EAC" w:rsidP="002E0EAC">
      <w:pPr>
        <w:ind w:left="720"/>
      </w:pPr>
    </w:p>
    <w:p w14:paraId="31904BCE" w14:textId="77777777" w:rsidR="002E0EAC" w:rsidRDefault="002E0EAC" w:rsidP="002E0EAC">
      <w:pPr>
        <w:ind w:left="720"/>
      </w:pPr>
    </w:p>
    <w:p w14:paraId="07B8FCC6" w14:textId="77777777" w:rsidR="002E0EAC" w:rsidRPr="002B4887" w:rsidRDefault="002E0EAC" w:rsidP="002E0EAC">
      <w:pPr>
        <w:pStyle w:val="Heading3"/>
        <w:numPr>
          <w:ilvl w:val="0"/>
          <w:numId w:val="42"/>
        </w:numPr>
        <w:tabs>
          <w:tab w:val="num" w:pos="1209"/>
        </w:tabs>
        <w:ind w:left="1209"/>
        <w:rPr>
          <w:b w:val="0"/>
          <w:bCs/>
          <w:sz w:val="28"/>
          <w:szCs w:val="28"/>
        </w:rPr>
      </w:pPr>
      <w:bookmarkStart w:id="223" w:name="_Toc184641409"/>
      <w:r w:rsidRPr="002B4887">
        <w:rPr>
          <w:b w:val="0"/>
          <w:bCs/>
          <w:sz w:val="28"/>
          <w:szCs w:val="28"/>
        </w:rPr>
        <w:lastRenderedPageBreak/>
        <w:t>QoreStor instances not sending data from local to cloud storage.</w:t>
      </w:r>
      <w:bookmarkEnd w:id="223"/>
    </w:p>
    <w:p w14:paraId="5EC5F0B9" w14:textId="77777777" w:rsidR="002E0EAC" w:rsidRDefault="002E0EAC" w:rsidP="002E0EAC">
      <w:pPr>
        <w:ind w:left="720"/>
      </w:pPr>
      <w:proofErr w:type="spellStart"/>
      <w:r>
        <w:t>Symptom</w:t>
      </w:r>
      <w:proofErr w:type="spellEnd"/>
    </w:p>
    <w:p w14:paraId="6AB0DD45" w14:textId="77777777" w:rsidR="002E0EAC" w:rsidRDefault="002E0EAC" w:rsidP="002E0EAC">
      <w:pPr>
        <w:ind w:left="1440"/>
      </w:pPr>
      <w:proofErr w:type="spellStart"/>
      <w:r>
        <w:t>Running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QoreStor UI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consumption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QoreStor </w:t>
      </w:r>
      <w:proofErr w:type="spellStart"/>
      <w:r>
        <w:t>instance</w:t>
      </w:r>
      <w:proofErr w:type="spellEnd"/>
      <w:r>
        <w:t>.</w:t>
      </w:r>
    </w:p>
    <w:p w14:paraId="1E2587C5" w14:textId="77777777" w:rsidR="002E0EAC" w:rsidRDefault="002E0EAC" w:rsidP="002E0EAC">
      <w:pPr>
        <w:ind w:left="1440"/>
      </w:pPr>
    </w:p>
    <w:p w14:paraId="20D65308" w14:textId="77777777" w:rsidR="002E0EAC" w:rsidRDefault="002E0EAC" w:rsidP="002E0EAC">
      <w:r>
        <w:tab/>
        <w:t xml:space="preserve">Engineering </w:t>
      </w:r>
      <w:proofErr w:type="spellStart"/>
      <w:r>
        <w:t>discovery</w:t>
      </w:r>
      <w:proofErr w:type="spellEnd"/>
    </w:p>
    <w:p w14:paraId="593C11CD" w14:textId="77777777" w:rsidR="002E0EAC" w:rsidDel="006D2864" w:rsidRDefault="002E0EAC" w:rsidP="002E0EAC">
      <w:pPr>
        <w:ind w:left="1440"/>
        <w:rPr>
          <w:del w:id="224" w:author="Adrian Moir (amoir)" w:date="2024-11-13T15:14:00Z" w16du:dateUtc="2024-11-13T15:14:00Z"/>
        </w:rPr>
      </w:pPr>
      <w:proofErr w:type="spellStart"/>
      <w:r>
        <w:t>Upon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a </w:t>
      </w:r>
      <w:proofErr w:type="spellStart"/>
      <w:r>
        <w:t>diagnostic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triggered</w:t>
      </w:r>
      <w:proofErr w:type="spellEnd"/>
      <w:r>
        <w:t xml:space="preserve"> </w:t>
      </w:r>
      <w:proofErr w:type="spellStart"/>
      <w:r>
        <w:t>preventing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. It </w:t>
      </w:r>
      <w:proofErr w:type="spellStart"/>
      <w:r>
        <w:t>appears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manifests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ins w:id="225" w:author="Adrian Moir (amoir)" w:date="2024-11-13T15:14:00Z" w16du:dateUtc="2024-11-13T15:14:00Z">
        <w:r>
          <w:t>and</w:t>
        </w:r>
        <w:proofErr w:type="spellEnd"/>
        <w:r>
          <w:t xml:space="preserve"> </w:t>
        </w:r>
      </w:ins>
      <w:proofErr w:type="spellStart"/>
      <w:r>
        <w:t>has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renaming</w:t>
      </w:r>
      <w:proofErr w:type="spellEnd"/>
      <w:r>
        <w:t xml:space="preserve"> </w:t>
      </w:r>
      <w:proofErr w:type="spellStart"/>
      <w:r>
        <w:t>happening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</w:t>
      </w:r>
      <w:proofErr w:type="spellStart"/>
      <w:r>
        <w:t>workflow</w:t>
      </w:r>
      <w:proofErr w:type="spellEnd"/>
      <w:r>
        <w:t>.</w:t>
      </w:r>
      <w:ins w:id="226" w:author="Adrian Moir (amoir)" w:date="2024-11-13T15:14:00Z" w16du:dateUtc="2024-11-13T15:14:00Z">
        <w:r>
          <w:t xml:space="preserve"> </w:t>
        </w:r>
      </w:ins>
    </w:p>
    <w:p w14:paraId="7083D2A4" w14:textId="77777777" w:rsidR="002E0EAC" w:rsidRDefault="002E0EAC" w:rsidP="002E0EAC">
      <w:pPr>
        <w:ind w:left="1440"/>
      </w:pPr>
      <w:r>
        <w:t xml:space="preserve">The </w:t>
      </w:r>
      <w:proofErr w:type="spellStart"/>
      <w:r>
        <w:t>Bridgehead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overwrite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a </w:t>
      </w:r>
      <w:proofErr w:type="spellStart"/>
      <w:r>
        <w:t>generational</w:t>
      </w:r>
      <w:proofErr w:type="spellEnd"/>
      <w:r>
        <w:t xml:space="preserve"> </w:t>
      </w:r>
      <w:proofErr w:type="spellStart"/>
      <w:r>
        <w:t>retention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retention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‘</w:t>
      </w:r>
      <w:proofErr w:type="spellStart"/>
      <w:r>
        <w:t>Five</w:t>
      </w:r>
      <w:proofErr w:type="spellEnd"/>
      <w:r>
        <w:t xml:space="preserve"> </w:t>
      </w:r>
      <w:proofErr w:type="spellStart"/>
      <w:r>
        <w:t>Generations</w:t>
      </w:r>
      <w:proofErr w:type="spellEnd"/>
      <w:r>
        <w:t xml:space="preserve">’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sixth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overwrite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backups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restore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behaviour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Bridgehead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>.</w:t>
      </w:r>
    </w:p>
    <w:p w14:paraId="0C34D05F" w14:textId="77777777" w:rsidR="002E0EAC" w:rsidRDefault="002E0EAC" w:rsidP="002E0EAC">
      <w:pPr>
        <w:ind w:left="1440"/>
        <w:rPr>
          <w:ins w:id="227" w:author="Adrian Moir (amoir)" w:date="2024-11-13T15:15:00Z" w16du:dateUtc="2024-11-13T15:15:00Z"/>
        </w:rPr>
      </w:pPr>
      <w:r>
        <w:t xml:space="preserve">What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instances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QoreStor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. </w:t>
      </w:r>
      <w:del w:id="228" w:author="Adrian Moir (amoir)" w:date="2024-11-04T10:50:00Z" w16du:dateUtc="2024-11-04T10:50:00Z">
        <w:r w:rsidDel="00F43C7E">
          <w:delText>Therefore</w:delText>
        </w:r>
      </w:del>
      <w:proofErr w:type="spellStart"/>
      <w:ins w:id="229" w:author="Adrian Moir (amoir)" w:date="2024-11-04T10:50:00Z" w16du:dateUtc="2024-11-04T10:50:00Z">
        <w:r>
          <w:t>Therefore</w:t>
        </w:r>
        <w:proofErr w:type="spellEnd"/>
        <w:r>
          <w:t>,</w:t>
        </w:r>
      </w:ins>
      <w:r>
        <w:t xml:space="preserve"> QoreStor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generating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updating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tier</w:t>
      </w:r>
      <w:proofErr w:type="spellEnd"/>
      <w:r>
        <w:t>.</w:t>
      </w:r>
      <w:r>
        <w:br/>
      </w:r>
    </w:p>
    <w:p w14:paraId="612A8A7A" w14:textId="77777777" w:rsidR="002E0EAC" w:rsidRDefault="002E0EAC" w:rsidP="002E0EAC">
      <w:pPr>
        <w:ind w:left="1440"/>
        <w:rPr>
          <w:ins w:id="230" w:author="Adrian Moir (amoir)" w:date="2024-11-13T15:15:00Z" w16du:dateUtc="2024-11-13T15:15:00Z"/>
        </w:rPr>
      </w:pPr>
    </w:p>
    <w:p w14:paraId="380F4C7A" w14:textId="77777777" w:rsidR="002E0EAC" w:rsidRDefault="002E0EAC" w:rsidP="002E0EAC">
      <w:pPr>
        <w:ind w:left="1440"/>
        <w:rPr>
          <w:ins w:id="231" w:author="Adrian Moir (amoir)" w:date="2024-11-13T15:15:00Z" w16du:dateUtc="2024-11-13T15:15:00Z"/>
        </w:rPr>
      </w:pPr>
    </w:p>
    <w:p w14:paraId="3DF5BC36" w14:textId="77777777" w:rsidR="002E0EAC" w:rsidDel="00032340" w:rsidRDefault="002E0EAC" w:rsidP="002E0EAC">
      <w:pPr>
        <w:ind w:left="1440"/>
        <w:rPr>
          <w:del w:id="232" w:author="Adrian Moir (amoir)" w:date="2024-11-13T15:15:00Z" w16du:dateUtc="2024-11-13T15:15:00Z"/>
        </w:rPr>
      </w:pPr>
      <w:r>
        <w:t>Th</w:t>
      </w:r>
      <w:ins w:id="233" w:author="Adrian Moir (amoir)" w:date="2024-11-13T15:15:00Z" w16du:dateUtc="2024-11-13T15:15:00Z">
        <w:r>
          <w:t xml:space="preserve">e </w:t>
        </w:r>
        <w:proofErr w:type="spellStart"/>
        <w:r>
          <w:t>following</w:t>
        </w:r>
      </w:ins>
      <w:proofErr w:type="spellEnd"/>
      <w:del w:id="234" w:author="Adrian Moir (amoir)" w:date="2024-11-13T15:15:00Z" w16du:dateUtc="2024-11-13T15:15:00Z">
        <w:r w:rsidDel="00032340">
          <w:delText>is</w:delText>
        </w:r>
      </w:del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methodology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ins w:id="235" w:author="Adrian Moir (amoir)" w:date="2024-11-13T15:16:00Z" w16du:dateUtc="2024-11-13T15:16:00Z">
        <w:r>
          <w:t>occurrence</w:t>
        </w:r>
      </w:ins>
      <w:proofErr w:type="spellEnd"/>
      <w:del w:id="236" w:author="Adrian Moir (amoir)" w:date="2024-11-13T15:15:00Z" w16du:dateUtc="2024-11-13T15:15:00Z">
        <w:r w:rsidDel="00032340">
          <w:delText>instance</w:delText>
        </w:r>
      </w:del>
      <w:r>
        <w:t>.</w:t>
      </w:r>
      <w:del w:id="237" w:author="Adrian Moir (amoir)" w:date="2024-11-04T09:39:00Z" w16du:dateUtc="2024-11-04T09:39:00Z">
        <w:r w:rsidDel="00B13279">
          <w:delText>.</w:delText>
        </w:r>
      </w:del>
    </w:p>
    <w:p w14:paraId="17423FEF" w14:textId="77777777" w:rsidR="002E0EAC" w:rsidRDefault="002E0EAC" w:rsidP="002E0EAC">
      <w:pPr>
        <w:ind w:left="1440"/>
      </w:pPr>
      <w:r>
        <w:tab/>
      </w:r>
    </w:p>
    <w:p w14:paraId="639B5EE8" w14:textId="77777777" w:rsidR="002E0EAC" w:rsidDel="00D16DA3" w:rsidRDefault="002E0EAC" w:rsidP="002E0EAC">
      <w:pPr>
        <w:ind w:left="1440"/>
        <w:rPr>
          <w:del w:id="238" w:author="Adrian Moir (amoir)" w:date="2024-11-12T17:23:00Z" w16du:dateUtc="2024-11-12T17:23:00Z"/>
        </w:rPr>
      </w:pPr>
    </w:p>
    <w:p w14:paraId="5A94D521" w14:textId="77777777" w:rsidR="002E0EAC" w:rsidDel="00D16DA3" w:rsidRDefault="002E0EAC" w:rsidP="002E0EAC">
      <w:pPr>
        <w:ind w:left="1440"/>
        <w:rPr>
          <w:del w:id="239" w:author="Adrian Moir (amoir)" w:date="2024-11-12T17:23:00Z" w16du:dateUtc="2024-11-12T17:23:00Z"/>
        </w:rPr>
      </w:pPr>
    </w:p>
    <w:p w14:paraId="1AC12D94" w14:textId="77777777" w:rsidR="002E0EAC" w:rsidDel="00D16DA3" w:rsidRDefault="002E0EAC" w:rsidP="002E0EAC">
      <w:pPr>
        <w:ind w:left="1440"/>
        <w:rPr>
          <w:del w:id="240" w:author="Adrian Moir (amoir)" w:date="2024-11-12T17:23:00Z" w16du:dateUtc="2024-11-12T17:23:00Z"/>
        </w:rPr>
      </w:pPr>
    </w:p>
    <w:p w14:paraId="7FFE5164" w14:textId="77777777" w:rsidR="002E0EAC" w:rsidDel="00D16DA3" w:rsidRDefault="002E0EAC" w:rsidP="002E0EAC">
      <w:pPr>
        <w:ind w:left="1440"/>
        <w:rPr>
          <w:del w:id="241" w:author="Adrian Moir (amoir)" w:date="2024-11-12T17:23:00Z" w16du:dateUtc="2024-11-12T17:23:00Z"/>
        </w:rPr>
      </w:pPr>
    </w:p>
    <w:p w14:paraId="5A85663B" w14:textId="77777777" w:rsidR="002E0EAC" w:rsidDel="00D16DA3" w:rsidRDefault="002E0EAC" w:rsidP="002E0EAC">
      <w:pPr>
        <w:ind w:left="1440"/>
        <w:rPr>
          <w:del w:id="242" w:author="Adrian Moir (amoir)" w:date="2024-11-12T17:23:00Z" w16du:dateUtc="2024-11-12T17:23:00Z"/>
        </w:rPr>
      </w:pPr>
    </w:p>
    <w:p w14:paraId="4AAFDDD8" w14:textId="77777777" w:rsidR="002E0EAC" w:rsidDel="00D16DA3" w:rsidRDefault="002E0EAC" w:rsidP="002E0EAC">
      <w:pPr>
        <w:ind w:left="1440"/>
        <w:rPr>
          <w:del w:id="243" w:author="Adrian Moir (amoir)" w:date="2024-11-12T17:23:00Z" w16du:dateUtc="2024-11-12T17:23:00Z"/>
        </w:rPr>
      </w:pPr>
    </w:p>
    <w:p w14:paraId="57DE7D56" w14:textId="77777777" w:rsidR="002E0EAC" w:rsidRPr="00174C26" w:rsidDel="00D16DA3" w:rsidRDefault="002E0EAC">
      <w:pPr>
        <w:rPr>
          <w:del w:id="244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45" w:author="Adrian Moir (amoir)" w:date="2024-11-12T17:23:00Z" w16du:dateUtc="2024-11-12T17:23:00Z">
          <w:pPr>
            <w:ind w:left="1440"/>
          </w:pPr>
        </w:pPrChange>
      </w:pPr>
      <w:del w:id="246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See if  "dir/file" is on source container. </w:delText>
        </w:r>
      </w:del>
    </w:p>
    <w:p w14:paraId="0D7B2C3B" w14:textId="77777777" w:rsidR="002E0EAC" w:rsidRPr="00174C26" w:rsidDel="00D16DA3" w:rsidRDefault="002E0EAC">
      <w:pPr>
        <w:rPr>
          <w:del w:id="247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48" w:author="Adrian Moir (amoir)" w:date="2024-11-12T17:23:00Z" w16du:dateUtc="2024-11-12T17:23:00Z">
          <w:pPr>
            <w:ind w:left="1440"/>
          </w:pPr>
        </w:pPrChange>
      </w:pPr>
      <w:del w:id="249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See if  "dir/file" on cloud target container. </w:delText>
        </w:r>
      </w:del>
    </w:p>
    <w:p w14:paraId="495C7AB2" w14:textId="77777777" w:rsidR="002E0EAC" w:rsidRPr="00174C26" w:rsidDel="00D16DA3" w:rsidRDefault="002E0EAC">
      <w:pPr>
        <w:rPr>
          <w:del w:id="250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51" w:author="Adrian Moir (amoir)" w:date="2024-11-12T17:23:00Z" w16du:dateUtc="2024-11-12T17:23:00Z">
          <w:pPr>
            <w:ind w:left="1440"/>
          </w:pPr>
        </w:pPrChange>
      </w:pPr>
      <w:del w:id="252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If it is already there in cloud</w:delText>
        </w:r>
      </w:del>
    </w:p>
    <w:p w14:paraId="7BDBDF65" w14:textId="77777777" w:rsidR="002E0EAC" w:rsidRPr="00174C26" w:rsidDel="00D16DA3" w:rsidRDefault="002E0EAC">
      <w:pPr>
        <w:rPr>
          <w:del w:id="253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54" w:author="Adrian Moir (amoir)" w:date="2024-11-12T17:23:00Z" w16du:dateUtc="2024-11-12T17:23:00Z">
          <w:pPr>
            <w:ind w:left="1440"/>
          </w:pPr>
        </w:pPrChange>
      </w:pPr>
      <w:del w:id="255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          Get metadata of "dir/file" in source</w:delText>
        </w:r>
      </w:del>
    </w:p>
    <w:p w14:paraId="3D1612A3" w14:textId="77777777" w:rsidR="002E0EAC" w:rsidRPr="00174C26" w:rsidDel="00D16DA3" w:rsidRDefault="002E0EAC">
      <w:pPr>
        <w:rPr>
          <w:del w:id="256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57" w:author="Adrian Moir (amoir)" w:date="2024-11-12T17:23:00Z" w16du:dateUtc="2024-11-12T17:23:00Z">
          <w:pPr>
            <w:ind w:left="1440"/>
          </w:pPr>
        </w:pPrChange>
      </w:pPr>
      <w:del w:id="258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          Get metadata of "dir/file" in cloud container</w:delText>
        </w:r>
      </w:del>
    </w:p>
    <w:p w14:paraId="12D5D51A" w14:textId="77777777" w:rsidR="002E0EAC" w:rsidRPr="00174C26" w:rsidDel="00D16DA3" w:rsidRDefault="002E0EAC">
      <w:pPr>
        <w:rPr>
          <w:del w:id="259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60" w:author="Adrian Moir (amoir)" w:date="2024-11-12T17:23:00Z" w16du:dateUtc="2024-11-12T17:23:00Z">
          <w:pPr>
            <w:ind w:left="1440"/>
          </w:pPr>
        </w:pPrChange>
      </w:pPr>
      <w:del w:id="261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          If  metadata in cloud does not exist   </w:delText>
        </w:r>
      </w:del>
    </w:p>
    <w:p w14:paraId="305D10C7" w14:textId="77777777" w:rsidR="002E0EAC" w:rsidRPr="00174C26" w:rsidDel="00D16DA3" w:rsidRDefault="002E0EAC">
      <w:pPr>
        <w:rPr>
          <w:del w:id="262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63" w:author="Adrian Moir (amoir)" w:date="2024-11-12T17:23:00Z" w16du:dateUtc="2024-11-12T17:23:00Z">
          <w:pPr>
            <w:ind w:left="1440"/>
          </w:pPr>
        </w:pPrChange>
      </w:pPr>
      <w:del w:id="264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                Go ahead and cloud replicate </w:delText>
        </w:r>
      </w:del>
    </w:p>
    <w:p w14:paraId="7D595CF5" w14:textId="77777777" w:rsidR="002E0EAC" w:rsidRPr="00174C26" w:rsidDel="00D16DA3" w:rsidRDefault="002E0EAC">
      <w:pPr>
        <w:rPr>
          <w:del w:id="265" w:author="Adrian Moir (amoir)" w:date="2024-11-12T17:23:00Z" w16du:dateUtc="2024-11-12T17:23:00Z"/>
          <w:rFonts w:ascii="Courier New" w:hAnsi="Courier New" w:cs="Courier New"/>
          <w:b/>
          <w:bCs/>
          <w:sz w:val="20"/>
          <w:szCs w:val="20"/>
        </w:rPr>
        <w:pPrChange w:id="266" w:author="Adrian Moir (amoir)" w:date="2024-11-12T17:23:00Z" w16du:dateUtc="2024-11-12T17:23:00Z">
          <w:pPr>
            <w:ind w:left="1440"/>
          </w:pPr>
        </w:pPrChange>
      </w:pPr>
      <w:del w:id="267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 xml:space="preserve">          </w:delText>
        </w:r>
        <w:r w:rsidRPr="00174C26" w:rsidDel="00D16DA3">
          <w:rPr>
            <w:rFonts w:ascii="Courier New" w:hAnsi="Courier New" w:cs="Courier New"/>
            <w:b/>
            <w:bCs/>
            <w:color w:val="FF0000"/>
            <w:sz w:val="20"/>
            <w:szCs w:val="20"/>
          </w:rPr>
          <w:delText>else if  metadata exist but they do  not match</w:delText>
        </w:r>
      </w:del>
    </w:p>
    <w:p w14:paraId="68502BD2" w14:textId="77777777" w:rsidR="002E0EAC" w:rsidRPr="00174C26" w:rsidDel="00D16DA3" w:rsidRDefault="002E0EAC">
      <w:pPr>
        <w:rPr>
          <w:del w:id="268" w:author="Adrian Moir (amoir)" w:date="2024-11-12T17:23:00Z" w16du:dateUtc="2024-11-12T17:23:00Z"/>
          <w:rFonts w:ascii="Courier New" w:hAnsi="Courier New" w:cs="Courier New"/>
          <w:color w:val="EDEBDC" w:themeColor="accent6"/>
          <w:sz w:val="20"/>
          <w:szCs w:val="20"/>
        </w:rPr>
        <w:pPrChange w:id="269" w:author="Adrian Moir (amoir)" w:date="2024-11-12T17:23:00Z" w16du:dateUtc="2024-11-12T17:23:00Z">
          <w:pPr>
            <w:ind w:left="1440"/>
          </w:pPr>
        </w:pPrChange>
      </w:pPr>
      <w:del w:id="270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                 </w:delText>
        </w:r>
        <w:r w:rsidDel="00D16DA3">
          <w:rPr>
            <w:rFonts w:ascii="Courier New" w:hAnsi="Courier New" w:cs="Courier New"/>
            <w:sz w:val="20"/>
            <w:szCs w:val="20"/>
          </w:rPr>
          <w:delText xml:space="preserve"> </w:delText>
        </w:r>
        <w:r w:rsidRPr="00174C26" w:rsidDel="00D16DA3">
          <w:rPr>
            <w:rFonts w:ascii="Courier New" w:hAnsi="Courier New" w:cs="Courier New"/>
            <w:color w:val="EDEBDC" w:themeColor="accent6"/>
            <w:sz w:val="20"/>
            <w:szCs w:val="20"/>
          </w:rPr>
          <w:delText>Unlink "dir/file" from cloud.</w:delText>
        </w:r>
      </w:del>
    </w:p>
    <w:p w14:paraId="66AE0B0D" w14:textId="77777777" w:rsidR="002E0EAC" w:rsidRPr="00174C26" w:rsidDel="00D16DA3" w:rsidRDefault="002E0EAC">
      <w:pPr>
        <w:rPr>
          <w:del w:id="271" w:author="Adrian Moir (amoir)" w:date="2024-11-12T17:23:00Z" w16du:dateUtc="2024-11-12T17:23:00Z"/>
          <w:rFonts w:ascii="Courier New" w:hAnsi="Courier New" w:cs="Courier New"/>
          <w:color w:val="EDEBDC" w:themeColor="accent6"/>
          <w:sz w:val="20"/>
          <w:szCs w:val="20"/>
        </w:rPr>
        <w:pPrChange w:id="272" w:author="Adrian Moir (amoir)" w:date="2024-11-12T17:23:00Z" w16du:dateUtc="2024-11-12T17:23:00Z">
          <w:pPr>
            <w:ind w:left="3600"/>
          </w:pPr>
        </w:pPrChange>
      </w:pPr>
      <w:del w:id="273" w:author="Adrian Moir (amoir)" w:date="2024-11-12T17:23:00Z" w16du:dateUtc="2024-11-12T17:23:00Z">
        <w:r w:rsidRPr="00174C26" w:rsidDel="00D16DA3">
          <w:rPr>
            <w:rFonts w:ascii="Courier New" w:hAnsi="Courier New" w:cs="Courier New"/>
            <w:color w:val="EDEBDC" w:themeColor="accent6"/>
            <w:sz w:val="20"/>
            <w:szCs w:val="20"/>
          </w:rPr>
          <w:delText>Create "dir/file" with matching metadata from source container afresh.</w:delText>
        </w:r>
      </w:del>
    </w:p>
    <w:p w14:paraId="3DEAE3EA" w14:textId="77777777" w:rsidR="002E0EAC" w:rsidRPr="00174C26" w:rsidDel="00D16DA3" w:rsidRDefault="002E0EAC">
      <w:pPr>
        <w:rPr>
          <w:del w:id="274" w:author="Adrian Moir (amoir)" w:date="2024-11-12T17:23:00Z" w16du:dateUtc="2024-11-12T17:23:00Z"/>
          <w:rFonts w:ascii="Courier New" w:hAnsi="Courier New" w:cs="Courier New"/>
          <w:color w:val="EDEBDC" w:themeColor="accent6"/>
          <w:sz w:val="20"/>
          <w:szCs w:val="20"/>
        </w:rPr>
        <w:pPrChange w:id="275" w:author="Adrian Moir (amoir)" w:date="2024-11-12T17:23:00Z" w16du:dateUtc="2024-11-12T17:23:00Z">
          <w:pPr>
            <w:ind w:left="1440"/>
          </w:pPr>
        </w:pPrChange>
      </w:pPr>
      <w:del w:id="276" w:author="Adrian Moir (amoir)" w:date="2024-11-12T17:23:00Z" w16du:dateUtc="2024-11-12T17:23:00Z">
        <w:r w:rsidRPr="00174C26" w:rsidDel="00D16DA3">
          <w:rPr>
            <w:rFonts w:ascii="Courier New" w:hAnsi="Courier New" w:cs="Courier New"/>
            <w:color w:val="EDEBDC" w:themeColor="accent6"/>
            <w:sz w:val="20"/>
            <w:szCs w:val="20"/>
          </w:rPr>
          <w:delText>                  and start cloud replicate.</w:delText>
        </w:r>
      </w:del>
    </w:p>
    <w:p w14:paraId="77365AF3" w14:textId="77777777" w:rsidR="002E0EAC" w:rsidRPr="00174C26" w:rsidDel="00D16DA3" w:rsidRDefault="002E0EAC">
      <w:pPr>
        <w:rPr>
          <w:del w:id="277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78" w:author="Adrian Moir (amoir)" w:date="2024-11-12T17:23:00Z" w16du:dateUtc="2024-11-12T17:23:00Z">
          <w:pPr>
            <w:ind w:left="1440"/>
          </w:pPr>
        </w:pPrChange>
      </w:pPr>
      <w:del w:id="279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 xml:space="preserve">          </w:delText>
        </w:r>
        <w:r w:rsidRPr="00174C26" w:rsidDel="00D16DA3">
          <w:rPr>
            <w:rFonts w:ascii="Courier New" w:hAnsi="Courier New" w:cs="Courier New"/>
            <w:color w:val="00B0F0"/>
            <w:sz w:val="20"/>
            <w:szCs w:val="20"/>
          </w:rPr>
          <w:delText> </w:delText>
        </w:r>
        <w:r w:rsidRPr="00174C26" w:rsidDel="00D16DA3">
          <w:rPr>
            <w:rFonts w:ascii="Courier New" w:hAnsi="Courier New" w:cs="Courier New"/>
            <w:sz w:val="20"/>
            <w:szCs w:val="20"/>
          </w:rPr>
          <w:delText>fi</w:delText>
        </w:r>
      </w:del>
    </w:p>
    <w:p w14:paraId="7B4C1F66" w14:textId="77777777" w:rsidR="002E0EAC" w:rsidRPr="00174C26" w:rsidDel="00D16DA3" w:rsidRDefault="002E0EAC">
      <w:pPr>
        <w:ind w:firstLine="720"/>
        <w:rPr>
          <w:del w:id="280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81" w:author="Adrian Moir (amoir)" w:date="2024-11-12T17:23:00Z" w16du:dateUtc="2024-11-12T17:23:00Z">
          <w:pPr>
            <w:ind w:left="1440" w:firstLine="720"/>
          </w:pPr>
        </w:pPrChange>
      </w:pPr>
      <w:del w:id="282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otherwise</w:delText>
        </w:r>
      </w:del>
    </w:p>
    <w:p w14:paraId="325D8750" w14:textId="77777777" w:rsidR="002E0EAC" w:rsidRPr="00174C26" w:rsidDel="00D16DA3" w:rsidRDefault="002E0EAC">
      <w:pPr>
        <w:rPr>
          <w:del w:id="283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84" w:author="Adrian Moir (amoir)" w:date="2024-11-12T17:23:00Z" w16du:dateUtc="2024-11-12T17:23:00Z">
          <w:pPr>
            <w:ind w:left="1440"/>
          </w:pPr>
        </w:pPrChange>
      </w:pPr>
      <w:del w:id="285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          Create "dir/file" in cloud and start cloud rep</w:delText>
        </w:r>
        <w:r w:rsidDel="00D16DA3">
          <w:rPr>
            <w:rFonts w:ascii="Courier New" w:hAnsi="Courier New" w:cs="Courier New"/>
            <w:sz w:val="20"/>
            <w:szCs w:val="20"/>
          </w:rPr>
          <w:delText>l</w:delText>
        </w:r>
        <w:r w:rsidRPr="00174C26" w:rsidDel="00D16DA3">
          <w:rPr>
            <w:rFonts w:ascii="Courier New" w:hAnsi="Courier New" w:cs="Courier New"/>
            <w:sz w:val="20"/>
            <w:szCs w:val="20"/>
          </w:rPr>
          <w:delText>ication</w:delText>
        </w:r>
      </w:del>
    </w:p>
    <w:p w14:paraId="491CDA42" w14:textId="77777777" w:rsidR="002E0EAC" w:rsidRPr="00174C26" w:rsidDel="00D16DA3" w:rsidRDefault="002E0EAC">
      <w:pPr>
        <w:rPr>
          <w:del w:id="286" w:author="Adrian Moir (amoir)" w:date="2024-11-12T17:23:00Z" w16du:dateUtc="2024-11-12T17:23:00Z"/>
          <w:rFonts w:ascii="Courier New" w:hAnsi="Courier New" w:cs="Courier New"/>
          <w:sz w:val="20"/>
          <w:szCs w:val="20"/>
        </w:rPr>
        <w:pPrChange w:id="287" w:author="Adrian Moir (amoir)" w:date="2024-11-12T17:23:00Z" w16du:dateUtc="2024-11-12T17:23:00Z">
          <w:pPr>
            <w:ind w:left="1440"/>
          </w:pPr>
        </w:pPrChange>
      </w:pPr>
      <w:del w:id="288" w:author="Adrian Moir (amoir)" w:date="2024-11-12T17:23:00Z" w16du:dateUtc="2024-11-12T17:23:00Z">
        <w:r w:rsidRPr="00174C26" w:rsidDel="00D16DA3">
          <w:rPr>
            <w:rFonts w:ascii="Courier New" w:hAnsi="Courier New" w:cs="Courier New"/>
            <w:sz w:val="20"/>
            <w:szCs w:val="20"/>
          </w:rPr>
          <w:delText>fi</w:delText>
        </w:r>
      </w:del>
    </w:p>
    <w:p w14:paraId="72EDF9C7" w14:textId="77777777" w:rsidR="002E0EAC" w:rsidRDefault="002E0EAC" w:rsidP="002E0EAC">
      <w:pPr>
        <w:ind w:left="1440"/>
      </w:pPr>
      <w:proofErr w:type="spellStart"/>
      <w:ins w:id="289" w:author="Adrian Moir (amoir)" w:date="2024-11-12T17:17:00Z" w16du:dateUtc="2024-11-12T17:17:00Z">
        <w:r>
          <w:t>W</w:t>
        </w:r>
      </w:ins>
      <w:ins w:id="290" w:author="Adrian Moir (amoir)" w:date="2024-11-12T17:00:00Z" w16du:dateUtc="2024-11-12T17:00:00Z">
        <w:r>
          <w:t>hen</w:t>
        </w:r>
        <w:proofErr w:type="spellEnd"/>
        <w:r>
          <w:t xml:space="preserve"> a </w:t>
        </w:r>
      </w:ins>
      <w:proofErr w:type="spellStart"/>
      <w:ins w:id="291" w:author="Adrian Moir (amoir)" w:date="2024-11-12T17:01:00Z" w16du:dateUtc="2024-11-12T17:01:00Z">
        <w:r>
          <w:t>file</w:t>
        </w:r>
        <w:proofErr w:type="spellEnd"/>
        <w:r>
          <w:t xml:space="preserve"> </w:t>
        </w:r>
        <w:proofErr w:type="spellStart"/>
        <w:r>
          <w:t>or</w:t>
        </w:r>
        <w:proofErr w:type="spellEnd"/>
        <w:r>
          <w:t xml:space="preserve"> </w:t>
        </w:r>
        <w:proofErr w:type="spellStart"/>
        <w:r>
          <w:t>directory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changed</w:t>
        </w:r>
        <w:proofErr w:type="spellEnd"/>
        <w:r>
          <w:t xml:space="preserve"> </w:t>
        </w:r>
        <w:proofErr w:type="spellStart"/>
        <w:r>
          <w:t>on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</w:ins>
      <w:ins w:id="292" w:author="Adrian Moir (amoir)" w:date="2024-11-12T17:18:00Z" w16du:dateUtc="2024-11-12T17:18:00Z">
        <w:r>
          <w:t xml:space="preserve">QoreStor </w:t>
        </w:r>
      </w:ins>
      <w:proofErr w:type="spellStart"/>
      <w:ins w:id="293" w:author="Adrian Moir (amoir)" w:date="2024-11-12T17:01:00Z" w16du:dateUtc="2024-11-12T17:01:00Z">
        <w:r>
          <w:t>storage</w:t>
        </w:r>
      </w:ins>
      <w:proofErr w:type="spellEnd"/>
      <w:ins w:id="294" w:author="Adrian Moir (amoir)" w:date="2024-11-12T17:09:00Z" w16du:dateUtc="2024-11-12T17:09:00Z">
        <w:r>
          <w:t xml:space="preserve"> </w:t>
        </w:r>
      </w:ins>
      <w:proofErr w:type="spellStart"/>
      <w:ins w:id="295" w:author="Adrian Moir (amoir)" w:date="2024-11-12T17:19:00Z" w16du:dateUtc="2024-11-12T17:19:00Z">
        <w:r>
          <w:t>and</w:t>
        </w:r>
        <w:proofErr w:type="spellEnd"/>
        <w:r>
          <w:t xml:space="preserve"> </w:t>
        </w:r>
      </w:ins>
      <w:proofErr w:type="spellStart"/>
      <w:ins w:id="296" w:author="Adrian Moir (amoir)" w:date="2024-11-12T17:09:00Z" w16du:dateUtc="2024-11-12T17:09:00Z">
        <w:r>
          <w:t>that</w:t>
        </w:r>
      </w:ins>
      <w:proofErr w:type="spellEnd"/>
      <w:ins w:id="297" w:author="Adrian Moir (amoir)" w:date="2024-11-12T17:19:00Z" w16du:dateUtc="2024-11-12T17:19:00Z">
        <w:r>
          <w:t xml:space="preserve"> </w:t>
        </w:r>
        <w:proofErr w:type="spellStart"/>
        <w:r>
          <w:t>file</w:t>
        </w:r>
      </w:ins>
      <w:proofErr w:type="spellEnd"/>
      <w:ins w:id="298" w:author="Adrian Moir (amoir)" w:date="2024-11-12T17:09:00Z" w16du:dateUtc="2024-11-12T17:09:00Z">
        <w:r>
          <w:t xml:space="preserve"> </w:t>
        </w:r>
        <w:proofErr w:type="spellStart"/>
        <w:r>
          <w:t>also</w:t>
        </w:r>
        <w:proofErr w:type="spellEnd"/>
        <w:r>
          <w:t xml:space="preserve"> </w:t>
        </w:r>
      </w:ins>
      <w:proofErr w:type="spellStart"/>
      <w:ins w:id="299" w:author="Adrian Moir (amoir)" w:date="2024-11-12T17:13:00Z" w16du:dateUtc="2024-11-12T17:13:00Z">
        <w:r>
          <w:t>exists</w:t>
        </w:r>
      </w:ins>
      <w:proofErr w:type="spellEnd"/>
      <w:ins w:id="300" w:author="Adrian Moir (amoir)" w:date="2024-11-12T17:09:00Z" w16du:dateUtc="2024-11-12T17:09:00Z"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storage</w:t>
        </w:r>
      </w:ins>
      <w:proofErr w:type="spellEnd"/>
      <w:ins w:id="301" w:author="Adrian Moir (amoir)" w:date="2024-11-12T17:17:00Z" w16du:dateUtc="2024-11-12T17:17:00Z">
        <w:r>
          <w:t xml:space="preserve">, </w:t>
        </w:r>
      </w:ins>
      <w:ins w:id="302" w:author="Adrian Moir (amoir)" w:date="2024-11-12T17:01:00Z" w16du:dateUtc="2024-11-12T17:01:00Z">
        <w:r>
          <w:t xml:space="preserve">QoreStor </w:t>
        </w:r>
        <w:proofErr w:type="spellStart"/>
        <w:r>
          <w:t>checks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see</w:t>
        </w:r>
        <w:proofErr w:type="spellEnd"/>
        <w:r>
          <w:t xml:space="preserve"> </w:t>
        </w:r>
        <w:proofErr w:type="spellStart"/>
        <w:r>
          <w:t>if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meta-data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if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meta-data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</w:t>
        </w:r>
      </w:ins>
      <w:proofErr w:type="spellEnd"/>
      <w:ins w:id="303" w:author="Adrian Moir (amoir)" w:date="2024-11-12T17:02:00Z" w16du:dateUtc="2024-11-12T17:02:00Z">
        <w:r>
          <w:t xml:space="preserve"> </w:t>
        </w:r>
        <w:proofErr w:type="spellStart"/>
        <w:r>
          <w:t>storage</w:t>
        </w:r>
      </w:ins>
      <w:proofErr w:type="spellEnd"/>
      <w:ins w:id="304" w:author="Adrian Moir (amoir)" w:date="2024-11-12T17:15:00Z" w16du:dateUtc="2024-11-12T17:15:00Z">
        <w:r>
          <w:t xml:space="preserve"> as </w:t>
        </w:r>
        <w:proofErr w:type="spellStart"/>
        <w:r>
          <w:t>well</w:t>
        </w:r>
      </w:ins>
      <w:proofErr w:type="spellEnd"/>
      <w:ins w:id="305" w:author="Adrian Moir (amoir)" w:date="2024-11-12T17:02:00Z" w16du:dateUtc="2024-11-12T17:02:00Z">
        <w:r>
          <w:t xml:space="preserve">. </w:t>
        </w:r>
        <w:proofErr w:type="spellStart"/>
        <w:r>
          <w:t>If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meta-data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storage</w:t>
        </w:r>
        <w:proofErr w:type="spellEnd"/>
        <w:r>
          <w:t xml:space="preserve"> </w:t>
        </w:r>
        <w:proofErr w:type="spellStart"/>
        <w:r>
          <w:t>doesn’t</w:t>
        </w:r>
        <w:proofErr w:type="spellEnd"/>
        <w:r>
          <w:t xml:space="preserve"> </w:t>
        </w:r>
      </w:ins>
      <w:proofErr w:type="spellStart"/>
      <w:ins w:id="306" w:author="Adrian Moir (amoir)" w:date="2024-11-12T17:04:00Z" w16du:dateUtc="2024-11-12T17:04:00Z">
        <w:r>
          <w:t>y</w:t>
        </w:r>
      </w:ins>
      <w:ins w:id="307" w:author="Adrian Moir (amoir)" w:date="2024-11-12T17:02:00Z" w16du:dateUtc="2024-11-12T17:02:00Z">
        <w:r>
          <w:t>et</w:t>
        </w:r>
        <w:proofErr w:type="spellEnd"/>
        <w:r>
          <w:t xml:space="preserve"> </w:t>
        </w:r>
      </w:ins>
      <w:proofErr w:type="spellStart"/>
      <w:ins w:id="308" w:author="Adrian Moir (amoir)" w:date="2024-11-12T17:03:00Z" w16du:dateUtc="2024-11-12T17:03:00Z">
        <w:r>
          <w:t>exist</w:t>
        </w:r>
      </w:ins>
      <w:proofErr w:type="spellEnd"/>
      <w:ins w:id="309" w:author="Adrian Moir (amoir)" w:date="2024-11-12T17:02:00Z" w16du:dateUtc="2024-11-12T17:02:00Z">
        <w:r>
          <w:t xml:space="preserve">, </w:t>
        </w:r>
        <w:proofErr w:type="spellStart"/>
        <w:r>
          <w:t>then</w:t>
        </w:r>
        <w:proofErr w:type="spellEnd"/>
        <w:r>
          <w:t xml:space="preserve"> </w:t>
        </w:r>
        <w:proofErr w:type="spellStart"/>
        <w:r>
          <w:t>we</w:t>
        </w:r>
        <w:proofErr w:type="spellEnd"/>
        <w:r>
          <w:t xml:space="preserve"> </w:t>
        </w:r>
        <w:proofErr w:type="spellStart"/>
        <w:r>
          <w:t>copy</w:t>
        </w:r>
        <w:proofErr w:type="spellEnd"/>
        <w:r>
          <w:t xml:space="preserve"> </w:t>
        </w:r>
        <w:proofErr w:type="spellStart"/>
        <w:r>
          <w:t>it</w:t>
        </w:r>
        <w:proofErr w:type="spellEnd"/>
        <w:r>
          <w:t xml:space="preserve"> </w:t>
        </w:r>
        <w:proofErr w:type="spellStart"/>
        <w:r>
          <w:t>out</w:t>
        </w:r>
        <w:proofErr w:type="spellEnd"/>
        <w:r>
          <w:t xml:space="preserve"> </w:t>
        </w:r>
      </w:ins>
      <w:proofErr w:type="spellStart"/>
      <w:ins w:id="310" w:author="Adrian Moir (amoir)" w:date="2024-11-12T17:03:00Z" w16du:dateUtc="2024-11-12T17:03:00Z">
        <w:r>
          <w:t>to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storage</w:t>
        </w:r>
      </w:ins>
      <w:proofErr w:type="spellEnd"/>
      <w:ins w:id="311" w:author="Adrian Moir (amoir)" w:date="2024-11-12T17:10:00Z" w16du:dateUtc="2024-11-12T17:10:00Z">
        <w:r>
          <w:t xml:space="preserve"> </w:t>
        </w:r>
        <w:proofErr w:type="spellStart"/>
        <w:r>
          <w:t>along</w:t>
        </w:r>
        <w:proofErr w:type="spellEnd"/>
        <w:r>
          <w:t xml:space="preserve"> </w:t>
        </w:r>
        <w:proofErr w:type="spellStart"/>
        <w:r>
          <w:t>with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proofErr w:type="spellStart"/>
      <w:ins w:id="312" w:author="Adrian Moir (amoir)" w:date="2024-11-12T17:15:00Z" w16du:dateUtc="2024-11-12T17:15:00Z">
        <w:r>
          <w:t>file</w:t>
        </w:r>
        <w:proofErr w:type="spellEnd"/>
        <w:r>
          <w:t xml:space="preserve"> </w:t>
        </w:r>
      </w:ins>
      <w:proofErr w:type="spellStart"/>
      <w:ins w:id="313" w:author="Adrian Moir (amoir)" w:date="2024-11-12T17:10:00Z" w16du:dateUtc="2024-11-12T17:10:00Z">
        <w:r>
          <w:t>data</w:t>
        </w:r>
      </w:ins>
      <w:proofErr w:type="spellEnd"/>
      <w:ins w:id="314" w:author="Adrian Moir (amoir)" w:date="2024-11-12T17:03:00Z" w16du:dateUtc="2024-11-12T17:03:00Z">
        <w:r>
          <w:t xml:space="preserve">. </w:t>
        </w:r>
      </w:ins>
      <w:proofErr w:type="spellStart"/>
      <w:ins w:id="315" w:author="Adrian Moir (amoir)" w:date="2024-11-12T17:04:00Z" w16du:dateUtc="2024-11-12T17:04:00Z">
        <w:r>
          <w:t>If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meta-data</w:t>
        </w:r>
        <w:proofErr w:type="spellEnd"/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  <w:proofErr w:type="spellStart"/>
        <w:r>
          <w:t>source</w:t>
        </w:r>
        <w:proofErr w:type="spellEnd"/>
        <w:r>
          <w:t xml:space="preserve"> </w:t>
        </w:r>
        <w:proofErr w:type="spellStart"/>
        <w:r>
          <w:t>file</w:t>
        </w:r>
        <w:proofErr w:type="spellEnd"/>
        <w:r>
          <w:t xml:space="preserve"> </w:t>
        </w:r>
      </w:ins>
      <w:proofErr w:type="spellStart"/>
      <w:ins w:id="316" w:author="Adrian Moir (amoir)" w:date="2024-11-12T17:10:00Z" w16du:dateUtc="2024-11-12T17:10:00Z">
        <w:r>
          <w:t>exists</w:t>
        </w:r>
      </w:ins>
      <w:proofErr w:type="spellEnd"/>
      <w:ins w:id="317" w:author="Adrian Moir (amoir)" w:date="2024-11-12T17:04:00Z" w16du:dateUtc="2024-11-12T17:04:00Z">
        <w:r>
          <w:t xml:space="preserve"> </w:t>
        </w:r>
        <w:proofErr w:type="spellStart"/>
        <w:r>
          <w:t>locally</w:t>
        </w:r>
        <w:proofErr w:type="spellEnd"/>
        <w:r>
          <w:t xml:space="preserve"> </w:t>
        </w:r>
      </w:ins>
      <w:proofErr w:type="spellStart"/>
      <w:ins w:id="318" w:author="Adrian Moir (amoir)" w:date="2024-11-12T17:15:00Z" w16du:dateUtc="2024-11-12T17:15:00Z">
        <w:r>
          <w:t>and</w:t>
        </w:r>
        <w:proofErr w:type="spellEnd"/>
        <w:r>
          <w:t xml:space="preserve">,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>,</w:t>
        </w:r>
      </w:ins>
      <w:ins w:id="319" w:author="Adrian Moir (amoir)" w:date="2024-11-12T17:04:00Z" w16du:dateUtc="2024-11-12T17:04:00Z">
        <w:r>
          <w:t xml:space="preserve"> </w:t>
        </w:r>
        <w:proofErr w:type="spellStart"/>
        <w:r>
          <w:t>but</w:t>
        </w:r>
        <w:proofErr w:type="spellEnd"/>
        <w:r>
          <w:t xml:space="preserve"> </w:t>
        </w:r>
        <w:proofErr w:type="spellStart"/>
        <w:r>
          <w:t>they</w:t>
        </w:r>
        <w:proofErr w:type="spellEnd"/>
        <w:r>
          <w:t xml:space="preserve"> </w:t>
        </w:r>
        <w:proofErr w:type="spellStart"/>
        <w:r>
          <w:t>do</w:t>
        </w:r>
        <w:proofErr w:type="spellEnd"/>
        <w:r>
          <w:t xml:space="preserve"> </w:t>
        </w:r>
        <w:proofErr w:type="spellStart"/>
        <w:r>
          <w:t>not</w:t>
        </w:r>
        <w:proofErr w:type="spellEnd"/>
        <w:r>
          <w:t xml:space="preserve"> </w:t>
        </w:r>
        <w:proofErr w:type="spellStart"/>
        <w:r>
          <w:t>match</w:t>
        </w:r>
        <w:proofErr w:type="spellEnd"/>
        <w:r>
          <w:t xml:space="preserve"> QoreStor</w:t>
        </w:r>
      </w:ins>
      <w:ins w:id="320" w:author="Adrian Moir (amoir)" w:date="2024-11-12T17:05:00Z" w16du:dateUtc="2024-11-12T17:05:00Z">
        <w:r>
          <w:t xml:space="preserve"> </w:t>
        </w:r>
      </w:ins>
      <w:proofErr w:type="spellStart"/>
      <w:ins w:id="321" w:author="Adrian Moir (amoir)" w:date="2024-11-12T17:10:00Z" w16du:dateUtc="2024-11-12T17:10:00Z">
        <w:r>
          <w:t>performs</w:t>
        </w:r>
      </w:ins>
      <w:proofErr w:type="spellEnd"/>
      <w:ins w:id="322" w:author="Adrian Moir (amoir)" w:date="2024-11-12T17:05:00Z" w16du:dateUtc="2024-11-12T17:05:00Z">
        <w:r>
          <w:t xml:space="preserve"> </w:t>
        </w:r>
        <w:proofErr w:type="spellStart"/>
        <w:r>
          <w:t>an</w:t>
        </w:r>
        <w:proofErr w:type="spellEnd"/>
        <w:r>
          <w:t xml:space="preserve"> </w:t>
        </w:r>
        <w:proofErr w:type="spellStart"/>
        <w:r>
          <w:t>update</w:t>
        </w:r>
      </w:ins>
      <w:proofErr w:type="spellEnd"/>
      <w:ins w:id="323" w:author="Adrian Moir (amoir)" w:date="2024-11-12T17:10:00Z" w16du:dateUtc="2024-11-12T17:10:00Z"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relinks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new</w:t>
        </w:r>
        <w:proofErr w:type="spellEnd"/>
        <w:r>
          <w:t xml:space="preserve"> </w:t>
        </w:r>
        <w:proofErr w:type="spellStart"/>
        <w:r>
          <w:t>meta-data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</w:ins>
      <w:proofErr w:type="spellStart"/>
      <w:ins w:id="324" w:author="Adrian Moir (amoir)" w:date="2024-11-13T15:17:00Z" w16du:dateUtc="2024-11-13T15:17:00Z">
        <w:r>
          <w:t>due</w:t>
        </w:r>
        <w:proofErr w:type="spellEnd"/>
        <w:r>
          <w:t xml:space="preserve"> </w:t>
        </w:r>
      </w:ins>
      <w:proofErr w:type="spellStart"/>
      <w:ins w:id="325" w:author="Adrian Moir (amoir)" w:date="2024-11-13T15:16:00Z" w16du:dateUtc="2024-11-13T15:16:00Z">
        <w:r>
          <w:t>to</w:t>
        </w:r>
      </w:ins>
      <w:proofErr w:type="spellEnd"/>
      <w:ins w:id="326" w:author="Adrian Moir (amoir)" w:date="2024-11-13T15:17:00Z" w16du:dateUtc="2024-11-13T15:17:00Z"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copied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</w:ins>
      <w:proofErr w:type="spellStart"/>
      <w:ins w:id="327" w:author="Adrian Moir (amoir)" w:date="2024-11-12T17:10:00Z" w16du:dateUtc="2024-11-12T17:10:00Z">
        <w:r>
          <w:t>cloud</w:t>
        </w:r>
        <w:proofErr w:type="spellEnd"/>
        <w:r>
          <w:t>.</w:t>
        </w:r>
      </w:ins>
    </w:p>
    <w:p w14:paraId="2E944566" w14:textId="77777777" w:rsidR="002E0EAC" w:rsidRDefault="002E0EAC" w:rsidP="002E0EAC">
      <w:pPr>
        <w:ind w:left="1440"/>
        <w:rPr>
          <w:ins w:id="328" w:author="Adrian Moir (amoir)" w:date="2024-11-12T17:22:00Z" w16du:dateUtc="2024-11-12T17:22:00Z"/>
        </w:rPr>
      </w:pPr>
      <w:proofErr w:type="spellStart"/>
      <w:r>
        <w:t>However</w:t>
      </w:r>
      <w:proofErr w:type="spellEnd"/>
      <w:r>
        <w:t>,</w:t>
      </w:r>
      <w:r w:rsidRPr="004D4393">
        <w:t xml:space="preserve"> </w:t>
      </w:r>
      <w:proofErr w:type="spellStart"/>
      <w:r>
        <w:t>we</w:t>
      </w:r>
      <w:proofErr w:type="spellEnd"/>
      <w:r w:rsidRPr="004D4393"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 w:rsidRPr="004D4393">
        <w:t>regression</w:t>
      </w:r>
      <w:proofErr w:type="spellEnd"/>
      <w:r w:rsidRPr="004D4393">
        <w:t xml:space="preserve"> </w:t>
      </w:r>
      <w:proofErr w:type="spellStart"/>
      <w:r>
        <w:t>bug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ins w:id="329" w:author="Adrian Moir (amoir)" w:date="2024-11-12T17:05:00Z" w16du:dateUtc="2024-11-12T17:05:00Z">
        <w:r>
          <w:t xml:space="preserve">QoreStor </w:t>
        </w:r>
        <w:proofErr w:type="spellStart"/>
        <w:r>
          <w:t>file</w:t>
        </w:r>
        <w:proofErr w:type="spellEnd"/>
        <w:r>
          <w:t xml:space="preserve"> </w:t>
        </w:r>
        <w:proofErr w:type="spellStart"/>
        <w:r>
          <w:t>systems</w:t>
        </w:r>
        <w:proofErr w:type="spellEnd"/>
        <w:r>
          <w:t xml:space="preserve"> </w:t>
        </w:r>
        <w:proofErr w:type="spellStart"/>
        <w:r>
          <w:t>daemon</w:t>
        </w:r>
        <w:proofErr w:type="spellEnd"/>
        <w:r>
          <w:t xml:space="preserve"> </w:t>
        </w:r>
      </w:ins>
      <w:del w:id="330" w:author="Adrian Moir (amoir)" w:date="2024-11-12T17:05:00Z" w16du:dateUtc="2024-11-12T17:05:00Z">
        <w:r w:rsidRPr="00EA12B5" w:rsidDel="005D1985">
          <w:rPr>
            <w:rFonts w:ascii="Courier New" w:hAnsi="Courier New" w:cs="Courier New"/>
            <w:sz w:val="20"/>
            <w:szCs w:val="20"/>
          </w:rPr>
          <w:delText>ocafsd</w:delText>
        </w:r>
        <w:r w:rsidDel="005D1985">
          <w:delText xml:space="preserve"> </w:delText>
        </w:r>
      </w:del>
      <w:proofErr w:type="spellStart"/>
      <w:r>
        <w:t>binary</w:t>
      </w:r>
      <w:proofErr w:type="spellEnd"/>
      <w:r>
        <w:t xml:space="preserve"> </w:t>
      </w:r>
      <w:proofErr w:type="spellStart"/>
      <w:r>
        <w:t>relating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Pr="004D4393">
        <w:t>the</w:t>
      </w:r>
      <w:proofErr w:type="spellEnd"/>
      <w:r w:rsidRPr="004D4393">
        <w:t xml:space="preserve"> </w:t>
      </w:r>
      <w:ins w:id="331" w:author="Adrian Moir (amoir)" w:date="2024-11-12T17:05:00Z" w16du:dateUtc="2024-11-12T17:05:00Z">
        <w:r>
          <w:t>‘</w:t>
        </w:r>
        <w:proofErr w:type="spellStart"/>
        <w:r>
          <w:t>do</w:t>
        </w:r>
        <w:proofErr w:type="spellEnd"/>
        <w:r>
          <w:t xml:space="preserve"> </w:t>
        </w:r>
        <w:proofErr w:type="spellStart"/>
        <w:r>
          <w:t>not</w:t>
        </w:r>
        <w:proofErr w:type="spellEnd"/>
        <w:r>
          <w:t xml:space="preserve"> </w:t>
        </w:r>
        <w:proofErr w:type="spellStart"/>
        <w:r>
          <w:t>match</w:t>
        </w:r>
        <w:proofErr w:type="spellEnd"/>
        <w:r>
          <w:t xml:space="preserve">’ </w:t>
        </w:r>
      </w:ins>
      <w:del w:id="332" w:author="Adrian Moir (amoir)" w:date="2024-11-12T17:05:00Z" w16du:dateUtc="2024-11-12T17:05:00Z">
        <w:r w:rsidRPr="004D4393" w:rsidDel="005D1985">
          <w:delText xml:space="preserve">red marked </w:delText>
        </w:r>
      </w:del>
      <w:proofErr w:type="spellStart"/>
      <w:r w:rsidRPr="004D4393">
        <w:t>condition</w:t>
      </w:r>
      <w:proofErr w:type="spellEnd"/>
      <w:r w:rsidRPr="004D4393">
        <w:t xml:space="preserve"> </w:t>
      </w:r>
      <w:proofErr w:type="spellStart"/>
      <w:r>
        <w:t>above</w:t>
      </w:r>
      <w:proofErr w:type="spellEnd"/>
      <w:r>
        <w:t xml:space="preserve">. It </w:t>
      </w:r>
      <w:proofErr w:type="spellStart"/>
      <w:r>
        <w:t>causes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ins w:id="333" w:author="Adrian Moir (amoir)" w:date="2024-11-12T17:20:00Z" w16du:dateUtc="2024-11-12T17:20:00Z">
        <w:r>
          <w:t>cloud</w:t>
        </w:r>
        <w:proofErr w:type="spellEnd"/>
        <w:r>
          <w:t xml:space="preserve"> </w:t>
        </w:r>
        <w:proofErr w:type="spellStart"/>
        <w:r>
          <w:t>copy</w:t>
        </w:r>
        <w:proofErr w:type="spellEnd"/>
        <w:r>
          <w:t xml:space="preserve"> </w:t>
        </w:r>
      </w:ins>
      <w:proofErr w:type="spellStart"/>
      <w:r>
        <w:t>selection</w:t>
      </w:r>
      <w:proofErr w:type="spellEnd"/>
      <w:r>
        <w:t xml:space="preserve"> </w:t>
      </w:r>
      <w:proofErr w:type="spellStart"/>
      <w:r>
        <w:t>to</w:t>
      </w:r>
      <w:proofErr w:type="spellEnd"/>
      <w:r w:rsidRPr="004D4393">
        <w:t xml:space="preserve"> </w:t>
      </w:r>
      <w:proofErr w:type="spellStart"/>
      <w:r w:rsidRPr="004D4393">
        <w:t>bail</w:t>
      </w:r>
      <w:proofErr w:type="spellEnd"/>
      <w:r w:rsidRPr="004D4393">
        <w:t xml:space="preserve"> </w:t>
      </w:r>
      <w:proofErr w:type="spellStart"/>
      <w:r w:rsidRPr="004D4393">
        <w:t>out</w:t>
      </w:r>
      <w:proofErr w:type="spellEnd"/>
      <w:r w:rsidRPr="004D4393">
        <w:t xml:space="preserve"> </w:t>
      </w:r>
      <w:proofErr w:type="spellStart"/>
      <w:r w:rsidRPr="004D4393">
        <w:t>with</w:t>
      </w:r>
      <w:proofErr w:type="spellEnd"/>
      <w:r w:rsidRPr="004D4393">
        <w:t xml:space="preserve"> </w:t>
      </w:r>
      <w:proofErr w:type="spellStart"/>
      <w:ins w:id="334" w:author="Adrian Moir (amoir)" w:date="2024-11-12T17:06:00Z" w16du:dateUtc="2024-11-12T17:06:00Z">
        <w:r>
          <w:t>an</w:t>
        </w:r>
        <w:proofErr w:type="spellEnd"/>
        <w:r>
          <w:t xml:space="preserve"> </w:t>
        </w:r>
        <w:proofErr w:type="spellStart"/>
        <w:r>
          <w:t>error</w:t>
        </w:r>
        <w:proofErr w:type="spellEnd"/>
        <w:r>
          <w:t xml:space="preserve"> </w:t>
        </w:r>
      </w:ins>
      <w:del w:id="335" w:author="Adrian Moir (amoir)" w:date="2024-11-12T17:06:00Z" w16du:dateUtc="2024-11-12T17:06:00Z">
        <w:r w:rsidRPr="007925F4" w:rsidDel="00330FD0">
          <w:rPr>
            <w:rFonts w:ascii="Courier New" w:hAnsi="Courier New" w:cs="Courier New"/>
            <w:sz w:val="20"/>
            <w:szCs w:val="20"/>
          </w:rPr>
          <w:delText>ENOENT</w:delText>
        </w:r>
        <w:r w:rsidRPr="004D4393" w:rsidDel="00330FD0">
          <w:delText xml:space="preserve"> </w:delText>
        </w:r>
      </w:del>
      <w:proofErr w:type="spellStart"/>
      <w:r w:rsidRPr="004D4393">
        <w:t>instead</w:t>
      </w:r>
      <w:proofErr w:type="spellEnd"/>
      <w:r w:rsidRPr="004D4393">
        <w:t xml:space="preserve"> </w:t>
      </w:r>
      <w:proofErr w:type="spellStart"/>
      <w:r w:rsidRPr="004D4393">
        <w:t>of</w:t>
      </w:r>
      <w:proofErr w:type="spellEnd"/>
      <w:r w:rsidRPr="004D4393">
        <w:t xml:space="preserve"> </w:t>
      </w:r>
      <w:proofErr w:type="spellStart"/>
      <w:ins w:id="336" w:author="Adrian Moir (amoir)" w:date="2024-11-12T17:07:00Z" w16du:dateUtc="2024-11-12T17:07:00Z">
        <w:r>
          <w:t>running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operation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refresh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cloud-meta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with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newer</w:t>
        </w:r>
        <w:proofErr w:type="spellEnd"/>
        <w:r>
          <w:t xml:space="preserve"> </w:t>
        </w:r>
        <w:proofErr w:type="spellStart"/>
        <w:r>
          <w:t>local</w:t>
        </w:r>
        <w:proofErr w:type="spellEnd"/>
        <w:r>
          <w:t xml:space="preserve"> </w:t>
        </w:r>
        <w:proofErr w:type="spellStart"/>
        <w:r>
          <w:t>meta-data</w:t>
        </w:r>
      </w:ins>
      <w:proofErr w:type="spellEnd"/>
      <w:ins w:id="337" w:author="Adrian Moir (amoir)" w:date="2024-11-13T15:17:00Z" w16du:dateUtc="2024-11-13T15:17:00Z"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copy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cloud</w:t>
        </w:r>
      </w:ins>
      <w:proofErr w:type="spellEnd"/>
      <w:ins w:id="338" w:author="Adrian Moir (amoir)" w:date="2024-11-12T17:07:00Z" w16du:dateUtc="2024-11-12T17:07:00Z">
        <w:r>
          <w:t xml:space="preserve">. </w:t>
        </w:r>
      </w:ins>
      <w:del w:id="339" w:author="Adrian Moir (amoir)" w:date="2024-11-12T17:06:00Z" w16du:dateUtc="2024-11-12T17:06:00Z">
        <w:r w:rsidRPr="004D4393" w:rsidDel="00BD7AD7">
          <w:delText>falling into th</w:delText>
        </w:r>
        <w:r w:rsidDel="00BD7AD7">
          <w:delText>e</w:delText>
        </w:r>
        <w:r w:rsidRPr="004D4393" w:rsidDel="00BD7AD7">
          <w:delText xml:space="preserve"> </w:delText>
        </w:r>
      </w:del>
      <w:del w:id="340" w:author="Adrian Moir (amoir)" w:date="2024-11-12T17:07:00Z" w16du:dateUtc="2024-11-12T17:07:00Z">
        <w:r w:rsidRPr="004D4393" w:rsidDel="000D2D4B">
          <w:delText>els</w:delText>
        </w:r>
        <w:r w:rsidDel="000D2D4B">
          <w:delText>e</w:delText>
        </w:r>
        <w:r w:rsidRPr="004D4393" w:rsidDel="000D2D4B">
          <w:delText xml:space="preserve"> case</w:delText>
        </w:r>
        <w:r w:rsidDel="000D2D4B">
          <w:delText xml:space="preserve"> </w:delText>
        </w:r>
        <w:r w:rsidRPr="004D4393" w:rsidDel="000D2D4B">
          <w:delText xml:space="preserve">(green) of </w:delText>
        </w:r>
        <w:r w:rsidDel="000D2D4B">
          <w:delText>‘</w:delText>
        </w:r>
        <w:r w:rsidRPr="00B078C6" w:rsidDel="000D2D4B">
          <w:rPr>
            <w:i/>
            <w:iCs/>
          </w:rPr>
          <w:delText>unlink existing file and creating new file’</w:delText>
        </w:r>
        <w:r w:rsidRPr="004D4393" w:rsidDel="000D2D4B">
          <w:delText>.  </w:delText>
        </w:r>
      </w:del>
      <w:ins w:id="341" w:author="Adrian Moir (amoir)" w:date="2024-11-12T17:07:00Z" w16du:dateUtc="2024-11-12T17:07:00Z">
        <w:r>
          <w:t xml:space="preserve">As a </w:t>
        </w:r>
        <w:proofErr w:type="spellStart"/>
        <w:r>
          <w:t>result</w:t>
        </w:r>
        <w:proofErr w:type="spellEnd"/>
        <w:r>
          <w:t xml:space="preserve"> </w:t>
        </w:r>
      </w:ins>
      <w:del w:id="342" w:author="Adrian Moir (amoir)" w:date="2024-11-12T17:07:00Z" w16du:dateUtc="2024-11-12T17:07:00Z">
        <w:r w:rsidRPr="004D4393" w:rsidDel="000D2D4B">
          <w:delText>So</w:delText>
        </w:r>
        <w:r w:rsidDel="000D2D4B">
          <w:delText>,</w:delText>
        </w:r>
        <w:r w:rsidRPr="004D4393" w:rsidDel="000D2D4B">
          <w:delText xml:space="preserve"> </w:delText>
        </w:r>
      </w:del>
      <w:proofErr w:type="spellStart"/>
      <w:r w:rsidRPr="004D4393">
        <w:t>all</w:t>
      </w:r>
      <w:proofErr w:type="spellEnd"/>
      <w:r w:rsidRPr="004D4393">
        <w:t xml:space="preserve"> </w:t>
      </w:r>
      <w:proofErr w:type="spellStart"/>
      <w:r w:rsidRPr="004D4393">
        <w:t>files</w:t>
      </w:r>
      <w:proofErr w:type="spellEnd"/>
      <w:r w:rsidRPr="004D4393"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 w:rsidRPr="004D4393">
        <w:t>are</w:t>
      </w:r>
      <w:proofErr w:type="spellEnd"/>
      <w:r w:rsidRPr="004D4393">
        <w:t xml:space="preserve"> </w:t>
      </w:r>
      <w:proofErr w:type="spellStart"/>
      <w:ins w:id="343" w:author="Adrian Moir (amoir)" w:date="2024-11-12T17:20:00Z" w16du:dateUtc="2024-11-12T17:20:00Z">
        <w:r>
          <w:t>in</w:t>
        </w:r>
        <w:proofErr w:type="spellEnd"/>
        <w:r>
          <w:t xml:space="preserve">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particular</w:t>
        </w:r>
        <w:proofErr w:type="spellEnd"/>
        <w:r>
          <w:t xml:space="preserve"> </w:t>
        </w:r>
        <w:proofErr w:type="spellStart"/>
        <w:r>
          <w:t>state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are</w:t>
        </w:r>
        <w:proofErr w:type="spellEnd"/>
        <w:r>
          <w:t xml:space="preserve"> </w:t>
        </w:r>
        <w:proofErr w:type="spellStart"/>
        <w:r>
          <w:t>due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copied</w:t>
        </w:r>
      </w:ins>
      <w:proofErr w:type="spellEnd"/>
      <w:ins w:id="344" w:author="Adrian Moir (amoir)" w:date="2024-11-12T17:21:00Z" w16du:dateUtc="2024-11-12T17:21:00Z">
        <w:r>
          <w:t xml:space="preserve"> </w:t>
        </w:r>
      </w:ins>
      <w:del w:id="345" w:author="Adrian Moir (amoir)" w:date="2024-11-12T17:20:00Z" w16du:dateUtc="2024-11-12T17:20:00Z">
        <w:r w:rsidRPr="004D4393" w:rsidDel="000A4409">
          <w:delText>just coming</w:delText>
        </w:r>
      </w:del>
      <w:r w:rsidRPr="004D4393">
        <w:t xml:space="preserve"> </w:t>
      </w:r>
      <w:proofErr w:type="spellStart"/>
      <w:ins w:id="346" w:author="Adrian Moir (amoir)" w:date="2024-11-12T17:21:00Z" w16du:dateUtc="2024-11-12T17:21:00Z">
        <w:r>
          <w:t>to</w:t>
        </w:r>
      </w:ins>
      <w:proofErr w:type="spellEnd"/>
      <w:del w:id="347" w:author="Adrian Moir (amoir)" w:date="2024-11-12T17:21:00Z" w16du:dateUtc="2024-11-12T17:21:00Z">
        <w:r w:rsidRPr="004D4393" w:rsidDel="000A4409">
          <w:delText>for</w:delText>
        </w:r>
      </w:del>
      <w:r w:rsidRPr="004D4393">
        <w:t xml:space="preserve"> </w:t>
      </w:r>
      <w:proofErr w:type="spellStart"/>
      <w:r w:rsidRPr="004D4393">
        <w:t>cloud</w:t>
      </w:r>
      <w:proofErr w:type="spellEnd"/>
      <w:del w:id="348" w:author="Adrian Moir (amoir)" w:date="2024-11-12T17:21:00Z" w16du:dateUtc="2024-11-12T17:21:00Z">
        <w:r w:rsidRPr="004D4393" w:rsidDel="000A4409">
          <w:delText xml:space="preserve"> replication</w:delText>
        </w:r>
      </w:del>
      <w:r w:rsidRPr="004D4393">
        <w:t xml:space="preserve">, </w:t>
      </w:r>
      <w:proofErr w:type="spellStart"/>
      <w:r w:rsidRPr="004D4393">
        <w:t>they</w:t>
      </w:r>
      <w:proofErr w:type="spellEnd"/>
      <w:r w:rsidRPr="004D4393">
        <w:t xml:space="preserve"> </w:t>
      </w:r>
      <w:del w:id="349" w:author="Adrian Moir (amoir)" w:date="2024-11-12T17:08:00Z" w16du:dateUtc="2024-11-12T17:08:00Z">
        <w:r w:rsidRPr="004D4393" w:rsidDel="000D2D4B">
          <w:delText>are</w:delText>
        </w:r>
      </w:del>
      <w:r w:rsidRPr="004D4393">
        <w:t xml:space="preserve"> </w:t>
      </w:r>
      <w:proofErr w:type="spellStart"/>
      <w:r w:rsidRPr="004D4393">
        <w:t>fail</w:t>
      </w:r>
      <w:proofErr w:type="spellEnd"/>
      <w:del w:id="350" w:author="Adrian Moir (amoir)" w:date="2024-11-12T17:13:00Z" w16du:dateUtc="2024-11-12T17:13:00Z">
        <w:r w:rsidRPr="004D4393" w:rsidDel="00D626AC">
          <w:delText>ing</w:delText>
        </w:r>
      </w:del>
      <w:r w:rsidRPr="004D4393">
        <w:t xml:space="preserve"> </w:t>
      </w:r>
      <w:proofErr w:type="spellStart"/>
      <w:r w:rsidRPr="004D4393">
        <w:t>with</w:t>
      </w:r>
      <w:proofErr w:type="spellEnd"/>
      <w:ins w:id="351" w:author="Adrian Moir (amoir)" w:date="2024-11-12T17:08:00Z" w16du:dateUtc="2024-11-12T17:08:00Z">
        <w:r>
          <w:rPr>
            <w:rFonts w:ascii="Courier New" w:hAnsi="Courier New" w:cs="Courier New"/>
            <w:sz w:val="20"/>
            <w:szCs w:val="20"/>
          </w:rPr>
          <w:t xml:space="preserve"> </w:t>
        </w:r>
        <w:proofErr w:type="spellStart"/>
        <w:r w:rsidRPr="000D2D4B">
          <w:rPr>
            <w:rFonts w:asciiTheme="minorHAnsi" w:hAnsiTheme="minorHAnsi" w:cstheme="minorBidi"/>
            <w:sz w:val="24"/>
            <w:szCs w:val="24"/>
            <w:rPrChange w:id="352" w:author="Adrian Moir (amoir)" w:date="2024-11-12T17:08:00Z" w16du:dateUtc="2024-11-12T17:08:00Z">
              <w:rPr>
                <w:rFonts w:ascii="Courier New" w:hAnsi="Courier New" w:cs="Courier New"/>
                <w:sz w:val="20"/>
                <w:szCs w:val="20"/>
              </w:rPr>
            </w:rPrChange>
          </w:rPr>
          <w:t>the</w:t>
        </w:r>
        <w:proofErr w:type="spellEnd"/>
        <w:r w:rsidRPr="000D2D4B">
          <w:rPr>
            <w:rFonts w:asciiTheme="minorHAnsi" w:hAnsiTheme="minorHAnsi" w:cstheme="minorBidi"/>
            <w:sz w:val="24"/>
            <w:szCs w:val="24"/>
            <w:rPrChange w:id="353" w:author="Adrian Moir (amoir)" w:date="2024-11-12T17:08:00Z" w16du:dateUtc="2024-11-12T17:08:00Z">
              <w:rPr>
                <w:rFonts w:ascii="Courier New" w:hAnsi="Courier New" w:cs="Courier New"/>
                <w:sz w:val="20"/>
                <w:szCs w:val="20"/>
              </w:rPr>
            </w:rPrChange>
          </w:rPr>
          <w:t xml:space="preserve"> </w:t>
        </w:r>
        <w:proofErr w:type="spellStart"/>
        <w:r w:rsidRPr="000D2D4B">
          <w:rPr>
            <w:rFonts w:asciiTheme="minorHAnsi" w:hAnsiTheme="minorHAnsi" w:cstheme="minorBidi"/>
            <w:sz w:val="24"/>
            <w:szCs w:val="24"/>
            <w:rPrChange w:id="354" w:author="Adrian Moir (amoir)" w:date="2024-11-12T17:08:00Z" w16du:dateUtc="2024-11-12T17:08:00Z">
              <w:rPr>
                <w:rFonts w:ascii="Courier New" w:hAnsi="Courier New" w:cs="Courier New"/>
                <w:sz w:val="20"/>
                <w:szCs w:val="20"/>
              </w:rPr>
            </w:rPrChange>
          </w:rPr>
          <w:t>error</w:t>
        </w:r>
        <w:proofErr w:type="spellEnd"/>
        <w:r>
          <w:rPr>
            <w:rFonts w:ascii="Courier New" w:hAnsi="Courier New" w:cs="Courier New"/>
            <w:sz w:val="20"/>
            <w:szCs w:val="20"/>
          </w:rPr>
          <w:t xml:space="preserve"> </w:t>
        </w:r>
      </w:ins>
      <w:del w:id="355" w:author="Adrian Moir (amoir)" w:date="2024-11-12T17:08:00Z" w16du:dateUtc="2024-11-12T17:08:00Z">
        <w:r w:rsidRPr="004D4393" w:rsidDel="000D2D4B">
          <w:delText xml:space="preserve"> </w:delText>
        </w:r>
        <w:r w:rsidRPr="007925F4" w:rsidDel="000D2D4B">
          <w:rPr>
            <w:rFonts w:ascii="Courier New" w:hAnsi="Courier New" w:cs="Courier New"/>
            <w:sz w:val="20"/>
            <w:szCs w:val="20"/>
          </w:rPr>
          <w:delText>ENOENT</w:delText>
        </w:r>
        <w:r w:rsidDel="000D2D4B">
          <w:rPr>
            <w:rFonts w:ascii="Courier New" w:hAnsi="Courier New" w:cs="Courier New"/>
            <w:sz w:val="20"/>
            <w:szCs w:val="20"/>
          </w:rPr>
          <w:delText xml:space="preserve"> </w:delText>
        </w:r>
      </w:del>
      <w:proofErr w:type="spellStart"/>
      <w:r w:rsidRPr="004D4393">
        <w:t>right</w:t>
      </w:r>
      <w:proofErr w:type="spellEnd"/>
      <w:r w:rsidRPr="004D4393">
        <w:t xml:space="preserve"> </w:t>
      </w:r>
      <w:proofErr w:type="spellStart"/>
      <w:r w:rsidRPr="004D4393">
        <w:t>away</w:t>
      </w:r>
      <w:proofErr w:type="spellEnd"/>
      <w:ins w:id="356" w:author="Adrian Moir (amoir)" w:date="2024-11-12T17:21:00Z" w16du:dateUtc="2024-11-12T17:21:00Z">
        <w:r>
          <w:t>.</w:t>
        </w:r>
      </w:ins>
      <w:del w:id="357" w:author="Adrian Moir (amoir)" w:date="2024-11-12T17:21:00Z" w16du:dateUtc="2024-11-12T17:21:00Z">
        <w:r w:rsidDel="000A4409">
          <w:delText>,</w:delText>
        </w:r>
      </w:del>
      <w:r>
        <w:t xml:space="preserve"> </w:t>
      </w:r>
      <w:proofErr w:type="spellStart"/>
      <w:ins w:id="358" w:author="Adrian Moir (amoir)" w:date="2024-11-13T15:18:00Z" w16du:dateUtc="2024-11-13T15:18:00Z">
        <w:r>
          <w:t>This</w:t>
        </w:r>
        <w:proofErr w:type="spellEnd"/>
        <w:r>
          <w:t xml:space="preserve"> </w:t>
        </w:r>
      </w:ins>
      <w:del w:id="359" w:author="Adrian Moir (amoir)" w:date="2024-11-12T17:08:00Z" w16du:dateUtc="2024-11-12T17:08:00Z">
        <w:r w:rsidDel="00FB03A0">
          <w:delText xml:space="preserve">that </w:delText>
        </w:r>
      </w:del>
      <w:proofErr w:type="spellStart"/>
      <w:ins w:id="360" w:author="Adrian Moir (amoir)" w:date="2024-11-13T15:18:00Z" w16du:dateUtc="2024-11-13T15:18:00Z">
        <w:r>
          <w:t>d</w:t>
        </w:r>
      </w:ins>
      <w:del w:id="361" w:author="Adrian Moir (amoir)" w:date="2024-11-12T17:21:00Z" w16du:dateUtc="2024-11-12T17:21:00Z">
        <w:r w:rsidDel="000A4409">
          <w:delText>d</w:delText>
        </w:r>
      </w:del>
      <w:r>
        <w:t>ata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cloud</w:t>
      </w:r>
      <w:proofErr w:type="spellEnd"/>
      <w:ins w:id="362" w:author="Adrian Moir (amoir)" w:date="2024-11-12T17:21:00Z" w16du:dateUtc="2024-11-12T17:21:00Z">
        <w:r>
          <w:t xml:space="preserve"> </w:t>
        </w:r>
        <w:proofErr w:type="spellStart"/>
        <w:r>
          <w:t>as</w:t>
        </w:r>
        <w:proofErr w:type="spellEnd"/>
        <w:r>
          <w:t xml:space="preserve"> </w:t>
        </w:r>
        <w:proofErr w:type="spellStart"/>
        <w:r>
          <w:t>it</w:t>
        </w:r>
        <w:proofErr w:type="spellEnd"/>
        <w:r>
          <w:t xml:space="preserve"> </w:t>
        </w:r>
        <w:proofErr w:type="spellStart"/>
        <w:r>
          <w:t>should</w:t>
        </w:r>
        <w:proofErr w:type="spellEnd"/>
        <w:r>
          <w:t xml:space="preserve"> </w:t>
        </w:r>
        <w:proofErr w:type="spellStart"/>
        <w:r>
          <w:t>be</w:t>
        </w:r>
      </w:ins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. </w:t>
      </w:r>
      <w:proofErr w:type="spellStart"/>
      <w:r>
        <w:t>Thus</w:t>
      </w:r>
      <w:proofErr w:type="spellEnd"/>
      <w:r>
        <w:t xml:space="preserve">,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. A </w:t>
      </w:r>
      <w:proofErr w:type="spellStart"/>
      <w:r>
        <w:t>new</w:t>
      </w:r>
      <w:proofErr w:type="spellEnd"/>
      <w:r>
        <w:t xml:space="preserve"> </w:t>
      </w:r>
      <w:commentRangeStart w:id="363"/>
      <w:commentRangeStart w:id="364"/>
      <w:proofErr w:type="spellStart"/>
      <w:r>
        <w:t>binary</w:t>
      </w:r>
      <w:commentRangeEnd w:id="363"/>
      <w:proofErr w:type="spellEnd"/>
      <w:r>
        <w:rPr>
          <w:rStyle w:val="CommentReference"/>
        </w:rPr>
        <w:commentReference w:id="363"/>
      </w:r>
      <w:commentRangeEnd w:id="364"/>
      <w:r>
        <w:rPr>
          <w:rStyle w:val="CommentReference"/>
        </w:rPr>
        <w:commentReference w:id="364"/>
      </w:r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bug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updating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content</w:t>
      </w:r>
      <w:proofErr w:type="spellEnd"/>
      <w:r>
        <w:t>.</w:t>
      </w:r>
    </w:p>
    <w:p w14:paraId="09372882" w14:textId="77777777" w:rsidR="002E0EAC" w:rsidDel="00E1737C" w:rsidRDefault="002E0EAC" w:rsidP="002E0EAC">
      <w:pPr>
        <w:ind w:left="1440"/>
        <w:rPr>
          <w:del w:id="365" w:author="Adrian Moir (amoir)" w:date="2024-11-18T17:16:00Z" w16du:dateUtc="2024-11-18T17:16:00Z"/>
        </w:rPr>
      </w:pPr>
      <w:ins w:id="366" w:author="Adrian Moir (amoir)" w:date="2024-11-19T18:09:00Z" w16du:dateUtc="2024-11-19T18:09:00Z">
        <w:r>
          <w:t xml:space="preserve">A </w:t>
        </w:r>
        <w:proofErr w:type="spellStart"/>
        <w:r>
          <w:t>new</w:t>
        </w:r>
        <w:proofErr w:type="spellEnd"/>
        <w:r>
          <w:t xml:space="preserve"> </w:t>
        </w:r>
        <w:proofErr w:type="spellStart"/>
        <w:r>
          <w:t>binary</w:t>
        </w:r>
        <w:proofErr w:type="spellEnd"/>
        <w:r>
          <w:t xml:space="preserve"> </w:t>
        </w:r>
        <w:proofErr w:type="spellStart"/>
        <w:r>
          <w:t>has</w:t>
        </w:r>
        <w:proofErr w:type="spellEnd"/>
        <w:r>
          <w:t xml:space="preserve"> </w:t>
        </w:r>
        <w:proofErr w:type="spellStart"/>
        <w:r>
          <w:t>been</w:t>
        </w:r>
        <w:proofErr w:type="spellEnd"/>
        <w:r>
          <w:t xml:space="preserve"> </w:t>
        </w:r>
      </w:ins>
      <w:proofErr w:type="spellStart"/>
      <w:ins w:id="367" w:author="Adrian Moir (amoir)" w:date="2024-11-12T17:22:00Z" w16du:dateUtc="2024-11-12T17:22:00Z">
        <w:r>
          <w:t>added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a </w:t>
        </w:r>
        <w:proofErr w:type="spellStart"/>
        <w:r>
          <w:t>release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QoreStor </w:t>
        </w:r>
      </w:ins>
      <w:ins w:id="368" w:author="Adrian Moir (amoir)" w:date="2024-11-13T15:18:00Z" w16du:dateUtc="2024-11-13T15:18:00Z">
        <w:r>
          <w:t xml:space="preserve">(7.4.1.173) </w:t>
        </w:r>
      </w:ins>
      <w:proofErr w:type="spellStart"/>
      <w:ins w:id="369" w:author="Adrian Moir (amoir)" w:date="2024-11-12T17:22:00Z" w16du:dateUtc="2024-11-12T17:22:00Z">
        <w:r>
          <w:t>such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condition</w:t>
        </w:r>
        <w:proofErr w:type="spellEnd"/>
        <w:r>
          <w:t xml:space="preserve">, </w:t>
        </w:r>
        <w:proofErr w:type="spellStart"/>
        <w:r>
          <w:t>if</w:t>
        </w:r>
        <w:proofErr w:type="spellEnd"/>
        <w:r>
          <w:t xml:space="preserve"> </w:t>
        </w:r>
        <w:proofErr w:type="spellStart"/>
        <w:r>
          <w:t>met</w:t>
        </w:r>
        <w:proofErr w:type="spellEnd"/>
        <w:r>
          <w:t xml:space="preserve"> </w:t>
        </w:r>
        <w:proofErr w:type="spellStart"/>
        <w:r>
          <w:t>will</w:t>
        </w:r>
        <w:proofErr w:type="spellEnd"/>
        <w:r>
          <w:t xml:space="preserve"> </w:t>
        </w:r>
        <w:proofErr w:type="spellStart"/>
        <w:r>
          <w:t>not</w:t>
        </w:r>
        <w:proofErr w:type="spellEnd"/>
        <w:r>
          <w:t xml:space="preserve"> </w:t>
        </w:r>
        <w:proofErr w:type="spellStart"/>
        <w:r>
          <w:t>cause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error</w:t>
        </w:r>
        <w:proofErr w:type="spellEnd"/>
        <w:r>
          <w:t xml:space="preserve"> </w:t>
        </w:r>
        <w:proofErr w:type="spellStart"/>
        <w:r>
          <w:t>but</w:t>
        </w:r>
        <w:proofErr w:type="spellEnd"/>
        <w:r>
          <w:t xml:space="preserve"> </w:t>
        </w:r>
        <w:proofErr w:type="spellStart"/>
        <w:r>
          <w:t>will</w:t>
        </w:r>
        <w:proofErr w:type="spellEnd"/>
        <w:r>
          <w:t xml:space="preserve"> </w:t>
        </w:r>
        <w:proofErr w:type="spellStart"/>
        <w:r>
          <w:t>relink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proofErr w:type="spellStart"/>
      <w:ins w:id="370" w:author="Adrian Moir (amoir)" w:date="2024-11-12T17:23:00Z" w16du:dateUtc="2024-11-12T17:23:00Z">
        <w:r>
          <w:t>meta-data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files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cloud</w:t>
        </w:r>
        <w:proofErr w:type="spellEnd"/>
        <w:r>
          <w:t xml:space="preserve"> </w:t>
        </w:r>
        <w:proofErr w:type="spellStart"/>
        <w:r>
          <w:t>correctly</w:t>
        </w:r>
        <w:proofErr w:type="spellEnd"/>
        <w:r>
          <w:t>.</w:t>
        </w:r>
      </w:ins>
    </w:p>
    <w:p w14:paraId="2419BD86" w14:textId="77777777" w:rsidR="002E0EAC" w:rsidDel="00E1737C" w:rsidRDefault="002E0EAC" w:rsidP="002E0EAC">
      <w:pPr>
        <w:rPr>
          <w:del w:id="371" w:author="Adrian Moir (amoir)" w:date="2024-11-18T17:16:00Z" w16du:dateUtc="2024-11-18T17:16:00Z"/>
        </w:rPr>
      </w:pPr>
    </w:p>
    <w:p w14:paraId="0A887D4C" w14:textId="77777777" w:rsidR="002E0EAC" w:rsidDel="00E1737C" w:rsidRDefault="002E0EAC" w:rsidP="002E0EAC">
      <w:pPr>
        <w:rPr>
          <w:del w:id="372" w:author="Adrian Moir (amoir)" w:date="2024-11-18T17:16:00Z" w16du:dateUtc="2024-11-18T17:16:00Z"/>
        </w:rPr>
      </w:pPr>
      <w:del w:id="373" w:author="Adrian Moir (amoir)" w:date="2024-11-18T17:16:00Z" w16du:dateUtc="2024-11-18T17:16:00Z">
        <w:r w:rsidRPr="00C42723" w:rsidDel="00E1737C">
          <w:delText> </w:delText>
        </w:r>
      </w:del>
    </w:p>
    <w:p w14:paraId="313B8841" w14:textId="77777777" w:rsidR="002E0EAC" w:rsidDel="00E1737C" w:rsidRDefault="002E0EAC" w:rsidP="002E0EAC">
      <w:pPr>
        <w:rPr>
          <w:del w:id="374" w:author="Adrian Moir (amoir)" w:date="2024-11-18T17:16:00Z" w16du:dateUtc="2024-11-18T17:16:00Z"/>
        </w:rPr>
      </w:pPr>
    </w:p>
    <w:p w14:paraId="53E6EF91" w14:textId="77777777" w:rsidR="002E0EAC" w:rsidDel="00E1737C" w:rsidRDefault="002E0EAC" w:rsidP="002E0EAC">
      <w:pPr>
        <w:rPr>
          <w:del w:id="375" w:author="Adrian Moir (amoir)" w:date="2024-11-18T17:16:00Z" w16du:dateUtc="2024-11-18T17:16:00Z"/>
        </w:rPr>
      </w:pPr>
    </w:p>
    <w:p w14:paraId="5D81723A" w14:textId="77777777" w:rsidR="002E0EAC" w:rsidRDefault="002E0EAC">
      <w:pPr>
        <w:ind w:left="1440"/>
        <w:pPrChange w:id="376" w:author="Adrian Moir (amoir)" w:date="2024-11-18T17:16:00Z" w16du:dateUtc="2024-11-18T17:16:00Z">
          <w:pPr/>
        </w:pPrChange>
      </w:pPr>
    </w:p>
    <w:p w14:paraId="4A081222" w14:textId="77777777" w:rsidR="002E0EAC" w:rsidDel="00E1737C" w:rsidRDefault="002E0EAC" w:rsidP="002E0EAC">
      <w:pPr>
        <w:rPr>
          <w:del w:id="377" w:author="Adrian Moir (amoir)" w:date="2024-11-18T17:16:00Z" w16du:dateUtc="2024-11-18T17:16:00Z"/>
        </w:rPr>
      </w:pPr>
    </w:p>
    <w:p w14:paraId="32AC6DE1" w14:textId="77777777" w:rsidR="002E0EAC" w:rsidDel="00E1737C" w:rsidRDefault="002E0EAC" w:rsidP="002E0EAC">
      <w:pPr>
        <w:rPr>
          <w:del w:id="378" w:author="Adrian Moir (amoir)" w:date="2024-11-18T17:16:00Z" w16du:dateUtc="2024-11-18T17:16:00Z"/>
          <w:moveFrom w:id="379" w:author="Adrian Moir (amoir)" w:date="2024-11-13T14:32:00Z" w16du:dateUtc="2024-11-13T14:32:00Z"/>
        </w:rPr>
      </w:pPr>
      <w:moveFromRangeStart w:id="380" w:author="Adrian Moir (amoir)" w:date="2024-11-13T14:32:00Z" w:name="move182400738"/>
      <w:moveFrom w:id="381" w:author="Adrian Moir (amoir)" w:date="2024-11-13T14:32:00Z" w16du:dateUtc="2024-11-13T14:32:00Z">
        <w:del w:id="382" w:author="Adrian Moir (amoir)" w:date="2024-11-18T17:16:00Z" w16du:dateUtc="2024-11-18T17:16:00Z">
          <w:r w:rsidDel="00E1737C">
            <w:delText>Example Machine changes – history trail</w:delText>
          </w:r>
        </w:del>
      </w:moveFrom>
    </w:p>
    <w:p w14:paraId="1C002E2D" w14:textId="77777777" w:rsidR="002E0EAC" w:rsidDel="00E1737C" w:rsidRDefault="002E0EAC" w:rsidP="002E0EAC">
      <w:pPr>
        <w:rPr>
          <w:del w:id="383" w:author="Adrian Moir (amoir)" w:date="2024-11-18T17:16:00Z" w16du:dateUtc="2024-11-18T17:16:00Z"/>
          <w:moveFrom w:id="384" w:author="Adrian Moir (amoir)" w:date="2024-11-13T14:32:00Z" w16du:dateUtc="2024-11-13T14:32:00Z"/>
        </w:rPr>
      </w:pPr>
    </w:p>
    <w:p w14:paraId="4DF83B3B" w14:textId="77777777" w:rsidR="002E0EAC" w:rsidDel="00E1737C" w:rsidRDefault="002E0EAC" w:rsidP="002E0EAC">
      <w:pPr>
        <w:rPr>
          <w:del w:id="385" w:author="Adrian Moir (amoir)" w:date="2024-11-18T17:16:00Z" w16du:dateUtc="2024-11-18T17:16:00Z"/>
          <w:moveFrom w:id="386" w:author="Adrian Moir (amoir)" w:date="2024-11-13T14:32:00Z" w16du:dateUtc="2024-11-13T14:32:00Z"/>
        </w:rPr>
      </w:pPr>
    </w:p>
    <w:p w14:paraId="470519D4" w14:textId="77777777" w:rsidR="002E0EAC" w:rsidRPr="00C42723" w:rsidDel="00E1737C" w:rsidRDefault="002E0EAC" w:rsidP="002E0EAC">
      <w:pPr>
        <w:pStyle w:val="Heading3"/>
        <w:rPr>
          <w:del w:id="387" w:author="Adrian Moir (amoir)" w:date="2024-11-18T17:16:00Z" w16du:dateUtc="2024-11-18T17:16:00Z"/>
          <w:moveFrom w:id="388" w:author="Adrian Moir (amoir)" w:date="2024-11-13T14:32:00Z" w16du:dateUtc="2024-11-13T14:32:00Z"/>
        </w:rPr>
      </w:pPr>
      <w:moveFrom w:id="389" w:author="Adrian Moir (amoir)" w:date="2024-11-13T14:32:00Z" w16du:dateUtc="2024-11-13T14:32:00Z">
        <w:del w:id="390" w:author="Adrian Moir (amoir)" w:date="2024-11-18T17:16:00Z" w16du:dateUtc="2024-11-18T17:16:00Z">
          <w:r w:rsidDel="00E1737C">
            <w:delText>Table 1. – HGM-QSTOR</w:delText>
          </w:r>
        </w:del>
      </w:moveFrom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0"/>
        <w:gridCol w:w="831"/>
        <w:gridCol w:w="1494"/>
        <w:gridCol w:w="1649"/>
        <w:gridCol w:w="1689"/>
        <w:gridCol w:w="3872"/>
      </w:tblGrid>
      <w:tr w:rsidR="002E0EAC" w:rsidRPr="00C42723" w:rsidDel="00E1737C" w14:paraId="65C691F2" w14:textId="77777777" w:rsidTr="003C5C3A">
        <w:trPr>
          <w:tblCellSpacing w:w="15" w:type="dxa"/>
          <w:del w:id="391" w:author="Adrian Moir (amoir)" w:date="2024-11-18T17:16:00Z"/>
        </w:trPr>
        <w:tc>
          <w:tcPr>
            <w:tcW w:w="0" w:type="auto"/>
            <w:vAlign w:val="center"/>
            <w:hideMark/>
          </w:tcPr>
          <w:p w14:paraId="29BCBA3A" w14:textId="77777777" w:rsidR="002E0EAC" w:rsidRPr="00C42723" w:rsidDel="00E1737C" w:rsidRDefault="002E0EAC" w:rsidP="003C5C3A">
            <w:pPr>
              <w:jc w:val="center"/>
              <w:rPr>
                <w:del w:id="392" w:author="Adrian Moir (amoir)" w:date="2024-11-18T17:16:00Z" w16du:dateUtc="2024-11-18T17:16:00Z"/>
                <w:moveFrom w:id="393" w:author="Adrian Moir (amoir)" w:date="2024-11-13T14:32:00Z" w16du:dateUtc="2024-11-13T14:32:00Z"/>
              </w:rPr>
            </w:pPr>
            <w:moveFrom w:id="394" w:author="Adrian Moir (amoir)" w:date="2024-11-13T14:32:00Z" w16du:dateUtc="2024-11-13T14:32:00Z">
              <w:del w:id="395" w:author="Adrian Moir (amoir)" w:date="2024-11-18T17:16:00Z" w16du:dateUtc="2024-11-18T17:16:00Z">
                <w:r w:rsidRPr="00C42723" w:rsidDel="00E1737C">
                  <w:delText>Date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4840FF3D" w14:textId="77777777" w:rsidR="002E0EAC" w:rsidRPr="00C42723" w:rsidDel="00E1737C" w:rsidRDefault="002E0EAC" w:rsidP="003C5C3A">
            <w:pPr>
              <w:jc w:val="center"/>
              <w:rPr>
                <w:del w:id="396" w:author="Adrian Moir (amoir)" w:date="2024-11-18T17:16:00Z" w16du:dateUtc="2024-11-18T17:16:00Z"/>
                <w:moveFrom w:id="397" w:author="Adrian Moir (amoir)" w:date="2024-11-13T14:32:00Z" w16du:dateUtc="2024-11-13T14:32:00Z"/>
              </w:rPr>
            </w:pPr>
            <w:moveFrom w:id="398" w:author="Adrian Moir (amoir)" w:date="2024-11-13T14:32:00Z" w16du:dateUtc="2024-11-13T14:32:00Z">
              <w:del w:id="399" w:author="Adrian Moir (amoir)" w:date="2024-11-18T17:16:00Z" w16du:dateUtc="2024-11-18T17:16:00Z">
                <w:r w:rsidRPr="00C42723" w:rsidDel="00E1737C">
                  <w:delText>version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008C9B89" w14:textId="77777777" w:rsidR="002E0EAC" w:rsidRPr="00C42723" w:rsidDel="00E1737C" w:rsidRDefault="002E0EAC" w:rsidP="003C5C3A">
            <w:pPr>
              <w:jc w:val="center"/>
              <w:rPr>
                <w:del w:id="400" w:author="Adrian Moir (amoir)" w:date="2024-11-18T17:16:00Z" w16du:dateUtc="2024-11-18T17:16:00Z"/>
                <w:moveFrom w:id="401" w:author="Adrian Moir (amoir)" w:date="2024-11-13T14:32:00Z" w16du:dateUtc="2024-11-13T14:32:00Z"/>
              </w:rPr>
            </w:pPr>
            <w:moveFrom w:id="402" w:author="Adrian Moir (amoir)" w:date="2024-11-13T14:32:00Z" w16du:dateUtc="2024-11-13T14:32:00Z">
              <w:del w:id="403" w:author="Adrian Moir (amoir)" w:date="2024-11-18T17:16:00Z" w16du:dateUtc="2024-11-18T17:16:00Z">
                <w:r w:rsidRPr="00C42723" w:rsidDel="00E1737C">
                  <w:delText>cleaner memory needed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2D37781D" w14:textId="77777777" w:rsidR="002E0EAC" w:rsidRPr="00C42723" w:rsidDel="00E1737C" w:rsidRDefault="002E0EAC" w:rsidP="003C5C3A">
            <w:pPr>
              <w:jc w:val="center"/>
              <w:rPr>
                <w:del w:id="404" w:author="Adrian Moir (amoir)" w:date="2024-11-18T17:16:00Z" w16du:dateUtc="2024-11-18T17:16:00Z"/>
                <w:moveFrom w:id="405" w:author="Adrian Moir (amoir)" w:date="2024-11-13T14:32:00Z" w16du:dateUtc="2024-11-13T14:32:00Z"/>
              </w:rPr>
            </w:pPr>
            <w:moveFrom w:id="406" w:author="Adrian Moir (amoir)" w:date="2024-11-13T14:32:00Z" w16du:dateUtc="2024-11-13T14:32:00Z">
              <w:del w:id="407" w:author="Adrian Moir (amoir)" w:date="2024-11-18T17:16:00Z" w16du:dateUtc="2024-11-18T17:16:00Z">
                <w:r w:rsidRPr="00C42723" w:rsidDel="00E1737C">
                  <w:delText>dictionary memory needed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4407C3DB" w14:textId="77777777" w:rsidR="002E0EAC" w:rsidRPr="00C42723" w:rsidDel="00E1737C" w:rsidRDefault="002E0EAC" w:rsidP="003C5C3A">
            <w:pPr>
              <w:jc w:val="center"/>
              <w:rPr>
                <w:del w:id="408" w:author="Adrian Moir (amoir)" w:date="2024-11-18T17:16:00Z" w16du:dateUtc="2024-11-18T17:16:00Z"/>
                <w:moveFrom w:id="409" w:author="Adrian Moir (amoir)" w:date="2024-11-13T14:32:00Z" w16du:dateUtc="2024-11-13T14:32:00Z"/>
              </w:rPr>
            </w:pPr>
            <w:moveFrom w:id="410" w:author="Adrian Moir (amoir)" w:date="2024-11-13T14:32:00Z" w16du:dateUtc="2024-11-13T14:32:00Z">
              <w:del w:id="411" w:author="Adrian Moir (amoir)" w:date="2024-11-18T17:16:00Z" w16du:dateUtc="2024-11-18T17:16:00Z">
                <w:r w:rsidRPr="00C42723" w:rsidDel="00E1737C">
                  <w:delText>Total system RAM available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78F18D4C" w14:textId="77777777" w:rsidR="002E0EAC" w:rsidRPr="00C42723" w:rsidDel="00E1737C" w:rsidRDefault="002E0EAC" w:rsidP="003C5C3A">
            <w:pPr>
              <w:jc w:val="center"/>
              <w:rPr>
                <w:del w:id="412" w:author="Adrian Moir (amoir)" w:date="2024-11-18T17:16:00Z" w16du:dateUtc="2024-11-18T17:16:00Z"/>
                <w:moveFrom w:id="413" w:author="Adrian Moir (amoir)" w:date="2024-11-13T14:32:00Z" w16du:dateUtc="2024-11-13T14:32:00Z"/>
              </w:rPr>
            </w:pPr>
          </w:p>
        </w:tc>
      </w:tr>
      <w:tr w:rsidR="002E0EAC" w:rsidRPr="00C42723" w:rsidDel="00E1737C" w14:paraId="350A98D2" w14:textId="77777777" w:rsidTr="003C5C3A">
        <w:trPr>
          <w:tblCellSpacing w:w="15" w:type="dxa"/>
          <w:del w:id="414" w:author="Adrian Moir (amoir)" w:date="2024-11-18T17:16:00Z"/>
        </w:trPr>
        <w:tc>
          <w:tcPr>
            <w:tcW w:w="0" w:type="auto"/>
            <w:vAlign w:val="center"/>
            <w:hideMark/>
          </w:tcPr>
          <w:p w14:paraId="0DD9DBFD" w14:textId="77777777" w:rsidR="002E0EAC" w:rsidRPr="00C42723" w:rsidDel="00E1737C" w:rsidRDefault="002E0EAC" w:rsidP="003C5C3A">
            <w:pPr>
              <w:jc w:val="center"/>
              <w:rPr>
                <w:del w:id="415" w:author="Adrian Moir (amoir)" w:date="2024-11-18T17:16:00Z" w16du:dateUtc="2024-11-18T17:16:00Z"/>
                <w:moveFrom w:id="416" w:author="Adrian Moir (amoir)" w:date="2024-11-13T14:32:00Z" w16du:dateUtc="2024-11-13T14:32:00Z"/>
              </w:rPr>
            </w:pPr>
          </w:p>
        </w:tc>
        <w:tc>
          <w:tcPr>
            <w:tcW w:w="0" w:type="auto"/>
            <w:vAlign w:val="center"/>
            <w:hideMark/>
          </w:tcPr>
          <w:p w14:paraId="79D94209" w14:textId="77777777" w:rsidR="002E0EAC" w:rsidRPr="00C42723" w:rsidDel="00E1737C" w:rsidRDefault="002E0EAC" w:rsidP="003C5C3A">
            <w:pPr>
              <w:jc w:val="center"/>
              <w:rPr>
                <w:del w:id="417" w:author="Adrian Moir (amoir)" w:date="2024-11-18T17:16:00Z" w16du:dateUtc="2024-11-18T17:16:00Z"/>
                <w:moveFrom w:id="418" w:author="Adrian Moir (amoir)" w:date="2024-11-13T14:32:00Z" w16du:dateUtc="2024-11-13T14:32:00Z"/>
              </w:rPr>
            </w:pPr>
            <w:moveFrom w:id="419" w:author="Adrian Moir (amoir)" w:date="2024-11-13T14:32:00Z" w16du:dateUtc="2024-11-13T14:32:00Z">
              <w:del w:id="420" w:author="Adrian Moir (amoir)" w:date="2024-11-18T17:16:00Z" w16du:dateUtc="2024-11-18T17:16:00Z">
                <w:r w:rsidRPr="00C42723" w:rsidDel="00E1737C">
                  <w:delText>7.3.0.165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1EC75E44" w14:textId="77777777" w:rsidR="002E0EAC" w:rsidRPr="00C42723" w:rsidDel="00E1737C" w:rsidRDefault="002E0EAC" w:rsidP="003C5C3A">
            <w:pPr>
              <w:jc w:val="center"/>
              <w:rPr>
                <w:del w:id="421" w:author="Adrian Moir (amoir)" w:date="2024-11-18T17:16:00Z" w16du:dateUtc="2024-11-18T17:16:00Z"/>
                <w:moveFrom w:id="422" w:author="Adrian Moir (amoir)" w:date="2024-11-13T14:32:00Z" w16du:dateUtc="2024-11-13T14:32:00Z"/>
              </w:rPr>
            </w:pPr>
            <w:moveFrom w:id="423" w:author="Adrian Moir (amoir)" w:date="2024-11-13T14:32:00Z" w16du:dateUtc="2024-11-13T14:32:00Z">
              <w:del w:id="424" w:author="Adrian Moir (amoir)" w:date="2024-11-18T17:16:00Z" w16du:dateUtc="2024-11-18T17:16:00Z">
                <w:r w:rsidRPr="00C42723" w:rsidDel="00E1737C">
                  <w:delText>3.3 GB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61780814" w14:textId="77777777" w:rsidR="002E0EAC" w:rsidRPr="00C42723" w:rsidDel="00E1737C" w:rsidRDefault="002E0EAC" w:rsidP="003C5C3A">
            <w:pPr>
              <w:jc w:val="center"/>
              <w:rPr>
                <w:del w:id="425" w:author="Adrian Moir (amoir)" w:date="2024-11-18T17:16:00Z" w16du:dateUtc="2024-11-18T17:16:00Z"/>
                <w:moveFrom w:id="426" w:author="Adrian Moir (amoir)" w:date="2024-11-13T14:32:00Z" w16du:dateUtc="2024-11-13T14:32:00Z"/>
              </w:rPr>
            </w:pPr>
            <w:moveFrom w:id="427" w:author="Adrian Moir (amoir)" w:date="2024-11-13T14:32:00Z" w16du:dateUtc="2024-11-13T14:32:00Z">
              <w:del w:id="428" w:author="Adrian Moir (amoir)" w:date="2024-11-18T17:16:00Z" w16du:dateUtc="2024-11-18T17:16:00Z">
                <w:r w:rsidRPr="00C42723" w:rsidDel="00E1737C">
                  <w:delText>8GB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54DADC01" w14:textId="77777777" w:rsidR="002E0EAC" w:rsidRPr="00C42723" w:rsidDel="00E1737C" w:rsidRDefault="002E0EAC" w:rsidP="003C5C3A">
            <w:pPr>
              <w:jc w:val="center"/>
              <w:rPr>
                <w:del w:id="429" w:author="Adrian Moir (amoir)" w:date="2024-11-18T17:16:00Z" w16du:dateUtc="2024-11-18T17:16:00Z"/>
                <w:moveFrom w:id="430" w:author="Adrian Moir (amoir)" w:date="2024-11-13T14:32:00Z" w16du:dateUtc="2024-11-13T14:32:00Z"/>
              </w:rPr>
            </w:pPr>
            <w:moveFrom w:id="431" w:author="Adrian Moir (amoir)" w:date="2024-11-13T14:32:00Z" w16du:dateUtc="2024-11-13T14:32:00Z">
              <w:del w:id="432" w:author="Adrian Moir (amoir)" w:date="2024-11-18T17:16:00Z" w16du:dateUtc="2024-11-18T17:16:00Z">
                <w:r w:rsidRPr="00C42723" w:rsidDel="00E1737C">
                  <w:delText>31 GiB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6B36EC0D" w14:textId="77777777" w:rsidR="002E0EAC" w:rsidRPr="00C42723" w:rsidDel="00E1737C" w:rsidRDefault="002E0EAC" w:rsidP="003C5C3A">
            <w:pPr>
              <w:jc w:val="center"/>
              <w:rPr>
                <w:del w:id="433" w:author="Adrian Moir (amoir)" w:date="2024-11-18T17:16:00Z" w16du:dateUtc="2024-11-18T17:16:00Z"/>
                <w:moveFrom w:id="434" w:author="Adrian Moir (amoir)" w:date="2024-11-13T14:32:00Z" w16du:dateUtc="2024-11-13T14:32:00Z"/>
              </w:rPr>
            </w:pPr>
          </w:p>
        </w:tc>
      </w:tr>
      <w:tr w:rsidR="002E0EAC" w:rsidRPr="00C42723" w:rsidDel="00E1737C" w14:paraId="6F87B5CF" w14:textId="77777777" w:rsidTr="003C5C3A">
        <w:trPr>
          <w:tblCellSpacing w:w="15" w:type="dxa"/>
          <w:del w:id="435" w:author="Adrian Moir (amoir)" w:date="2024-11-18T17:16:00Z"/>
        </w:trPr>
        <w:tc>
          <w:tcPr>
            <w:tcW w:w="0" w:type="auto"/>
            <w:vAlign w:val="center"/>
            <w:hideMark/>
          </w:tcPr>
          <w:p w14:paraId="729591EB" w14:textId="77777777" w:rsidR="002E0EAC" w:rsidRPr="00C42723" w:rsidDel="00E1737C" w:rsidRDefault="002E0EAC" w:rsidP="003C5C3A">
            <w:pPr>
              <w:jc w:val="center"/>
              <w:rPr>
                <w:del w:id="436" w:author="Adrian Moir (amoir)" w:date="2024-11-18T17:16:00Z" w16du:dateUtc="2024-11-18T17:16:00Z"/>
                <w:moveFrom w:id="437" w:author="Adrian Moir (amoir)" w:date="2024-11-13T14:32:00Z" w16du:dateUtc="2024-11-13T14:32:00Z"/>
              </w:rPr>
            </w:pPr>
            <w:moveFrom w:id="438" w:author="Adrian Moir (amoir)" w:date="2024-11-13T14:32:00Z" w16du:dateUtc="2024-11-13T14:32:00Z">
              <w:del w:id="439" w:author="Adrian Moir (amoir)" w:date="2024-11-18T17:16:00Z" w16du:dateUtc="2024-11-18T17:16:00Z">
                <w:r w:rsidRPr="00C42723" w:rsidDel="00E1737C">
                  <w:delText>2024-05-21 13:39:32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6F0BD835" w14:textId="77777777" w:rsidR="002E0EAC" w:rsidRPr="00C42723" w:rsidDel="00E1737C" w:rsidRDefault="002E0EAC" w:rsidP="003C5C3A">
            <w:pPr>
              <w:jc w:val="center"/>
              <w:rPr>
                <w:del w:id="440" w:author="Adrian Moir (amoir)" w:date="2024-11-18T17:16:00Z" w16du:dateUtc="2024-11-18T17:16:00Z"/>
                <w:moveFrom w:id="441" w:author="Adrian Moir (amoir)" w:date="2024-11-13T14:32:00Z" w16du:dateUtc="2024-11-13T14:32:00Z"/>
              </w:rPr>
            </w:pPr>
            <w:moveFrom w:id="442" w:author="Adrian Moir (amoir)" w:date="2024-11-13T14:32:00Z" w16du:dateUtc="2024-11-13T14:32:00Z">
              <w:del w:id="443" w:author="Adrian Moir (amoir)" w:date="2024-11-18T17:16:00Z" w16du:dateUtc="2024-11-18T17:16:00Z">
                <w:r w:rsidRPr="00C42723" w:rsidDel="00E1737C">
                  <w:delText>7.4.0.222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3472626A" w14:textId="77777777" w:rsidR="002E0EAC" w:rsidRPr="00C42723" w:rsidDel="00E1737C" w:rsidRDefault="002E0EAC" w:rsidP="003C5C3A">
            <w:pPr>
              <w:jc w:val="center"/>
              <w:rPr>
                <w:del w:id="444" w:author="Adrian Moir (amoir)" w:date="2024-11-18T17:16:00Z" w16du:dateUtc="2024-11-18T17:16:00Z"/>
                <w:moveFrom w:id="445" w:author="Adrian Moir (amoir)" w:date="2024-11-13T14:32:00Z" w16du:dateUtc="2024-11-13T14:32:00Z"/>
              </w:rPr>
            </w:pPr>
            <w:moveFrom w:id="446" w:author="Adrian Moir (amoir)" w:date="2024-11-13T14:32:00Z" w16du:dateUtc="2024-11-13T14:32:00Z">
              <w:del w:id="447" w:author="Adrian Moir (amoir)" w:date="2024-11-18T17:16:00Z" w16du:dateUtc="2024-11-18T17:16:00Z">
                <w:r w:rsidRPr="00C42723" w:rsidDel="00E1737C">
                  <w:delText>740 MB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23364B69" w14:textId="77777777" w:rsidR="002E0EAC" w:rsidRPr="00C42723" w:rsidDel="00E1737C" w:rsidRDefault="002E0EAC" w:rsidP="003C5C3A">
            <w:pPr>
              <w:jc w:val="center"/>
              <w:rPr>
                <w:del w:id="448" w:author="Adrian Moir (amoir)" w:date="2024-11-18T17:16:00Z" w16du:dateUtc="2024-11-18T17:16:00Z"/>
                <w:moveFrom w:id="449" w:author="Adrian Moir (amoir)" w:date="2024-11-13T14:32:00Z" w16du:dateUtc="2024-11-13T14:32:00Z"/>
              </w:rPr>
            </w:pPr>
            <w:moveFrom w:id="450" w:author="Adrian Moir (amoir)" w:date="2024-11-13T14:32:00Z" w16du:dateUtc="2024-11-13T14:32:00Z">
              <w:del w:id="451" w:author="Adrian Moir (amoir)" w:date="2024-11-18T17:16:00Z" w16du:dateUtc="2024-11-18T17:16:00Z">
                <w:r w:rsidRPr="00C42723" w:rsidDel="00E1737C">
                  <w:delText>8GB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74F7B8E2" w14:textId="77777777" w:rsidR="002E0EAC" w:rsidRPr="00C42723" w:rsidDel="00E1737C" w:rsidRDefault="002E0EAC" w:rsidP="003C5C3A">
            <w:pPr>
              <w:jc w:val="center"/>
              <w:rPr>
                <w:del w:id="452" w:author="Adrian Moir (amoir)" w:date="2024-11-18T17:16:00Z" w16du:dateUtc="2024-11-18T17:16:00Z"/>
                <w:moveFrom w:id="453" w:author="Adrian Moir (amoir)" w:date="2024-11-13T14:32:00Z" w16du:dateUtc="2024-11-13T14:32:00Z"/>
              </w:rPr>
            </w:pPr>
            <w:moveFrom w:id="454" w:author="Adrian Moir (amoir)" w:date="2024-11-13T14:32:00Z" w16du:dateUtc="2024-11-13T14:32:00Z">
              <w:del w:id="455" w:author="Adrian Moir (amoir)" w:date="2024-11-18T17:16:00Z" w16du:dateUtc="2024-11-18T17:16:00Z">
                <w:r w:rsidRPr="00C42723" w:rsidDel="00E1737C">
                  <w:delText>31 GiB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5E7CA9B7" w14:textId="77777777" w:rsidR="002E0EAC" w:rsidRPr="00C42723" w:rsidDel="00E1737C" w:rsidRDefault="002E0EAC" w:rsidP="003C5C3A">
            <w:pPr>
              <w:jc w:val="center"/>
              <w:rPr>
                <w:del w:id="456" w:author="Adrian Moir (amoir)" w:date="2024-11-18T17:16:00Z" w16du:dateUtc="2024-11-18T17:16:00Z"/>
                <w:moveFrom w:id="457" w:author="Adrian Moir (amoir)" w:date="2024-11-13T14:32:00Z" w16du:dateUtc="2024-11-13T14:32:00Z"/>
              </w:rPr>
            </w:pPr>
            <w:moveFrom w:id="458" w:author="Adrian Moir (amoir)" w:date="2024-11-13T14:32:00Z" w16du:dateUtc="2024-11-13T14:32:00Z">
              <w:del w:id="459" w:author="Adrian Moir (amoir)" w:date="2024-11-18T17:16:00Z" w16du:dateUtc="2024-11-18T17:16:00Z">
                <w:r w:rsidRPr="00C42723" w:rsidDel="00E1737C">
                  <w:delText>Upgrade to 7.4.0, We have an issue where cleaner uses less memory.</w:delText>
                </w:r>
              </w:del>
            </w:moveFrom>
          </w:p>
        </w:tc>
      </w:tr>
      <w:tr w:rsidR="002E0EAC" w:rsidRPr="00C42723" w:rsidDel="00E1737C" w14:paraId="35821A5E" w14:textId="77777777" w:rsidTr="003C5C3A">
        <w:trPr>
          <w:tblCellSpacing w:w="15" w:type="dxa"/>
          <w:del w:id="460" w:author="Adrian Moir (amoir)" w:date="2024-11-18T17:16:00Z"/>
        </w:trPr>
        <w:tc>
          <w:tcPr>
            <w:tcW w:w="0" w:type="auto"/>
            <w:vAlign w:val="center"/>
            <w:hideMark/>
          </w:tcPr>
          <w:p w14:paraId="4456A85B" w14:textId="77777777" w:rsidR="002E0EAC" w:rsidRPr="00C42723" w:rsidDel="00E1737C" w:rsidRDefault="002E0EAC" w:rsidP="003C5C3A">
            <w:pPr>
              <w:jc w:val="center"/>
              <w:rPr>
                <w:del w:id="461" w:author="Adrian Moir (amoir)" w:date="2024-11-18T17:16:00Z" w16du:dateUtc="2024-11-18T17:16:00Z"/>
                <w:moveFrom w:id="462" w:author="Adrian Moir (amoir)" w:date="2024-11-13T14:32:00Z" w16du:dateUtc="2024-11-13T14:32:00Z"/>
              </w:rPr>
            </w:pPr>
            <w:moveFrom w:id="463" w:author="Adrian Moir (amoir)" w:date="2024-11-13T14:32:00Z" w16du:dateUtc="2024-11-13T14:32:00Z">
              <w:del w:id="464" w:author="Adrian Moir (amoir)" w:date="2024-11-18T17:16:00Z" w16du:dateUtc="2024-11-18T17:16:00Z">
                <w:r w:rsidRPr="00C42723" w:rsidDel="00E1737C">
                  <w:delText>2024-05-22 12:45:04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4B8582F3" w14:textId="77777777" w:rsidR="002E0EAC" w:rsidRPr="00C42723" w:rsidDel="00E1737C" w:rsidRDefault="002E0EAC" w:rsidP="003C5C3A">
            <w:pPr>
              <w:jc w:val="center"/>
              <w:rPr>
                <w:del w:id="465" w:author="Adrian Moir (amoir)" w:date="2024-11-18T17:16:00Z" w16du:dateUtc="2024-11-18T17:16:00Z"/>
                <w:moveFrom w:id="466" w:author="Adrian Moir (amoir)" w:date="2024-11-13T14:32:00Z" w16du:dateUtc="2024-11-13T14:32:00Z"/>
              </w:rPr>
            </w:pPr>
            <w:moveFrom w:id="467" w:author="Adrian Moir (amoir)" w:date="2024-11-13T14:32:00Z" w16du:dateUtc="2024-11-13T14:32:00Z">
              <w:del w:id="468" w:author="Adrian Moir (amoir)" w:date="2024-11-18T17:16:00Z" w16du:dateUtc="2024-11-18T17:16:00Z">
                <w:r w:rsidRPr="00C42723" w:rsidDel="00E1737C">
                  <w:delText>7.4.0.222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5BFD8096" w14:textId="77777777" w:rsidR="002E0EAC" w:rsidRPr="00C42723" w:rsidDel="00E1737C" w:rsidRDefault="002E0EAC" w:rsidP="003C5C3A">
            <w:pPr>
              <w:jc w:val="center"/>
              <w:rPr>
                <w:del w:id="469" w:author="Adrian Moir (amoir)" w:date="2024-11-18T17:16:00Z" w16du:dateUtc="2024-11-18T17:16:00Z"/>
                <w:moveFrom w:id="470" w:author="Adrian Moir (amoir)" w:date="2024-11-13T14:32:00Z" w16du:dateUtc="2024-11-13T14:32:00Z"/>
              </w:rPr>
            </w:pPr>
            <w:moveFrom w:id="471" w:author="Adrian Moir (amoir)" w:date="2024-11-13T14:32:00Z" w16du:dateUtc="2024-11-13T14:32:00Z">
              <w:del w:id="472" w:author="Adrian Moir (amoir)" w:date="2024-11-18T17:16:00Z" w16du:dateUtc="2024-11-18T17:16:00Z">
                <w:r w:rsidRPr="00C42723" w:rsidDel="00E1737C">
                  <w:delText>740 MB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273AF24E" w14:textId="77777777" w:rsidR="002E0EAC" w:rsidRPr="00C42723" w:rsidDel="00E1737C" w:rsidRDefault="002E0EAC" w:rsidP="003C5C3A">
            <w:pPr>
              <w:jc w:val="center"/>
              <w:rPr>
                <w:del w:id="473" w:author="Adrian Moir (amoir)" w:date="2024-11-18T17:16:00Z" w16du:dateUtc="2024-11-18T17:16:00Z"/>
                <w:moveFrom w:id="474" w:author="Adrian Moir (amoir)" w:date="2024-11-13T14:32:00Z" w16du:dateUtc="2024-11-13T14:32:00Z"/>
              </w:rPr>
            </w:pPr>
            <w:moveFrom w:id="475" w:author="Adrian Moir (amoir)" w:date="2024-11-13T14:32:00Z" w16du:dateUtc="2024-11-13T14:32:00Z">
              <w:del w:id="476" w:author="Adrian Moir (amoir)" w:date="2024-11-18T17:16:00Z" w16du:dateUtc="2024-11-18T17:16:00Z">
                <w:r w:rsidRPr="00C42723" w:rsidDel="00E1737C">
                  <w:delText>16 GB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1B6E5ED3" w14:textId="77777777" w:rsidR="002E0EAC" w:rsidRPr="00C42723" w:rsidDel="00E1737C" w:rsidRDefault="002E0EAC" w:rsidP="003C5C3A">
            <w:pPr>
              <w:jc w:val="center"/>
              <w:rPr>
                <w:del w:id="477" w:author="Adrian Moir (amoir)" w:date="2024-11-18T17:16:00Z" w16du:dateUtc="2024-11-18T17:16:00Z"/>
                <w:moveFrom w:id="478" w:author="Adrian Moir (amoir)" w:date="2024-11-13T14:32:00Z" w16du:dateUtc="2024-11-13T14:32:00Z"/>
              </w:rPr>
            </w:pPr>
            <w:moveFrom w:id="479" w:author="Adrian Moir (amoir)" w:date="2024-11-13T14:32:00Z" w16du:dateUtc="2024-11-13T14:32:00Z">
              <w:del w:id="480" w:author="Adrian Moir (amoir)" w:date="2024-11-18T17:16:00Z" w16du:dateUtc="2024-11-18T17:16:00Z">
                <w:r w:rsidRPr="00C42723" w:rsidDel="00E1737C">
                  <w:delText>36 GiB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743878E0" w14:textId="77777777" w:rsidR="002E0EAC" w:rsidRPr="00C42723" w:rsidDel="00E1737C" w:rsidRDefault="002E0EAC" w:rsidP="003C5C3A">
            <w:pPr>
              <w:jc w:val="center"/>
              <w:rPr>
                <w:del w:id="481" w:author="Adrian Moir (amoir)" w:date="2024-11-18T17:16:00Z" w16du:dateUtc="2024-11-18T17:16:00Z"/>
                <w:moveFrom w:id="482" w:author="Adrian Moir (amoir)" w:date="2024-11-13T14:32:00Z" w16du:dateUtc="2024-11-13T14:32:00Z"/>
              </w:rPr>
            </w:pPr>
            <w:moveFrom w:id="483" w:author="Adrian Moir (amoir)" w:date="2024-11-13T14:32:00Z" w16du:dateUtc="2024-11-13T14:32:00Z">
              <w:del w:id="484" w:author="Adrian Moir (amoir)" w:date="2024-11-18T17:16:00Z" w16du:dateUtc="2024-11-18T17:16:00Z">
                <w:r w:rsidRPr="00C42723" w:rsidDel="00E1737C">
                  <w:delText>Dictionary was extended. RAM was also extended</w:delText>
                </w:r>
              </w:del>
            </w:moveFrom>
          </w:p>
        </w:tc>
      </w:tr>
      <w:tr w:rsidR="002E0EAC" w:rsidRPr="00C42723" w:rsidDel="00E1737C" w14:paraId="61042328" w14:textId="77777777" w:rsidTr="003C5C3A">
        <w:trPr>
          <w:tblCellSpacing w:w="15" w:type="dxa"/>
          <w:del w:id="485" w:author="Adrian Moir (amoir)" w:date="2024-11-18T17:16:00Z"/>
        </w:trPr>
        <w:tc>
          <w:tcPr>
            <w:tcW w:w="0" w:type="auto"/>
            <w:vAlign w:val="center"/>
            <w:hideMark/>
          </w:tcPr>
          <w:p w14:paraId="5B3A5EB0" w14:textId="77777777" w:rsidR="002E0EAC" w:rsidRPr="00C42723" w:rsidDel="00E1737C" w:rsidRDefault="002E0EAC" w:rsidP="003C5C3A">
            <w:pPr>
              <w:jc w:val="center"/>
              <w:rPr>
                <w:del w:id="486" w:author="Adrian Moir (amoir)" w:date="2024-11-18T17:16:00Z" w16du:dateUtc="2024-11-18T17:16:00Z"/>
                <w:moveFrom w:id="487" w:author="Adrian Moir (amoir)" w:date="2024-11-13T14:32:00Z" w16du:dateUtc="2024-11-13T14:32:00Z"/>
              </w:rPr>
            </w:pPr>
            <w:moveFrom w:id="488" w:author="Adrian Moir (amoir)" w:date="2024-11-13T14:32:00Z" w16du:dateUtc="2024-11-13T14:32:00Z">
              <w:del w:id="489" w:author="Adrian Moir (amoir)" w:date="2024-11-18T17:16:00Z" w16du:dateUtc="2024-11-18T17:16:00Z">
                <w:r w:rsidRPr="00C42723" w:rsidDel="00E1737C">
                  <w:delText>2024-10-13 21:44:55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694F7E45" w14:textId="77777777" w:rsidR="002E0EAC" w:rsidRPr="00C42723" w:rsidDel="00E1737C" w:rsidRDefault="002E0EAC" w:rsidP="003C5C3A">
            <w:pPr>
              <w:jc w:val="center"/>
              <w:rPr>
                <w:del w:id="490" w:author="Adrian Moir (amoir)" w:date="2024-11-18T17:16:00Z" w16du:dateUtc="2024-11-18T17:16:00Z"/>
                <w:moveFrom w:id="491" w:author="Adrian Moir (amoir)" w:date="2024-11-13T14:32:00Z" w16du:dateUtc="2024-11-13T14:32:00Z"/>
              </w:rPr>
            </w:pPr>
            <w:moveFrom w:id="492" w:author="Adrian Moir (amoir)" w:date="2024-11-13T14:32:00Z" w16du:dateUtc="2024-11-13T14:32:00Z">
              <w:del w:id="493" w:author="Adrian Moir (amoir)" w:date="2024-11-18T17:16:00Z" w16du:dateUtc="2024-11-18T17:16:00Z">
                <w:r w:rsidRPr="00C42723" w:rsidDel="00E1737C">
                  <w:delText>7.4.1.169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29AC1255" w14:textId="77777777" w:rsidR="002E0EAC" w:rsidRPr="00C42723" w:rsidDel="00E1737C" w:rsidRDefault="002E0EAC" w:rsidP="003C5C3A">
            <w:pPr>
              <w:jc w:val="center"/>
              <w:rPr>
                <w:del w:id="494" w:author="Adrian Moir (amoir)" w:date="2024-11-18T17:16:00Z" w16du:dateUtc="2024-11-18T17:16:00Z"/>
                <w:moveFrom w:id="495" w:author="Adrian Moir (amoir)" w:date="2024-11-13T14:32:00Z" w16du:dateUtc="2024-11-13T14:32:00Z"/>
              </w:rPr>
            </w:pPr>
            <w:moveFrom w:id="496" w:author="Adrian Moir (amoir)" w:date="2024-11-13T14:32:00Z" w16du:dateUtc="2024-11-13T14:32:00Z">
              <w:del w:id="497" w:author="Adrian Moir (amoir)" w:date="2024-11-18T17:16:00Z" w16du:dateUtc="2024-11-18T17:16:00Z">
                <w:r w:rsidRPr="00C42723" w:rsidDel="00E1737C">
                  <w:delText>3.3 GB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4948049F" w14:textId="77777777" w:rsidR="002E0EAC" w:rsidRPr="00C42723" w:rsidDel="00E1737C" w:rsidRDefault="002E0EAC" w:rsidP="003C5C3A">
            <w:pPr>
              <w:jc w:val="center"/>
              <w:rPr>
                <w:del w:id="498" w:author="Adrian Moir (amoir)" w:date="2024-11-18T17:16:00Z" w16du:dateUtc="2024-11-18T17:16:00Z"/>
                <w:moveFrom w:id="499" w:author="Adrian Moir (amoir)" w:date="2024-11-13T14:32:00Z" w16du:dateUtc="2024-11-13T14:32:00Z"/>
              </w:rPr>
            </w:pPr>
            <w:moveFrom w:id="500" w:author="Adrian Moir (amoir)" w:date="2024-11-13T14:32:00Z" w16du:dateUtc="2024-11-13T14:32:00Z">
              <w:del w:id="501" w:author="Adrian Moir (amoir)" w:date="2024-11-18T17:16:00Z" w16du:dateUtc="2024-11-18T17:16:00Z">
                <w:r w:rsidRPr="00C42723" w:rsidDel="00E1737C">
                  <w:delText>16 GB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6AE61503" w14:textId="77777777" w:rsidR="002E0EAC" w:rsidRPr="00C42723" w:rsidDel="00E1737C" w:rsidRDefault="002E0EAC" w:rsidP="003C5C3A">
            <w:pPr>
              <w:jc w:val="center"/>
              <w:rPr>
                <w:del w:id="502" w:author="Adrian Moir (amoir)" w:date="2024-11-18T17:16:00Z" w16du:dateUtc="2024-11-18T17:16:00Z"/>
                <w:moveFrom w:id="503" w:author="Adrian Moir (amoir)" w:date="2024-11-13T14:32:00Z" w16du:dateUtc="2024-11-13T14:32:00Z"/>
              </w:rPr>
            </w:pPr>
            <w:moveFrom w:id="504" w:author="Adrian Moir (amoir)" w:date="2024-11-13T14:32:00Z" w16du:dateUtc="2024-11-13T14:32:00Z">
              <w:del w:id="505" w:author="Adrian Moir (amoir)" w:date="2024-11-18T17:16:00Z" w16du:dateUtc="2024-11-18T17:16:00Z">
                <w:r w:rsidRPr="00C42723" w:rsidDel="00E1737C">
                  <w:delText>36 GiB</w:delText>
                </w:r>
              </w:del>
            </w:moveFrom>
          </w:p>
        </w:tc>
        <w:tc>
          <w:tcPr>
            <w:tcW w:w="0" w:type="auto"/>
            <w:vAlign w:val="center"/>
            <w:hideMark/>
          </w:tcPr>
          <w:p w14:paraId="17C0F859" w14:textId="77777777" w:rsidR="002E0EAC" w:rsidRPr="00C42723" w:rsidDel="00E1737C" w:rsidRDefault="002E0EAC" w:rsidP="003C5C3A">
            <w:pPr>
              <w:jc w:val="center"/>
              <w:rPr>
                <w:del w:id="506" w:author="Adrian Moir (amoir)" w:date="2024-11-18T17:16:00Z" w16du:dateUtc="2024-11-18T17:16:00Z"/>
                <w:moveFrom w:id="507" w:author="Adrian Moir (amoir)" w:date="2024-11-13T14:32:00Z" w16du:dateUtc="2024-11-13T14:32:00Z"/>
              </w:rPr>
            </w:pPr>
            <w:moveFrom w:id="508" w:author="Adrian Moir (amoir)" w:date="2024-11-13T14:32:00Z" w16du:dateUtc="2024-11-13T14:32:00Z">
              <w:del w:id="509" w:author="Adrian Moir (amoir)" w:date="2024-11-18T17:16:00Z" w16du:dateUtc="2024-11-18T17:16:00Z">
                <w:r w:rsidRPr="00C42723" w:rsidDel="00E1737C">
                  <w:delText>We need more memory.  42G would be good.</w:delText>
                </w:r>
              </w:del>
            </w:moveFrom>
          </w:p>
        </w:tc>
      </w:tr>
    </w:tbl>
    <w:p w14:paraId="76C5918A" w14:textId="77777777" w:rsidR="002E0EAC" w:rsidDel="00E1737C" w:rsidRDefault="002E0EAC" w:rsidP="002E0EAC">
      <w:pPr>
        <w:rPr>
          <w:del w:id="510" w:author="Adrian Moir (amoir)" w:date="2024-11-18T17:16:00Z" w16du:dateUtc="2024-11-18T17:16:00Z"/>
          <w:moveFrom w:id="511" w:author="Adrian Moir (amoir)" w:date="2024-11-13T14:32:00Z" w16du:dateUtc="2024-11-13T14:32:00Z"/>
        </w:rPr>
      </w:pPr>
    </w:p>
    <w:p w14:paraId="146D5D70" w14:textId="77777777" w:rsidR="002E0EAC" w:rsidDel="00E1737C" w:rsidRDefault="002E0EAC" w:rsidP="002E0EAC">
      <w:pPr>
        <w:rPr>
          <w:del w:id="512" w:author="Adrian Moir (amoir)" w:date="2024-11-18T17:16:00Z" w16du:dateUtc="2024-11-18T17:16:00Z"/>
          <w:moveFrom w:id="513" w:author="Adrian Moir (amoir)" w:date="2024-11-13T14:32:00Z" w16du:dateUtc="2024-11-13T14:32:00Z"/>
        </w:rPr>
      </w:pPr>
    </w:p>
    <w:p w14:paraId="42A6405E" w14:textId="77777777" w:rsidR="002E0EAC" w:rsidDel="00E1737C" w:rsidRDefault="002E0EAC" w:rsidP="002E0EAC">
      <w:pPr>
        <w:rPr>
          <w:del w:id="514" w:author="Adrian Moir (amoir)" w:date="2024-11-18T17:16:00Z" w16du:dateUtc="2024-11-18T17:16:00Z"/>
          <w:moveFrom w:id="515" w:author="Adrian Moir (amoir)" w:date="2024-11-13T14:32:00Z" w16du:dateUtc="2024-11-13T14:32:00Z"/>
        </w:rPr>
      </w:pPr>
    </w:p>
    <w:p w14:paraId="7F003634" w14:textId="77777777" w:rsidR="002E0EAC" w:rsidRPr="00C42723" w:rsidDel="00E1737C" w:rsidRDefault="002E0EAC" w:rsidP="002E0EAC">
      <w:pPr>
        <w:pStyle w:val="Heading3"/>
        <w:rPr>
          <w:del w:id="516" w:author="Adrian Moir (amoir)" w:date="2024-11-18T17:16:00Z" w16du:dateUtc="2024-11-18T17:16:00Z"/>
          <w:moveFrom w:id="517" w:author="Adrian Moir (amoir)" w:date="2024-11-13T14:32:00Z" w16du:dateUtc="2024-11-13T14:32:00Z"/>
        </w:rPr>
      </w:pPr>
      <w:moveFrom w:id="518" w:author="Adrian Moir (amoir)" w:date="2024-11-13T14:32:00Z" w16du:dateUtc="2024-11-13T14:32:00Z">
        <w:del w:id="519" w:author="Adrian Moir (amoir)" w:date="2024-11-18T17:16:00Z" w16du:dateUtc="2024-11-18T17:16:00Z">
          <w:r w:rsidDel="00E1737C">
            <w:delText>Table 2. MEV-QSTOR</w:delText>
          </w:r>
        </w:del>
      </w:moveFrom>
    </w:p>
    <w:tbl>
      <w:tblPr>
        <w:tblW w:w="10632" w:type="dxa"/>
        <w:tblCellSpacing w:w="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701"/>
        <w:gridCol w:w="1984"/>
        <w:gridCol w:w="1843"/>
        <w:gridCol w:w="1327"/>
        <w:gridCol w:w="2217"/>
        <w:tblGridChange w:id="520">
          <w:tblGrid>
            <w:gridCol w:w="5"/>
            <w:gridCol w:w="1555"/>
            <w:gridCol w:w="5"/>
            <w:gridCol w:w="1696"/>
            <w:gridCol w:w="5"/>
            <w:gridCol w:w="1979"/>
            <w:gridCol w:w="5"/>
            <w:gridCol w:w="1838"/>
            <w:gridCol w:w="5"/>
            <w:gridCol w:w="1322"/>
            <w:gridCol w:w="5"/>
            <w:gridCol w:w="2212"/>
            <w:gridCol w:w="5"/>
          </w:tblGrid>
        </w:tblGridChange>
      </w:tblGrid>
      <w:tr w:rsidR="002E0EAC" w:rsidRPr="00C42723" w:rsidDel="00E1737C" w14:paraId="6404ED93" w14:textId="77777777" w:rsidTr="003C5C3A">
        <w:trPr>
          <w:tblCellSpacing w:w="15" w:type="dxa"/>
          <w:del w:id="521" w:author="Adrian Moir (amoir)" w:date="2024-11-18T17:16:00Z"/>
        </w:trPr>
        <w:tc>
          <w:tcPr>
            <w:tcW w:w="1515" w:type="dxa"/>
            <w:vAlign w:val="center"/>
            <w:hideMark/>
          </w:tcPr>
          <w:p w14:paraId="462C63D9" w14:textId="77777777" w:rsidR="002E0EAC" w:rsidRPr="00C42723" w:rsidDel="00E1737C" w:rsidRDefault="002E0EAC" w:rsidP="003C5C3A">
            <w:pPr>
              <w:jc w:val="center"/>
              <w:rPr>
                <w:del w:id="522" w:author="Adrian Moir (amoir)" w:date="2024-11-18T17:16:00Z" w16du:dateUtc="2024-11-18T17:16:00Z"/>
                <w:moveFrom w:id="523" w:author="Adrian Moir (amoir)" w:date="2024-11-13T14:32:00Z" w16du:dateUtc="2024-11-13T14:32:00Z"/>
              </w:rPr>
            </w:pPr>
            <w:moveFrom w:id="524" w:author="Adrian Moir (amoir)" w:date="2024-11-13T14:32:00Z" w16du:dateUtc="2024-11-13T14:32:00Z">
              <w:del w:id="525" w:author="Adrian Moir (amoir)" w:date="2024-11-18T17:16:00Z" w16du:dateUtc="2024-11-18T17:16:00Z">
                <w:r w:rsidRPr="00C42723" w:rsidDel="00E1737C">
                  <w:delText>Date</w:delText>
                </w:r>
              </w:del>
            </w:moveFrom>
          </w:p>
        </w:tc>
        <w:tc>
          <w:tcPr>
            <w:tcW w:w="1671" w:type="dxa"/>
            <w:vAlign w:val="center"/>
            <w:hideMark/>
          </w:tcPr>
          <w:p w14:paraId="2FFF5885" w14:textId="77777777" w:rsidR="002E0EAC" w:rsidRPr="00C42723" w:rsidDel="00E1737C" w:rsidRDefault="002E0EAC" w:rsidP="003C5C3A">
            <w:pPr>
              <w:jc w:val="center"/>
              <w:rPr>
                <w:del w:id="526" w:author="Adrian Moir (amoir)" w:date="2024-11-18T17:16:00Z" w16du:dateUtc="2024-11-18T17:16:00Z"/>
                <w:moveFrom w:id="527" w:author="Adrian Moir (amoir)" w:date="2024-11-13T14:32:00Z" w16du:dateUtc="2024-11-13T14:32:00Z"/>
              </w:rPr>
            </w:pPr>
            <w:moveFrom w:id="528" w:author="Adrian Moir (amoir)" w:date="2024-11-13T14:32:00Z" w16du:dateUtc="2024-11-13T14:32:00Z">
              <w:del w:id="529" w:author="Adrian Moir (amoir)" w:date="2024-11-18T17:16:00Z" w16du:dateUtc="2024-11-18T17:16:00Z">
                <w:r w:rsidRPr="00C42723" w:rsidDel="00E1737C">
                  <w:delText>version</w:delText>
                </w:r>
              </w:del>
            </w:moveFrom>
          </w:p>
        </w:tc>
        <w:tc>
          <w:tcPr>
            <w:tcW w:w="1954" w:type="dxa"/>
            <w:vAlign w:val="center"/>
            <w:hideMark/>
          </w:tcPr>
          <w:p w14:paraId="71F3B43D" w14:textId="77777777" w:rsidR="002E0EAC" w:rsidRPr="00C42723" w:rsidDel="00E1737C" w:rsidRDefault="002E0EAC" w:rsidP="003C5C3A">
            <w:pPr>
              <w:jc w:val="center"/>
              <w:rPr>
                <w:del w:id="530" w:author="Adrian Moir (amoir)" w:date="2024-11-18T17:16:00Z" w16du:dateUtc="2024-11-18T17:16:00Z"/>
                <w:moveFrom w:id="531" w:author="Adrian Moir (amoir)" w:date="2024-11-13T14:32:00Z" w16du:dateUtc="2024-11-13T14:32:00Z"/>
              </w:rPr>
            </w:pPr>
            <w:moveFrom w:id="532" w:author="Adrian Moir (amoir)" w:date="2024-11-13T14:32:00Z" w16du:dateUtc="2024-11-13T14:32:00Z">
              <w:del w:id="533" w:author="Adrian Moir (amoir)" w:date="2024-11-18T17:16:00Z" w16du:dateUtc="2024-11-18T17:16:00Z">
                <w:r w:rsidRPr="00C42723" w:rsidDel="00E1737C">
                  <w:delText>cleaner memory needed</w:delText>
                </w:r>
              </w:del>
            </w:moveFrom>
          </w:p>
        </w:tc>
        <w:tc>
          <w:tcPr>
            <w:tcW w:w="1813" w:type="dxa"/>
            <w:vAlign w:val="center"/>
            <w:hideMark/>
          </w:tcPr>
          <w:p w14:paraId="2D5684C4" w14:textId="77777777" w:rsidR="002E0EAC" w:rsidRPr="00C42723" w:rsidDel="00E1737C" w:rsidRDefault="002E0EAC" w:rsidP="003C5C3A">
            <w:pPr>
              <w:jc w:val="center"/>
              <w:rPr>
                <w:del w:id="534" w:author="Adrian Moir (amoir)" w:date="2024-11-18T17:16:00Z" w16du:dateUtc="2024-11-18T17:16:00Z"/>
                <w:moveFrom w:id="535" w:author="Adrian Moir (amoir)" w:date="2024-11-13T14:32:00Z" w16du:dateUtc="2024-11-13T14:32:00Z"/>
              </w:rPr>
            </w:pPr>
            <w:moveFrom w:id="536" w:author="Adrian Moir (amoir)" w:date="2024-11-13T14:32:00Z" w16du:dateUtc="2024-11-13T14:32:00Z">
              <w:del w:id="537" w:author="Adrian Moir (amoir)" w:date="2024-11-18T17:16:00Z" w16du:dateUtc="2024-11-18T17:16:00Z">
                <w:r w:rsidRPr="00C42723" w:rsidDel="00E1737C">
                  <w:delText>dictionary memory needed</w:delText>
                </w:r>
              </w:del>
            </w:moveFrom>
          </w:p>
        </w:tc>
        <w:tc>
          <w:tcPr>
            <w:tcW w:w="1297" w:type="dxa"/>
            <w:vAlign w:val="center"/>
            <w:hideMark/>
          </w:tcPr>
          <w:p w14:paraId="6B302FBD" w14:textId="77777777" w:rsidR="002E0EAC" w:rsidRPr="00C42723" w:rsidDel="00E1737C" w:rsidRDefault="002E0EAC" w:rsidP="003C5C3A">
            <w:pPr>
              <w:jc w:val="center"/>
              <w:rPr>
                <w:del w:id="538" w:author="Adrian Moir (amoir)" w:date="2024-11-18T17:16:00Z" w16du:dateUtc="2024-11-18T17:16:00Z"/>
                <w:moveFrom w:id="539" w:author="Adrian Moir (amoir)" w:date="2024-11-13T14:32:00Z" w16du:dateUtc="2024-11-13T14:32:00Z"/>
              </w:rPr>
            </w:pPr>
            <w:moveFrom w:id="540" w:author="Adrian Moir (amoir)" w:date="2024-11-13T14:32:00Z" w16du:dateUtc="2024-11-13T14:32:00Z">
              <w:del w:id="541" w:author="Adrian Moir (amoir)" w:date="2024-11-18T17:16:00Z" w16du:dateUtc="2024-11-18T17:16:00Z">
                <w:r w:rsidRPr="00C42723" w:rsidDel="00E1737C">
                  <w:delText>Total system RAM available</w:delText>
                </w:r>
              </w:del>
            </w:moveFrom>
          </w:p>
        </w:tc>
        <w:tc>
          <w:tcPr>
            <w:tcW w:w="2172" w:type="dxa"/>
            <w:vAlign w:val="center"/>
            <w:hideMark/>
          </w:tcPr>
          <w:p w14:paraId="32A44C03" w14:textId="77777777" w:rsidR="002E0EAC" w:rsidRPr="00C42723" w:rsidDel="00E1737C" w:rsidRDefault="002E0EAC" w:rsidP="003C5C3A">
            <w:pPr>
              <w:jc w:val="center"/>
              <w:rPr>
                <w:del w:id="542" w:author="Adrian Moir (amoir)" w:date="2024-11-18T17:16:00Z" w16du:dateUtc="2024-11-18T17:16:00Z"/>
                <w:moveFrom w:id="543" w:author="Adrian Moir (amoir)" w:date="2024-11-13T14:32:00Z" w16du:dateUtc="2024-11-13T14:32:00Z"/>
              </w:rPr>
            </w:pPr>
            <w:moveFrom w:id="544" w:author="Adrian Moir (amoir)" w:date="2024-11-13T14:32:00Z" w16du:dateUtc="2024-11-13T14:32:00Z">
              <w:del w:id="545" w:author="Adrian Moir (amoir)" w:date="2024-11-18T17:16:00Z" w16du:dateUtc="2024-11-18T17:16:00Z">
                <w:r w:rsidDel="00E1737C">
                  <w:delText>Notes</w:delText>
                </w:r>
              </w:del>
            </w:moveFrom>
          </w:p>
        </w:tc>
      </w:tr>
      <w:tr w:rsidR="002E0EAC" w:rsidRPr="00C42723" w:rsidDel="00E1737C" w14:paraId="55049C29" w14:textId="77777777" w:rsidTr="003C5C3A">
        <w:trPr>
          <w:tblCellSpacing w:w="15" w:type="dxa"/>
          <w:del w:id="546" w:author="Adrian Moir (amoir)" w:date="2024-11-18T17:16:00Z"/>
        </w:trPr>
        <w:tc>
          <w:tcPr>
            <w:tcW w:w="1515" w:type="dxa"/>
            <w:vAlign w:val="center"/>
            <w:hideMark/>
          </w:tcPr>
          <w:p w14:paraId="2C1AFC1E" w14:textId="77777777" w:rsidR="002E0EAC" w:rsidRPr="00C42723" w:rsidDel="00E1737C" w:rsidRDefault="002E0EAC" w:rsidP="003C5C3A">
            <w:pPr>
              <w:jc w:val="center"/>
              <w:rPr>
                <w:del w:id="547" w:author="Adrian Moir (amoir)" w:date="2024-11-18T17:16:00Z" w16du:dateUtc="2024-11-18T17:16:00Z"/>
                <w:moveFrom w:id="548" w:author="Adrian Moir (amoir)" w:date="2024-11-13T14:32:00Z" w16du:dateUtc="2024-11-13T14:32:00Z"/>
              </w:rPr>
            </w:pPr>
            <w:moveFrom w:id="549" w:author="Adrian Moir (amoir)" w:date="2024-11-13T14:32:00Z" w16du:dateUtc="2024-11-13T14:32:00Z">
              <w:del w:id="550" w:author="Adrian Moir (amoir)" w:date="2024-11-18T17:16:00Z" w16du:dateUtc="2024-11-18T17:16:00Z">
                <w:r w:rsidRPr="00C42723" w:rsidDel="00E1737C">
                  <w:delText>2023-11-08 22:16:04</w:delText>
                </w:r>
              </w:del>
            </w:moveFrom>
          </w:p>
        </w:tc>
        <w:tc>
          <w:tcPr>
            <w:tcW w:w="1671" w:type="dxa"/>
            <w:vAlign w:val="center"/>
            <w:hideMark/>
          </w:tcPr>
          <w:p w14:paraId="2246CAF7" w14:textId="77777777" w:rsidR="002E0EAC" w:rsidRPr="00C42723" w:rsidDel="00E1737C" w:rsidRDefault="002E0EAC" w:rsidP="003C5C3A">
            <w:pPr>
              <w:jc w:val="center"/>
              <w:rPr>
                <w:del w:id="551" w:author="Adrian Moir (amoir)" w:date="2024-11-18T17:16:00Z" w16du:dateUtc="2024-11-18T17:16:00Z"/>
                <w:moveFrom w:id="552" w:author="Adrian Moir (amoir)" w:date="2024-11-13T14:32:00Z" w16du:dateUtc="2024-11-13T14:32:00Z"/>
              </w:rPr>
            </w:pPr>
            <w:moveFrom w:id="553" w:author="Adrian Moir (amoir)" w:date="2024-11-13T14:32:00Z" w16du:dateUtc="2024-11-13T14:32:00Z">
              <w:del w:id="554" w:author="Adrian Moir (amoir)" w:date="2024-11-18T17:16:00Z" w16du:dateUtc="2024-11-18T17:16:00Z">
                <w:r w:rsidRPr="00C42723" w:rsidDel="00E1737C">
                  <w:delText>7.3.0.165</w:delText>
                </w:r>
              </w:del>
            </w:moveFrom>
          </w:p>
        </w:tc>
        <w:tc>
          <w:tcPr>
            <w:tcW w:w="1954" w:type="dxa"/>
            <w:vAlign w:val="center"/>
            <w:hideMark/>
          </w:tcPr>
          <w:p w14:paraId="10E524D3" w14:textId="77777777" w:rsidR="002E0EAC" w:rsidRPr="00C42723" w:rsidDel="00E1737C" w:rsidRDefault="002E0EAC" w:rsidP="003C5C3A">
            <w:pPr>
              <w:jc w:val="center"/>
              <w:rPr>
                <w:del w:id="555" w:author="Adrian Moir (amoir)" w:date="2024-11-18T17:16:00Z" w16du:dateUtc="2024-11-18T17:16:00Z"/>
                <w:moveFrom w:id="556" w:author="Adrian Moir (amoir)" w:date="2024-11-13T14:32:00Z" w16du:dateUtc="2024-11-13T14:32:00Z"/>
              </w:rPr>
            </w:pPr>
            <w:moveFrom w:id="557" w:author="Adrian Moir (amoir)" w:date="2024-11-13T14:32:00Z" w16du:dateUtc="2024-11-13T14:32:00Z">
              <w:del w:id="558" w:author="Adrian Moir (amoir)" w:date="2024-11-18T17:16:00Z" w16du:dateUtc="2024-11-18T17:16:00Z">
                <w:r w:rsidRPr="00C42723" w:rsidDel="00E1737C">
                  <w:delText>3.3 GB</w:delText>
                </w:r>
              </w:del>
            </w:moveFrom>
          </w:p>
        </w:tc>
        <w:tc>
          <w:tcPr>
            <w:tcW w:w="1813" w:type="dxa"/>
            <w:vAlign w:val="center"/>
            <w:hideMark/>
          </w:tcPr>
          <w:p w14:paraId="41C263E1" w14:textId="77777777" w:rsidR="002E0EAC" w:rsidRPr="00C42723" w:rsidDel="00E1737C" w:rsidRDefault="002E0EAC" w:rsidP="003C5C3A">
            <w:pPr>
              <w:jc w:val="center"/>
              <w:rPr>
                <w:del w:id="559" w:author="Adrian Moir (amoir)" w:date="2024-11-18T17:16:00Z" w16du:dateUtc="2024-11-18T17:16:00Z"/>
                <w:moveFrom w:id="560" w:author="Adrian Moir (amoir)" w:date="2024-11-13T14:32:00Z" w16du:dateUtc="2024-11-13T14:32:00Z"/>
              </w:rPr>
            </w:pPr>
            <w:moveFrom w:id="561" w:author="Adrian Moir (amoir)" w:date="2024-11-13T14:32:00Z" w16du:dateUtc="2024-11-13T14:32:00Z">
              <w:del w:id="562" w:author="Adrian Moir (amoir)" w:date="2024-11-18T17:16:00Z" w16du:dateUtc="2024-11-18T17:16:00Z">
                <w:r w:rsidRPr="00C42723" w:rsidDel="00E1737C">
                  <w:delText>6GB</w:delText>
                </w:r>
              </w:del>
            </w:moveFrom>
          </w:p>
        </w:tc>
        <w:tc>
          <w:tcPr>
            <w:tcW w:w="1297" w:type="dxa"/>
            <w:vAlign w:val="center"/>
            <w:hideMark/>
          </w:tcPr>
          <w:p w14:paraId="597E958A" w14:textId="77777777" w:rsidR="002E0EAC" w:rsidRPr="00C42723" w:rsidDel="00E1737C" w:rsidRDefault="002E0EAC" w:rsidP="003C5C3A">
            <w:pPr>
              <w:jc w:val="center"/>
              <w:rPr>
                <w:del w:id="563" w:author="Adrian Moir (amoir)" w:date="2024-11-18T17:16:00Z" w16du:dateUtc="2024-11-18T17:16:00Z"/>
                <w:moveFrom w:id="564" w:author="Adrian Moir (amoir)" w:date="2024-11-13T14:32:00Z" w16du:dateUtc="2024-11-13T14:32:00Z"/>
              </w:rPr>
            </w:pPr>
            <w:moveFrom w:id="565" w:author="Adrian Moir (amoir)" w:date="2024-11-13T14:32:00Z" w16du:dateUtc="2024-11-13T14:32:00Z">
              <w:del w:id="566" w:author="Adrian Moir (amoir)" w:date="2024-11-18T17:16:00Z" w16du:dateUtc="2024-11-18T17:16:00Z">
                <w:r w:rsidRPr="00C42723" w:rsidDel="00E1737C">
                  <w:delText>31 GiB</w:delText>
                </w:r>
              </w:del>
            </w:moveFrom>
          </w:p>
        </w:tc>
        <w:tc>
          <w:tcPr>
            <w:tcW w:w="2172" w:type="dxa"/>
            <w:vAlign w:val="center"/>
            <w:hideMark/>
          </w:tcPr>
          <w:p w14:paraId="683BB110" w14:textId="77777777" w:rsidR="002E0EAC" w:rsidRPr="00C42723" w:rsidDel="00E1737C" w:rsidRDefault="002E0EAC" w:rsidP="003C5C3A">
            <w:pPr>
              <w:jc w:val="center"/>
              <w:rPr>
                <w:del w:id="567" w:author="Adrian Moir (amoir)" w:date="2024-11-18T17:16:00Z" w16du:dateUtc="2024-11-18T17:16:00Z"/>
                <w:moveFrom w:id="568" w:author="Adrian Moir (amoir)" w:date="2024-11-13T14:32:00Z" w16du:dateUtc="2024-11-13T14:32:00Z"/>
              </w:rPr>
            </w:pPr>
          </w:p>
        </w:tc>
      </w:tr>
      <w:tr w:rsidR="002E0EAC" w:rsidRPr="00C42723" w:rsidDel="00E1737C" w14:paraId="7EE4132F" w14:textId="77777777" w:rsidTr="003C5C3A">
        <w:trPr>
          <w:tblCellSpacing w:w="15" w:type="dxa"/>
          <w:del w:id="569" w:author="Adrian Moir (amoir)" w:date="2024-11-18T17:16:00Z"/>
        </w:trPr>
        <w:tc>
          <w:tcPr>
            <w:tcW w:w="1515" w:type="dxa"/>
            <w:vAlign w:val="center"/>
            <w:hideMark/>
          </w:tcPr>
          <w:p w14:paraId="2CE7B992" w14:textId="77777777" w:rsidR="002E0EAC" w:rsidRPr="00C42723" w:rsidDel="00E1737C" w:rsidRDefault="002E0EAC" w:rsidP="003C5C3A">
            <w:pPr>
              <w:jc w:val="center"/>
              <w:rPr>
                <w:del w:id="570" w:author="Adrian Moir (amoir)" w:date="2024-11-18T17:16:00Z" w16du:dateUtc="2024-11-18T17:16:00Z"/>
                <w:moveFrom w:id="571" w:author="Adrian Moir (amoir)" w:date="2024-11-13T14:32:00Z" w16du:dateUtc="2024-11-13T14:32:00Z"/>
              </w:rPr>
            </w:pPr>
            <w:moveFrom w:id="572" w:author="Adrian Moir (amoir)" w:date="2024-11-13T14:32:00Z" w16du:dateUtc="2024-11-13T14:32:00Z">
              <w:del w:id="573" w:author="Adrian Moir (amoir)" w:date="2024-11-18T17:16:00Z" w16du:dateUtc="2024-11-18T17:16:00Z">
                <w:r w:rsidRPr="00C42723" w:rsidDel="00E1737C">
                  <w:delText>2023-11-10 16:34:33</w:delText>
                </w:r>
              </w:del>
            </w:moveFrom>
          </w:p>
        </w:tc>
        <w:tc>
          <w:tcPr>
            <w:tcW w:w="1671" w:type="dxa"/>
            <w:vAlign w:val="center"/>
            <w:hideMark/>
          </w:tcPr>
          <w:p w14:paraId="50C6E65D" w14:textId="77777777" w:rsidR="002E0EAC" w:rsidRPr="00C42723" w:rsidDel="00E1737C" w:rsidRDefault="002E0EAC" w:rsidP="003C5C3A">
            <w:pPr>
              <w:jc w:val="center"/>
              <w:rPr>
                <w:del w:id="574" w:author="Adrian Moir (amoir)" w:date="2024-11-18T17:16:00Z" w16du:dateUtc="2024-11-18T17:16:00Z"/>
                <w:moveFrom w:id="575" w:author="Adrian Moir (amoir)" w:date="2024-11-13T14:32:00Z" w16du:dateUtc="2024-11-13T14:32:00Z"/>
              </w:rPr>
            </w:pPr>
            <w:moveFrom w:id="576" w:author="Adrian Moir (amoir)" w:date="2024-11-13T14:32:00Z" w16du:dateUtc="2024-11-13T14:32:00Z">
              <w:del w:id="577" w:author="Adrian Moir (amoir)" w:date="2024-11-18T17:16:00Z" w16du:dateUtc="2024-11-18T17:16:00Z">
                <w:r w:rsidRPr="00C42723" w:rsidDel="00E1737C">
                  <w:delText>7.3.0.165</w:delText>
                </w:r>
              </w:del>
            </w:moveFrom>
          </w:p>
        </w:tc>
        <w:tc>
          <w:tcPr>
            <w:tcW w:w="1954" w:type="dxa"/>
            <w:vAlign w:val="center"/>
            <w:hideMark/>
          </w:tcPr>
          <w:p w14:paraId="79804CD5" w14:textId="77777777" w:rsidR="002E0EAC" w:rsidRPr="00C42723" w:rsidDel="00E1737C" w:rsidRDefault="002E0EAC" w:rsidP="003C5C3A">
            <w:pPr>
              <w:jc w:val="center"/>
              <w:rPr>
                <w:del w:id="578" w:author="Adrian Moir (amoir)" w:date="2024-11-18T17:16:00Z" w16du:dateUtc="2024-11-18T17:16:00Z"/>
                <w:moveFrom w:id="579" w:author="Adrian Moir (amoir)" w:date="2024-11-13T14:32:00Z" w16du:dateUtc="2024-11-13T14:32:00Z"/>
              </w:rPr>
            </w:pPr>
            <w:moveFrom w:id="580" w:author="Adrian Moir (amoir)" w:date="2024-11-13T14:32:00Z" w16du:dateUtc="2024-11-13T14:32:00Z">
              <w:del w:id="581" w:author="Adrian Moir (amoir)" w:date="2024-11-18T17:16:00Z" w16du:dateUtc="2024-11-18T17:16:00Z">
                <w:r w:rsidRPr="00C42723" w:rsidDel="00E1737C">
                  <w:delText>3.3 GB</w:delText>
                </w:r>
              </w:del>
            </w:moveFrom>
          </w:p>
        </w:tc>
        <w:tc>
          <w:tcPr>
            <w:tcW w:w="1813" w:type="dxa"/>
            <w:vAlign w:val="center"/>
            <w:hideMark/>
          </w:tcPr>
          <w:p w14:paraId="4A10796B" w14:textId="77777777" w:rsidR="002E0EAC" w:rsidRPr="00C42723" w:rsidDel="00E1737C" w:rsidRDefault="002E0EAC" w:rsidP="003C5C3A">
            <w:pPr>
              <w:jc w:val="center"/>
              <w:rPr>
                <w:del w:id="582" w:author="Adrian Moir (amoir)" w:date="2024-11-18T17:16:00Z" w16du:dateUtc="2024-11-18T17:16:00Z"/>
                <w:moveFrom w:id="583" w:author="Adrian Moir (amoir)" w:date="2024-11-13T14:32:00Z" w16du:dateUtc="2024-11-13T14:32:00Z"/>
              </w:rPr>
            </w:pPr>
            <w:moveFrom w:id="584" w:author="Adrian Moir (amoir)" w:date="2024-11-13T14:32:00Z" w16du:dateUtc="2024-11-13T14:32:00Z">
              <w:del w:id="585" w:author="Adrian Moir (amoir)" w:date="2024-11-18T17:16:00Z" w16du:dateUtc="2024-11-18T17:16:00Z">
                <w:r w:rsidRPr="00C42723" w:rsidDel="00E1737C">
                  <w:delText>12GB</w:delText>
                </w:r>
              </w:del>
            </w:moveFrom>
          </w:p>
        </w:tc>
        <w:tc>
          <w:tcPr>
            <w:tcW w:w="1297" w:type="dxa"/>
            <w:vAlign w:val="center"/>
            <w:hideMark/>
          </w:tcPr>
          <w:p w14:paraId="750EE93E" w14:textId="77777777" w:rsidR="002E0EAC" w:rsidRPr="00C42723" w:rsidDel="00E1737C" w:rsidRDefault="002E0EAC" w:rsidP="003C5C3A">
            <w:pPr>
              <w:jc w:val="center"/>
              <w:rPr>
                <w:del w:id="586" w:author="Adrian Moir (amoir)" w:date="2024-11-18T17:16:00Z" w16du:dateUtc="2024-11-18T17:16:00Z"/>
                <w:moveFrom w:id="587" w:author="Adrian Moir (amoir)" w:date="2024-11-13T14:32:00Z" w16du:dateUtc="2024-11-13T14:32:00Z"/>
              </w:rPr>
            </w:pPr>
            <w:moveFrom w:id="588" w:author="Adrian Moir (amoir)" w:date="2024-11-13T14:32:00Z" w16du:dateUtc="2024-11-13T14:32:00Z">
              <w:del w:id="589" w:author="Adrian Moir (amoir)" w:date="2024-11-18T17:16:00Z" w16du:dateUtc="2024-11-18T17:16:00Z">
                <w:r w:rsidRPr="00C42723" w:rsidDel="00E1737C">
                  <w:delText>31 GiB</w:delText>
                </w:r>
              </w:del>
            </w:moveFrom>
          </w:p>
        </w:tc>
        <w:tc>
          <w:tcPr>
            <w:tcW w:w="2172" w:type="dxa"/>
            <w:vAlign w:val="center"/>
            <w:hideMark/>
          </w:tcPr>
          <w:p w14:paraId="5816D487" w14:textId="77777777" w:rsidR="002E0EAC" w:rsidRPr="00C42723" w:rsidDel="00E1737C" w:rsidRDefault="002E0EAC" w:rsidP="003C5C3A">
            <w:pPr>
              <w:jc w:val="center"/>
              <w:rPr>
                <w:del w:id="590" w:author="Adrian Moir (amoir)" w:date="2024-11-18T17:16:00Z" w16du:dateUtc="2024-11-18T17:16:00Z"/>
                <w:moveFrom w:id="591" w:author="Adrian Moir (amoir)" w:date="2024-11-13T14:32:00Z" w16du:dateUtc="2024-11-13T14:32:00Z"/>
              </w:rPr>
            </w:pPr>
            <w:moveFrom w:id="592" w:author="Adrian Moir (amoir)" w:date="2024-11-13T14:32:00Z" w16du:dateUtc="2024-11-13T14:32:00Z">
              <w:del w:id="593" w:author="Adrian Moir (amoir)" w:date="2024-11-18T17:16:00Z" w16du:dateUtc="2024-11-18T17:16:00Z">
                <w:r w:rsidRPr="00C42723" w:rsidDel="00E1737C">
                  <w:delText>Dictionary got extended. It need 6GB more.</w:delText>
                </w:r>
              </w:del>
            </w:moveFrom>
          </w:p>
        </w:tc>
      </w:tr>
      <w:tr w:rsidR="002E0EAC" w:rsidRPr="00C42723" w:rsidDel="00E1737C" w14:paraId="00AC9FCB" w14:textId="77777777" w:rsidTr="003C5C3A">
        <w:trPr>
          <w:tblCellSpacing w:w="15" w:type="dxa"/>
          <w:del w:id="594" w:author="Adrian Moir (amoir)" w:date="2024-11-18T17:16:00Z"/>
        </w:trPr>
        <w:tc>
          <w:tcPr>
            <w:tcW w:w="1515" w:type="dxa"/>
            <w:vAlign w:val="center"/>
            <w:hideMark/>
          </w:tcPr>
          <w:p w14:paraId="0EC0F19B" w14:textId="77777777" w:rsidR="002E0EAC" w:rsidRPr="00C42723" w:rsidDel="00E1737C" w:rsidRDefault="002E0EAC" w:rsidP="003C5C3A">
            <w:pPr>
              <w:jc w:val="center"/>
              <w:rPr>
                <w:del w:id="595" w:author="Adrian Moir (amoir)" w:date="2024-11-18T17:16:00Z" w16du:dateUtc="2024-11-18T17:16:00Z"/>
                <w:moveFrom w:id="596" w:author="Adrian Moir (amoir)" w:date="2024-11-13T14:32:00Z" w16du:dateUtc="2024-11-13T14:32:00Z"/>
              </w:rPr>
            </w:pPr>
            <w:moveFrom w:id="597" w:author="Adrian Moir (amoir)" w:date="2024-11-13T14:32:00Z" w16du:dateUtc="2024-11-13T14:32:00Z">
              <w:del w:id="598" w:author="Adrian Moir (amoir)" w:date="2024-11-18T17:16:00Z" w16du:dateUtc="2024-11-18T17:16:00Z">
                <w:r w:rsidRPr="00C42723" w:rsidDel="00E1737C">
                  <w:delText>2024-01-23 22:28:22</w:delText>
                </w:r>
              </w:del>
            </w:moveFrom>
          </w:p>
        </w:tc>
        <w:tc>
          <w:tcPr>
            <w:tcW w:w="1671" w:type="dxa"/>
            <w:vAlign w:val="center"/>
            <w:hideMark/>
          </w:tcPr>
          <w:p w14:paraId="1B0180A2" w14:textId="77777777" w:rsidR="002E0EAC" w:rsidRPr="00C42723" w:rsidDel="00E1737C" w:rsidRDefault="002E0EAC" w:rsidP="003C5C3A">
            <w:pPr>
              <w:jc w:val="center"/>
              <w:rPr>
                <w:del w:id="599" w:author="Adrian Moir (amoir)" w:date="2024-11-18T17:16:00Z" w16du:dateUtc="2024-11-18T17:16:00Z"/>
                <w:moveFrom w:id="600" w:author="Adrian Moir (amoir)" w:date="2024-11-13T14:32:00Z" w16du:dateUtc="2024-11-13T14:32:00Z"/>
              </w:rPr>
            </w:pPr>
            <w:moveFrom w:id="601" w:author="Adrian Moir (amoir)" w:date="2024-11-13T14:32:00Z" w16du:dateUtc="2024-11-13T14:32:00Z">
              <w:del w:id="602" w:author="Adrian Moir (amoir)" w:date="2024-11-18T17:16:00Z" w16du:dateUtc="2024-11-18T17:16:00Z">
                <w:r w:rsidRPr="00C42723" w:rsidDel="00E1737C">
                  <w:delText>7.3.0.165</w:delText>
                </w:r>
              </w:del>
            </w:moveFrom>
          </w:p>
        </w:tc>
        <w:tc>
          <w:tcPr>
            <w:tcW w:w="1954" w:type="dxa"/>
            <w:vAlign w:val="center"/>
            <w:hideMark/>
          </w:tcPr>
          <w:p w14:paraId="23B0789B" w14:textId="77777777" w:rsidR="002E0EAC" w:rsidRPr="00C42723" w:rsidDel="00E1737C" w:rsidRDefault="002E0EAC" w:rsidP="003C5C3A">
            <w:pPr>
              <w:jc w:val="center"/>
              <w:rPr>
                <w:del w:id="603" w:author="Adrian Moir (amoir)" w:date="2024-11-18T17:16:00Z" w16du:dateUtc="2024-11-18T17:16:00Z"/>
                <w:moveFrom w:id="604" w:author="Adrian Moir (amoir)" w:date="2024-11-13T14:32:00Z" w16du:dateUtc="2024-11-13T14:32:00Z"/>
              </w:rPr>
            </w:pPr>
            <w:moveFrom w:id="605" w:author="Adrian Moir (amoir)" w:date="2024-11-13T14:32:00Z" w16du:dateUtc="2024-11-13T14:32:00Z">
              <w:del w:id="606" w:author="Adrian Moir (amoir)" w:date="2024-11-18T17:16:00Z" w16du:dateUtc="2024-11-18T17:16:00Z">
                <w:r w:rsidRPr="00C42723" w:rsidDel="00E1737C">
                  <w:delText>4 GB</w:delText>
                </w:r>
              </w:del>
            </w:moveFrom>
          </w:p>
        </w:tc>
        <w:tc>
          <w:tcPr>
            <w:tcW w:w="1813" w:type="dxa"/>
            <w:vAlign w:val="center"/>
            <w:hideMark/>
          </w:tcPr>
          <w:p w14:paraId="440F9D29" w14:textId="77777777" w:rsidR="002E0EAC" w:rsidRPr="00C42723" w:rsidDel="00E1737C" w:rsidRDefault="002E0EAC" w:rsidP="003C5C3A">
            <w:pPr>
              <w:jc w:val="center"/>
              <w:rPr>
                <w:del w:id="607" w:author="Adrian Moir (amoir)" w:date="2024-11-18T17:16:00Z" w16du:dateUtc="2024-11-18T17:16:00Z"/>
                <w:moveFrom w:id="608" w:author="Adrian Moir (amoir)" w:date="2024-11-13T14:32:00Z" w16du:dateUtc="2024-11-13T14:32:00Z"/>
              </w:rPr>
            </w:pPr>
            <w:moveFrom w:id="609" w:author="Adrian Moir (amoir)" w:date="2024-11-13T14:32:00Z" w16du:dateUtc="2024-11-13T14:32:00Z">
              <w:del w:id="610" w:author="Adrian Moir (amoir)" w:date="2024-11-18T17:16:00Z" w16du:dateUtc="2024-11-18T17:16:00Z">
                <w:r w:rsidRPr="00C42723" w:rsidDel="00E1737C">
                  <w:delText>16 GB</w:delText>
                </w:r>
              </w:del>
            </w:moveFrom>
          </w:p>
        </w:tc>
        <w:tc>
          <w:tcPr>
            <w:tcW w:w="1297" w:type="dxa"/>
            <w:vAlign w:val="center"/>
            <w:hideMark/>
          </w:tcPr>
          <w:p w14:paraId="260D1958" w14:textId="77777777" w:rsidR="002E0EAC" w:rsidRPr="00C42723" w:rsidDel="00E1737C" w:rsidRDefault="002E0EAC" w:rsidP="003C5C3A">
            <w:pPr>
              <w:jc w:val="center"/>
              <w:rPr>
                <w:del w:id="611" w:author="Adrian Moir (amoir)" w:date="2024-11-18T17:16:00Z" w16du:dateUtc="2024-11-18T17:16:00Z"/>
                <w:moveFrom w:id="612" w:author="Adrian Moir (amoir)" w:date="2024-11-13T14:32:00Z" w16du:dateUtc="2024-11-13T14:32:00Z"/>
              </w:rPr>
            </w:pPr>
            <w:moveFrom w:id="613" w:author="Adrian Moir (amoir)" w:date="2024-11-13T14:32:00Z" w16du:dateUtc="2024-11-13T14:32:00Z">
              <w:del w:id="614" w:author="Adrian Moir (amoir)" w:date="2024-11-18T17:16:00Z" w16du:dateUtc="2024-11-18T17:16:00Z">
                <w:r w:rsidRPr="00C42723" w:rsidDel="00E1737C">
                  <w:delText>37 GiB</w:delText>
                </w:r>
              </w:del>
            </w:moveFrom>
          </w:p>
        </w:tc>
        <w:tc>
          <w:tcPr>
            <w:tcW w:w="2172" w:type="dxa"/>
            <w:vAlign w:val="center"/>
            <w:hideMark/>
          </w:tcPr>
          <w:p w14:paraId="5F920A93" w14:textId="77777777" w:rsidR="002E0EAC" w:rsidRPr="00C42723" w:rsidDel="00E1737C" w:rsidRDefault="002E0EAC" w:rsidP="003C5C3A">
            <w:pPr>
              <w:jc w:val="center"/>
              <w:rPr>
                <w:del w:id="615" w:author="Adrian Moir (amoir)" w:date="2024-11-18T17:16:00Z" w16du:dateUtc="2024-11-18T17:16:00Z"/>
                <w:moveFrom w:id="616" w:author="Adrian Moir (amoir)" w:date="2024-11-13T14:32:00Z" w16du:dateUtc="2024-11-13T14:32:00Z"/>
              </w:rPr>
            </w:pPr>
            <w:moveFrom w:id="617" w:author="Adrian Moir (amoir)" w:date="2024-11-13T14:32:00Z" w16du:dateUtc="2024-11-13T14:32:00Z">
              <w:del w:id="618" w:author="Adrian Moir (amoir)" w:date="2024-11-18T17:16:00Z" w16du:dateUtc="2024-11-18T17:16:00Z">
                <w:r w:rsidRPr="00C42723" w:rsidDel="00E1737C">
                  <w:delText>Dictionary was extended again. RAM was also extended</w:delText>
                </w:r>
              </w:del>
            </w:moveFrom>
          </w:p>
        </w:tc>
      </w:tr>
      <w:tr w:rsidR="002E0EAC" w:rsidRPr="00C42723" w:rsidDel="00E1737C" w14:paraId="67F94E38" w14:textId="77777777" w:rsidTr="003C5C3A">
        <w:trPr>
          <w:tblCellSpacing w:w="15" w:type="dxa"/>
          <w:del w:id="619" w:author="Adrian Moir (amoir)" w:date="2024-11-18T17:16:00Z"/>
        </w:trPr>
        <w:tc>
          <w:tcPr>
            <w:tcW w:w="1515" w:type="dxa"/>
            <w:vAlign w:val="center"/>
            <w:hideMark/>
          </w:tcPr>
          <w:p w14:paraId="797AE1EB" w14:textId="77777777" w:rsidR="002E0EAC" w:rsidRPr="00C42723" w:rsidDel="00E1737C" w:rsidRDefault="002E0EAC" w:rsidP="003C5C3A">
            <w:pPr>
              <w:jc w:val="center"/>
              <w:rPr>
                <w:del w:id="620" w:author="Adrian Moir (amoir)" w:date="2024-11-18T17:16:00Z" w16du:dateUtc="2024-11-18T17:16:00Z"/>
                <w:moveFrom w:id="621" w:author="Adrian Moir (amoir)" w:date="2024-11-13T14:32:00Z" w16du:dateUtc="2024-11-13T14:32:00Z"/>
              </w:rPr>
            </w:pPr>
            <w:moveFrom w:id="622" w:author="Adrian Moir (amoir)" w:date="2024-11-13T14:32:00Z" w16du:dateUtc="2024-11-13T14:32:00Z">
              <w:del w:id="623" w:author="Adrian Moir (amoir)" w:date="2024-11-18T17:16:00Z" w16du:dateUtc="2024-11-18T17:16:00Z">
                <w:r w:rsidRPr="00C42723" w:rsidDel="00E1737C">
                  <w:delText>2024-05-03 17:40:24</w:delText>
                </w:r>
              </w:del>
            </w:moveFrom>
          </w:p>
        </w:tc>
        <w:tc>
          <w:tcPr>
            <w:tcW w:w="1671" w:type="dxa"/>
            <w:vAlign w:val="center"/>
            <w:hideMark/>
          </w:tcPr>
          <w:p w14:paraId="7A39F6E5" w14:textId="77777777" w:rsidR="002E0EAC" w:rsidRPr="00C42723" w:rsidDel="00E1737C" w:rsidRDefault="002E0EAC" w:rsidP="003C5C3A">
            <w:pPr>
              <w:jc w:val="center"/>
              <w:rPr>
                <w:del w:id="624" w:author="Adrian Moir (amoir)" w:date="2024-11-18T17:16:00Z" w16du:dateUtc="2024-11-18T17:16:00Z"/>
                <w:moveFrom w:id="625" w:author="Adrian Moir (amoir)" w:date="2024-11-13T14:32:00Z" w16du:dateUtc="2024-11-13T14:32:00Z"/>
              </w:rPr>
            </w:pPr>
            <w:moveFrom w:id="626" w:author="Adrian Moir (amoir)" w:date="2024-11-13T14:32:00Z" w16du:dateUtc="2024-11-13T14:32:00Z">
              <w:del w:id="627" w:author="Adrian Moir (amoir)" w:date="2024-11-18T17:16:00Z" w16du:dateUtc="2024-11-18T17:16:00Z">
                <w:r w:rsidRPr="00C42723" w:rsidDel="00E1737C">
                  <w:delText>7.4.0.222</w:delText>
                </w:r>
              </w:del>
            </w:moveFrom>
          </w:p>
        </w:tc>
        <w:tc>
          <w:tcPr>
            <w:tcW w:w="1954" w:type="dxa"/>
            <w:vAlign w:val="center"/>
            <w:hideMark/>
          </w:tcPr>
          <w:p w14:paraId="1CC1A49B" w14:textId="77777777" w:rsidR="002E0EAC" w:rsidRPr="00C42723" w:rsidDel="00E1737C" w:rsidRDefault="002E0EAC" w:rsidP="003C5C3A">
            <w:pPr>
              <w:jc w:val="center"/>
              <w:rPr>
                <w:del w:id="628" w:author="Adrian Moir (amoir)" w:date="2024-11-18T17:16:00Z" w16du:dateUtc="2024-11-18T17:16:00Z"/>
                <w:moveFrom w:id="629" w:author="Adrian Moir (amoir)" w:date="2024-11-13T14:32:00Z" w16du:dateUtc="2024-11-13T14:32:00Z"/>
              </w:rPr>
            </w:pPr>
            <w:moveFrom w:id="630" w:author="Adrian Moir (amoir)" w:date="2024-11-13T14:32:00Z" w16du:dateUtc="2024-11-13T14:32:00Z">
              <w:del w:id="631" w:author="Adrian Moir (amoir)" w:date="2024-11-18T17:16:00Z" w16du:dateUtc="2024-11-18T17:16:00Z">
                <w:r w:rsidRPr="00C42723" w:rsidDel="00E1737C">
                  <w:delText>740 MB</w:delText>
                </w:r>
              </w:del>
            </w:moveFrom>
          </w:p>
        </w:tc>
        <w:tc>
          <w:tcPr>
            <w:tcW w:w="1813" w:type="dxa"/>
            <w:vAlign w:val="center"/>
            <w:hideMark/>
          </w:tcPr>
          <w:p w14:paraId="4BD49A10" w14:textId="77777777" w:rsidR="002E0EAC" w:rsidRPr="00C42723" w:rsidDel="00E1737C" w:rsidRDefault="002E0EAC" w:rsidP="003C5C3A">
            <w:pPr>
              <w:jc w:val="center"/>
              <w:rPr>
                <w:del w:id="632" w:author="Adrian Moir (amoir)" w:date="2024-11-18T17:16:00Z" w16du:dateUtc="2024-11-18T17:16:00Z"/>
                <w:moveFrom w:id="633" w:author="Adrian Moir (amoir)" w:date="2024-11-13T14:32:00Z" w16du:dateUtc="2024-11-13T14:32:00Z"/>
              </w:rPr>
            </w:pPr>
            <w:moveFrom w:id="634" w:author="Adrian Moir (amoir)" w:date="2024-11-13T14:32:00Z" w16du:dateUtc="2024-11-13T14:32:00Z">
              <w:del w:id="635" w:author="Adrian Moir (amoir)" w:date="2024-11-18T17:16:00Z" w16du:dateUtc="2024-11-18T17:16:00Z">
                <w:r w:rsidRPr="00C42723" w:rsidDel="00E1737C">
                  <w:delText>16 GB</w:delText>
                </w:r>
              </w:del>
            </w:moveFrom>
          </w:p>
        </w:tc>
        <w:tc>
          <w:tcPr>
            <w:tcW w:w="1297" w:type="dxa"/>
            <w:vAlign w:val="center"/>
            <w:hideMark/>
          </w:tcPr>
          <w:p w14:paraId="362723CA" w14:textId="77777777" w:rsidR="002E0EAC" w:rsidRPr="00C42723" w:rsidDel="00E1737C" w:rsidRDefault="002E0EAC" w:rsidP="003C5C3A">
            <w:pPr>
              <w:jc w:val="center"/>
              <w:rPr>
                <w:del w:id="636" w:author="Adrian Moir (amoir)" w:date="2024-11-18T17:16:00Z" w16du:dateUtc="2024-11-18T17:16:00Z"/>
                <w:moveFrom w:id="637" w:author="Adrian Moir (amoir)" w:date="2024-11-13T14:32:00Z" w16du:dateUtc="2024-11-13T14:32:00Z"/>
              </w:rPr>
            </w:pPr>
            <w:moveFrom w:id="638" w:author="Adrian Moir (amoir)" w:date="2024-11-13T14:32:00Z" w16du:dateUtc="2024-11-13T14:32:00Z">
              <w:del w:id="639" w:author="Adrian Moir (amoir)" w:date="2024-11-18T17:16:00Z" w16du:dateUtc="2024-11-18T17:16:00Z">
                <w:r w:rsidRPr="00C42723" w:rsidDel="00E1737C">
                  <w:delText>37 GiB</w:delText>
                </w:r>
              </w:del>
            </w:moveFrom>
          </w:p>
        </w:tc>
        <w:tc>
          <w:tcPr>
            <w:tcW w:w="2172" w:type="dxa"/>
            <w:vAlign w:val="center"/>
            <w:hideMark/>
          </w:tcPr>
          <w:p w14:paraId="1694DD45" w14:textId="77777777" w:rsidR="002E0EAC" w:rsidRPr="00C42723" w:rsidDel="00E1737C" w:rsidRDefault="002E0EAC" w:rsidP="003C5C3A">
            <w:pPr>
              <w:jc w:val="center"/>
              <w:rPr>
                <w:del w:id="640" w:author="Adrian Moir (amoir)" w:date="2024-11-18T17:16:00Z" w16du:dateUtc="2024-11-18T17:16:00Z"/>
                <w:moveFrom w:id="641" w:author="Adrian Moir (amoir)" w:date="2024-11-13T14:32:00Z" w16du:dateUtc="2024-11-13T14:32:00Z"/>
              </w:rPr>
            </w:pPr>
            <w:moveFrom w:id="642" w:author="Adrian Moir (amoir)" w:date="2024-11-13T14:32:00Z" w16du:dateUtc="2024-11-13T14:32:00Z">
              <w:del w:id="643" w:author="Adrian Moir (amoir)" w:date="2024-11-18T17:16:00Z" w16du:dateUtc="2024-11-18T17:16:00Z">
                <w:r w:rsidRPr="00C42723" w:rsidDel="00E1737C">
                  <w:delText>Upgrade to 7.4.0.</w:delText>
                </w:r>
              </w:del>
            </w:moveFrom>
          </w:p>
        </w:tc>
      </w:tr>
      <w:tr w:rsidR="002E0EAC" w:rsidRPr="00C42723" w:rsidDel="00E1737C" w14:paraId="288CE56C" w14:textId="77777777" w:rsidTr="003C5C3A">
        <w:trPr>
          <w:tblCellSpacing w:w="15" w:type="dxa"/>
          <w:del w:id="644" w:author="Adrian Moir (amoir)" w:date="2024-11-18T17:16:00Z"/>
        </w:trPr>
        <w:tc>
          <w:tcPr>
            <w:tcW w:w="1515" w:type="dxa"/>
            <w:vAlign w:val="center"/>
            <w:hideMark/>
          </w:tcPr>
          <w:p w14:paraId="623AB659" w14:textId="77777777" w:rsidR="002E0EAC" w:rsidRPr="00C42723" w:rsidDel="00E1737C" w:rsidRDefault="002E0EAC" w:rsidP="003C5C3A">
            <w:pPr>
              <w:jc w:val="center"/>
              <w:rPr>
                <w:del w:id="645" w:author="Adrian Moir (amoir)" w:date="2024-11-18T17:16:00Z" w16du:dateUtc="2024-11-18T17:16:00Z"/>
                <w:moveFrom w:id="646" w:author="Adrian Moir (amoir)" w:date="2024-11-13T14:32:00Z" w16du:dateUtc="2024-11-13T14:32:00Z"/>
              </w:rPr>
            </w:pPr>
            <w:moveFrom w:id="647" w:author="Adrian Moir (amoir)" w:date="2024-11-13T14:32:00Z" w16du:dateUtc="2024-11-13T14:32:00Z">
              <w:del w:id="648" w:author="Adrian Moir (amoir)" w:date="2024-11-18T17:16:00Z" w16du:dateUtc="2024-11-18T17:16:00Z">
                <w:r w:rsidRPr="00C42723" w:rsidDel="00E1737C">
                  <w:delText>2024-06-19 15:33:40</w:delText>
                </w:r>
              </w:del>
            </w:moveFrom>
          </w:p>
        </w:tc>
        <w:tc>
          <w:tcPr>
            <w:tcW w:w="1671" w:type="dxa"/>
            <w:vAlign w:val="center"/>
            <w:hideMark/>
          </w:tcPr>
          <w:p w14:paraId="017265C7" w14:textId="77777777" w:rsidR="002E0EAC" w:rsidRPr="00C42723" w:rsidDel="00E1737C" w:rsidRDefault="002E0EAC" w:rsidP="003C5C3A">
            <w:pPr>
              <w:jc w:val="center"/>
              <w:rPr>
                <w:del w:id="649" w:author="Adrian Moir (amoir)" w:date="2024-11-18T17:16:00Z" w16du:dateUtc="2024-11-18T17:16:00Z"/>
                <w:moveFrom w:id="650" w:author="Adrian Moir (amoir)" w:date="2024-11-13T14:32:00Z" w16du:dateUtc="2024-11-13T14:32:00Z"/>
              </w:rPr>
            </w:pPr>
            <w:moveFrom w:id="651" w:author="Adrian Moir (amoir)" w:date="2024-11-13T14:32:00Z" w16du:dateUtc="2024-11-13T14:32:00Z">
              <w:del w:id="652" w:author="Adrian Moir (amoir)" w:date="2024-11-18T17:16:00Z" w16du:dateUtc="2024-11-18T17:16:00Z">
                <w:r w:rsidRPr="00C42723" w:rsidDel="00E1737C">
                  <w:delText>7.4.0.222</w:delText>
                </w:r>
              </w:del>
            </w:moveFrom>
          </w:p>
        </w:tc>
        <w:tc>
          <w:tcPr>
            <w:tcW w:w="1954" w:type="dxa"/>
            <w:vAlign w:val="center"/>
            <w:hideMark/>
          </w:tcPr>
          <w:p w14:paraId="1CB736EC" w14:textId="77777777" w:rsidR="002E0EAC" w:rsidRPr="00C42723" w:rsidDel="00E1737C" w:rsidRDefault="002E0EAC" w:rsidP="003C5C3A">
            <w:pPr>
              <w:jc w:val="center"/>
              <w:rPr>
                <w:del w:id="653" w:author="Adrian Moir (amoir)" w:date="2024-11-18T17:16:00Z" w16du:dateUtc="2024-11-18T17:16:00Z"/>
                <w:moveFrom w:id="654" w:author="Adrian Moir (amoir)" w:date="2024-11-13T14:32:00Z" w16du:dateUtc="2024-11-13T14:32:00Z"/>
              </w:rPr>
            </w:pPr>
            <w:moveFrom w:id="655" w:author="Adrian Moir (amoir)" w:date="2024-11-13T14:32:00Z" w16du:dateUtc="2024-11-13T14:32:00Z">
              <w:del w:id="656" w:author="Adrian Moir (amoir)" w:date="2024-11-18T17:16:00Z" w16du:dateUtc="2024-11-18T17:16:00Z">
                <w:r w:rsidRPr="00C42723" w:rsidDel="00E1737C">
                  <w:delText>740 MB</w:delText>
                </w:r>
              </w:del>
            </w:moveFrom>
          </w:p>
        </w:tc>
        <w:tc>
          <w:tcPr>
            <w:tcW w:w="1813" w:type="dxa"/>
            <w:vAlign w:val="center"/>
            <w:hideMark/>
          </w:tcPr>
          <w:p w14:paraId="3BC2B4FB" w14:textId="77777777" w:rsidR="002E0EAC" w:rsidRPr="00C42723" w:rsidDel="00E1737C" w:rsidRDefault="002E0EAC" w:rsidP="003C5C3A">
            <w:pPr>
              <w:jc w:val="center"/>
              <w:rPr>
                <w:del w:id="657" w:author="Adrian Moir (amoir)" w:date="2024-11-18T17:16:00Z" w16du:dateUtc="2024-11-18T17:16:00Z"/>
                <w:moveFrom w:id="658" w:author="Adrian Moir (amoir)" w:date="2024-11-13T14:32:00Z" w16du:dateUtc="2024-11-13T14:32:00Z"/>
              </w:rPr>
            </w:pPr>
            <w:moveFrom w:id="659" w:author="Adrian Moir (amoir)" w:date="2024-11-13T14:32:00Z" w16du:dateUtc="2024-11-13T14:32:00Z">
              <w:del w:id="660" w:author="Adrian Moir (amoir)" w:date="2024-11-18T17:16:00Z" w16du:dateUtc="2024-11-18T17:16:00Z">
                <w:r w:rsidRPr="00C42723" w:rsidDel="00E1737C">
                  <w:delText>24 GB</w:delText>
                </w:r>
              </w:del>
            </w:moveFrom>
          </w:p>
        </w:tc>
        <w:tc>
          <w:tcPr>
            <w:tcW w:w="1297" w:type="dxa"/>
            <w:vAlign w:val="center"/>
            <w:hideMark/>
          </w:tcPr>
          <w:p w14:paraId="37A5DDD5" w14:textId="77777777" w:rsidR="002E0EAC" w:rsidRPr="00C42723" w:rsidDel="00E1737C" w:rsidRDefault="002E0EAC" w:rsidP="003C5C3A">
            <w:pPr>
              <w:jc w:val="center"/>
              <w:rPr>
                <w:del w:id="661" w:author="Adrian Moir (amoir)" w:date="2024-11-18T17:16:00Z" w16du:dateUtc="2024-11-18T17:16:00Z"/>
                <w:moveFrom w:id="662" w:author="Adrian Moir (amoir)" w:date="2024-11-13T14:32:00Z" w16du:dateUtc="2024-11-13T14:32:00Z"/>
              </w:rPr>
            </w:pPr>
            <w:moveFrom w:id="663" w:author="Adrian Moir (amoir)" w:date="2024-11-13T14:32:00Z" w16du:dateUtc="2024-11-13T14:32:00Z">
              <w:del w:id="664" w:author="Adrian Moir (amoir)" w:date="2024-11-18T17:16:00Z" w16du:dateUtc="2024-11-18T17:16:00Z">
                <w:r w:rsidRPr="00C42723" w:rsidDel="00E1737C">
                  <w:delText>40 GiB</w:delText>
                </w:r>
              </w:del>
            </w:moveFrom>
          </w:p>
        </w:tc>
        <w:tc>
          <w:tcPr>
            <w:tcW w:w="2172" w:type="dxa"/>
            <w:vAlign w:val="center"/>
            <w:hideMark/>
          </w:tcPr>
          <w:p w14:paraId="713C1209" w14:textId="77777777" w:rsidR="002E0EAC" w:rsidRPr="00C42723" w:rsidDel="00E1737C" w:rsidRDefault="002E0EAC" w:rsidP="003C5C3A">
            <w:pPr>
              <w:jc w:val="center"/>
              <w:rPr>
                <w:del w:id="665" w:author="Adrian Moir (amoir)" w:date="2024-11-18T17:16:00Z" w16du:dateUtc="2024-11-18T17:16:00Z"/>
                <w:moveFrom w:id="666" w:author="Adrian Moir (amoir)" w:date="2024-11-13T14:32:00Z" w16du:dateUtc="2024-11-13T14:32:00Z"/>
              </w:rPr>
            </w:pPr>
            <w:moveFrom w:id="667" w:author="Adrian Moir (amoir)" w:date="2024-11-13T14:32:00Z" w16du:dateUtc="2024-11-13T14:32:00Z">
              <w:del w:id="668" w:author="Adrian Moir (amoir)" w:date="2024-11-18T17:16:00Z" w16du:dateUtc="2024-11-18T17:16:00Z">
                <w:r w:rsidRPr="00C42723" w:rsidDel="00E1737C">
                  <w:delText>Dictionary was upgraded again</w:delText>
                </w:r>
              </w:del>
            </w:moveFrom>
          </w:p>
        </w:tc>
      </w:tr>
      <w:tr w:rsidR="002E0EAC" w:rsidRPr="00C42723" w:rsidDel="00E1737C" w14:paraId="6329CDB0" w14:textId="77777777" w:rsidTr="003C5C3A">
        <w:tblPrEx>
          <w:tblW w:w="10632" w:type="dxa"/>
          <w:tblCellSpacing w:w="15" w:type="dxa"/>
          <w:tblInd w:w="-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  <w:tblPrExChange w:id="669" w:author="Adrian Moir (amoir)" w:date="2024-11-18T17:15:00Z" w16du:dateUtc="2024-11-18T17:15:00Z">
            <w:tblPrEx>
              <w:tblW w:w="10632" w:type="dxa"/>
              <w:tblCellSpacing w:w="15" w:type="dxa"/>
              <w:tblInd w:w="-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</w:tblPrExChange>
        </w:tblPrEx>
        <w:trPr>
          <w:trHeight w:val="789"/>
          <w:tblCellSpacing w:w="15" w:type="dxa"/>
          <w:del w:id="670" w:author="Adrian Moir (amoir)" w:date="2024-11-18T17:16:00Z"/>
          <w:trPrChange w:id="671" w:author="Adrian Moir (amoir)" w:date="2024-11-18T17:15:00Z" w16du:dateUtc="2024-11-18T17:15:00Z">
            <w:trPr>
              <w:gridBefore w:val="1"/>
              <w:tblCellSpacing w:w="15" w:type="dxa"/>
            </w:trPr>
          </w:trPrChange>
        </w:trPr>
        <w:tc>
          <w:tcPr>
            <w:tcW w:w="1515" w:type="dxa"/>
            <w:vAlign w:val="center"/>
            <w:hideMark/>
            <w:tcPrChange w:id="672" w:author="Adrian Moir (amoir)" w:date="2024-11-18T17:15:00Z" w16du:dateUtc="2024-11-18T17:15:00Z">
              <w:tcPr>
                <w:tcW w:w="1515" w:type="dxa"/>
                <w:gridSpan w:val="2"/>
                <w:vAlign w:val="center"/>
                <w:hideMark/>
              </w:tcPr>
            </w:tcPrChange>
          </w:tcPr>
          <w:p w14:paraId="404A2757" w14:textId="77777777" w:rsidR="002E0EAC" w:rsidRPr="00C42723" w:rsidDel="00E1737C" w:rsidRDefault="002E0EAC" w:rsidP="003C5C3A">
            <w:pPr>
              <w:jc w:val="center"/>
              <w:rPr>
                <w:del w:id="673" w:author="Adrian Moir (amoir)" w:date="2024-11-18T17:16:00Z" w16du:dateUtc="2024-11-18T17:16:00Z"/>
                <w:moveFrom w:id="674" w:author="Adrian Moir (amoir)" w:date="2024-11-13T14:32:00Z" w16du:dateUtc="2024-11-13T14:32:00Z"/>
              </w:rPr>
            </w:pPr>
            <w:moveFrom w:id="675" w:author="Adrian Moir (amoir)" w:date="2024-11-13T14:32:00Z" w16du:dateUtc="2024-11-13T14:32:00Z">
              <w:del w:id="676" w:author="Adrian Moir (amoir)" w:date="2024-11-18T17:16:00Z" w16du:dateUtc="2024-11-18T17:16:00Z">
                <w:r w:rsidRPr="00C42723" w:rsidDel="00E1737C">
                  <w:delText>2024-08-13 07:58:16</w:delText>
                </w:r>
              </w:del>
            </w:moveFrom>
          </w:p>
        </w:tc>
        <w:tc>
          <w:tcPr>
            <w:tcW w:w="1671" w:type="dxa"/>
            <w:vAlign w:val="center"/>
            <w:hideMark/>
            <w:tcPrChange w:id="677" w:author="Adrian Moir (amoir)" w:date="2024-11-18T17:15:00Z" w16du:dateUtc="2024-11-18T17:15:00Z">
              <w:tcPr>
                <w:tcW w:w="1671" w:type="dxa"/>
                <w:gridSpan w:val="2"/>
                <w:vAlign w:val="center"/>
                <w:hideMark/>
              </w:tcPr>
            </w:tcPrChange>
          </w:tcPr>
          <w:p w14:paraId="77D41CE7" w14:textId="77777777" w:rsidR="002E0EAC" w:rsidRPr="00C42723" w:rsidDel="00E1737C" w:rsidRDefault="002E0EAC" w:rsidP="003C5C3A">
            <w:pPr>
              <w:jc w:val="center"/>
              <w:rPr>
                <w:del w:id="678" w:author="Adrian Moir (amoir)" w:date="2024-11-18T17:16:00Z" w16du:dateUtc="2024-11-18T17:16:00Z"/>
                <w:moveFrom w:id="679" w:author="Adrian Moir (amoir)" w:date="2024-11-13T14:32:00Z" w16du:dateUtc="2024-11-13T14:32:00Z"/>
              </w:rPr>
            </w:pPr>
            <w:moveFrom w:id="680" w:author="Adrian Moir (amoir)" w:date="2024-11-13T14:32:00Z" w16du:dateUtc="2024-11-13T14:32:00Z">
              <w:del w:id="681" w:author="Adrian Moir (amoir)" w:date="2024-11-18T17:16:00Z" w16du:dateUtc="2024-11-18T17:16:00Z">
                <w:r w:rsidRPr="00C42723" w:rsidDel="00E1737C">
                  <w:delText>7.4.1.169</w:delText>
                </w:r>
              </w:del>
            </w:moveFrom>
          </w:p>
        </w:tc>
        <w:tc>
          <w:tcPr>
            <w:tcW w:w="1954" w:type="dxa"/>
            <w:vAlign w:val="center"/>
            <w:hideMark/>
            <w:tcPrChange w:id="682" w:author="Adrian Moir (amoir)" w:date="2024-11-18T17:15:00Z" w16du:dateUtc="2024-11-18T17:15:00Z">
              <w:tcPr>
                <w:tcW w:w="1954" w:type="dxa"/>
                <w:gridSpan w:val="2"/>
                <w:vAlign w:val="center"/>
                <w:hideMark/>
              </w:tcPr>
            </w:tcPrChange>
          </w:tcPr>
          <w:p w14:paraId="1F65C421" w14:textId="77777777" w:rsidR="002E0EAC" w:rsidRPr="00C42723" w:rsidDel="00E1737C" w:rsidRDefault="002E0EAC" w:rsidP="003C5C3A">
            <w:pPr>
              <w:jc w:val="center"/>
              <w:rPr>
                <w:del w:id="683" w:author="Adrian Moir (amoir)" w:date="2024-11-18T17:16:00Z" w16du:dateUtc="2024-11-18T17:16:00Z"/>
                <w:moveFrom w:id="684" w:author="Adrian Moir (amoir)" w:date="2024-11-13T14:32:00Z" w16du:dateUtc="2024-11-13T14:32:00Z"/>
              </w:rPr>
            </w:pPr>
            <w:moveFrom w:id="685" w:author="Adrian Moir (amoir)" w:date="2024-11-13T14:32:00Z" w16du:dateUtc="2024-11-13T14:32:00Z">
              <w:del w:id="686" w:author="Adrian Moir (amoir)" w:date="2024-11-18T17:16:00Z" w16du:dateUtc="2024-11-18T17:16:00Z">
                <w:r w:rsidRPr="00C42723" w:rsidDel="00E1737C">
                  <w:delText>4 GB</w:delText>
                </w:r>
              </w:del>
            </w:moveFrom>
          </w:p>
        </w:tc>
        <w:tc>
          <w:tcPr>
            <w:tcW w:w="1813" w:type="dxa"/>
            <w:vAlign w:val="center"/>
            <w:hideMark/>
            <w:tcPrChange w:id="687" w:author="Adrian Moir (amoir)" w:date="2024-11-18T17:15:00Z" w16du:dateUtc="2024-11-18T17:15:00Z">
              <w:tcPr>
                <w:tcW w:w="1813" w:type="dxa"/>
                <w:gridSpan w:val="2"/>
                <w:vAlign w:val="center"/>
                <w:hideMark/>
              </w:tcPr>
            </w:tcPrChange>
          </w:tcPr>
          <w:p w14:paraId="1E21E35B" w14:textId="77777777" w:rsidR="002E0EAC" w:rsidRPr="00C42723" w:rsidDel="00E1737C" w:rsidRDefault="002E0EAC" w:rsidP="003C5C3A">
            <w:pPr>
              <w:jc w:val="center"/>
              <w:rPr>
                <w:del w:id="688" w:author="Adrian Moir (amoir)" w:date="2024-11-18T17:16:00Z" w16du:dateUtc="2024-11-18T17:16:00Z"/>
                <w:moveFrom w:id="689" w:author="Adrian Moir (amoir)" w:date="2024-11-13T14:32:00Z" w16du:dateUtc="2024-11-13T14:32:00Z"/>
              </w:rPr>
            </w:pPr>
            <w:moveFrom w:id="690" w:author="Adrian Moir (amoir)" w:date="2024-11-13T14:32:00Z" w16du:dateUtc="2024-11-13T14:32:00Z">
              <w:del w:id="691" w:author="Adrian Moir (amoir)" w:date="2024-11-18T17:16:00Z" w16du:dateUtc="2024-11-18T17:16:00Z">
                <w:r w:rsidRPr="00C42723" w:rsidDel="00E1737C">
                  <w:delText>24 GB</w:delText>
                </w:r>
              </w:del>
            </w:moveFrom>
          </w:p>
        </w:tc>
        <w:tc>
          <w:tcPr>
            <w:tcW w:w="1297" w:type="dxa"/>
            <w:vAlign w:val="center"/>
            <w:hideMark/>
            <w:tcPrChange w:id="692" w:author="Adrian Moir (amoir)" w:date="2024-11-18T17:15:00Z" w16du:dateUtc="2024-11-18T17:15:00Z">
              <w:tcPr>
                <w:tcW w:w="1297" w:type="dxa"/>
                <w:gridSpan w:val="2"/>
                <w:vAlign w:val="center"/>
                <w:hideMark/>
              </w:tcPr>
            </w:tcPrChange>
          </w:tcPr>
          <w:p w14:paraId="151BEAD6" w14:textId="77777777" w:rsidR="002E0EAC" w:rsidRPr="00C42723" w:rsidDel="00E1737C" w:rsidRDefault="002E0EAC" w:rsidP="003C5C3A">
            <w:pPr>
              <w:jc w:val="center"/>
              <w:rPr>
                <w:del w:id="693" w:author="Adrian Moir (amoir)" w:date="2024-11-18T17:16:00Z" w16du:dateUtc="2024-11-18T17:16:00Z"/>
                <w:moveFrom w:id="694" w:author="Adrian Moir (amoir)" w:date="2024-11-13T14:32:00Z" w16du:dateUtc="2024-11-13T14:32:00Z"/>
              </w:rPr>
            </w:pPr>
            <w:moveFrom w:id="695" w:author="Adrian Moir (amoir)" w:date="2024-11-13T14:32:00Z" w16du:dateUtc="2024-11-13T14:32:00Z">
              <w:del w:id="696" w:author="Adrian Moir (amoir)" w:date="2024-11-18T17:16:00Z" w16du:dateUtc="2024-11-18T17:16:00Z">
                <w:r w:rsidRPr="00C42723" w:rsidDel="00E1737C">
                  <w:delText>40 GiB</w:delText>
                </w:r>
              </w:del>
            </w:moveFrom>
          </w:p>
        </w:tc>
        <w:tc>
          <w:tcPr>
            <w:tcW w:w="2172" w:type="dxa"/>
            <w:vAlign w:val="center"/>
            <w:hideMark/>
            <w:tcPrChange w:id="697" w:author="Adrian Moir (amoir)" w:date="2024-11-18T17:15:00Z" w16du:dateUtc="2024-11-18T17:15:00Z">
              <w:tcPr>
                <w:tcW w:w="2172" w:type="dxa"/>
                <w:gridSpan w:val="2"/>
                <w:vAlign w:val="center"/>
                <w:hideMark/>
              </w:tcPr>
            </w:tcPrChange>
          </w:tcPr>
          <w:p w14:paraId="6B0CBFDF" w14:textId="77777777" w:rsidR="002E0EAC" w:rsidRPr="00C42723" w:rsidDel="00E1737C" w:rsidRDefault="002E0EAC" w:rsidP="003C5C3A">
            <w:pPr>
              <w:jc w:val="center"/>
              <w:rPr>
                <w:del w:id="698" w:author="Adrian Moir (amoir)" w:date="2024-11-18T17:16:00Z" w16du:dateUtc="2024-11-18T17:16:00Z"/>
                <w:moveFrom w:id="699" w:author="Adrian Moir (amoir)" w:date="2024-11-13T14:32:00Z" w16du:dateUtc="2024-11-13T14:32:00Z"/>
              </w:rPr>
            </w:pPr>
            <w:moveFrom w:id="700" w:author="Adrian Moir (amoir)" w:date="2024-11-13T14:32:00Z" w16du:dateUtc="2024-11-13T14:32:00Z">
              <w:del w:id="701" w:author="Adrian Moir (amoir)" w:date="2024-11-18T17:16:00Z" w16du:dateUtc="2024-11-18T17:16:00Z">
                <w:r w:rsidRPr="00C42723" w:rsidDel="00E1737C">
                  <w:delText>Need 48GB at least.  10GB more would be good. So please make it 50 GB at least till we can shrink dictionary back.</w:delText>
                </w:r>
              </w:del>
            </w:moveFrom>
          </w:p>
        </w:tc>
      </w:tr>
      <w:moveFromRangeEnd w:id="380"/>
    </w:tbl>
    <w:p w14:paraId="55C4C68E" w14:textId="77777777" w:rsidR="002E0EAC" w:rsidRDefault="002E0EAC" w:rsidP="002E0EAC">
      <w:pPr>
        <w:rPr>
          <w:ins w:id="702" w:author="Adrian Moir (amoir)" w:date="2024-11-18T17:17:00Z" w16du:dateUtc="2024-11-18T17:17:00Z"/>
        </w:rPr>
      </w:pPr>
    </w:p>
    <w:p w14:paraId="63580941" w14:textId="6F9BD8C3" w:rsidR="002E0EAC" w:rsidRPr="002B4887" w:rsidDel="00E1737C" w:rsidRDefault="002E0EAC" w:rsidP="002E0EAC">
      <w:pPr>
        <w:pStyle w:val="Heading3"/>
        <w:rPr>
          <w:del w:id="703" w:author="Adrian Moir (amoir)" w:date="2024-11-18T17:16:00Z" w16du:dateUtc="2024-11-18T17:16:00Z"/>
          <w:color w:val="auto"/>
          <w:sz w:val="18"/>
          <w:lang w:val="en-GB"/>
        </w:rPr>
      </w:pPr>
    </w:p>
    <w:p w14:paraId="4367E718" w14:textId="28CD3815" w:rsidR="002E0EAC" w:rsidRDefault="002E0EAC" w:rsidP="002E0EAC">
      <w:del w:id="704" w:author="Adrian Moir (amoir)" w:date="2024-11-18T17:16:00Z" w16du:dateUtc="2024-11-18T17:16:00Z">
        <w:r w:rsidDel="00E1737C">
          <w:br w:type="page"/>
        </w:r>
      </w:del>
    </w:p>
    <w:p w14:paraId="12D2C5A6" w14:textId="77777777" w:rsidR="002B4887" w:rsidRDefault="002B4887">
      <w:pPr>
        <w:tabs>
          <w:tab w:val="clear" w:pos="576"/>
        </w:tabs>
        <w:rPr>
          <w:b/>
          <w:color w:val="535659" w:themeColor="text1"/>
          <w:sz w:val="32"/>
          <w:szCs w:val="32"/>
          <w:lang w:val="en-US"/>
        </w:rPr>
      </w:pPr>
      <w:r>
        <w:rPr>
          <w:sz w:val="32"/>
          <w:szCs w:val="32"/>
        </w:rPr>
        <w:br w:type="page"/>
      </w:r>
    </w:p>
    <w:p w14:paraId="04194D74" w14:textId="48D79DEF" w:rsidR="002E0EAC" w:rsidRPr="002E50F7" w:rsidRDefault="002E0EAC">
      <w:pPr>
        <w:pStyle w:val="Heading2"/>
        <w:rPr>
          <w:sz w:val="32"/>
          <w:szCs w:val="32"/>
        </w:rPr>
        <w:pPrChange w:id="705" w:author="Adrian Moir (amoir)" w:date="2024-11-19T18:26:00Z" w16du:dateUtc="2024-11-19T18:26:00Z">
          <w:pPr>
            <w:pStyle w:val="Heading3"/>
          </w:pPr>
        </w:pPrChange>
      </w:pPr>
      <w:bookmarkStart w:id="706" w:name="_Toc184641410"/>
      <w:r w:rsidRPr="002E50F7">
        <w:rPr>
          <w:sz w:val="32"/>
          <w:szCs w:val="32"/>
        </w:rPr>
        <w:lastRenderedPageBreak/>
        <w:t>Recommendations</w:t>
      </w:r>
      <w:bookmarkEnd w:id="706"/>
    </w:p>
    <w:p w14:paraId="59BD046D" w14:textId="77777777" w:rsidR="002E0EAC" w:rsidRDefault="002E0EAC" w:rsidP="002E0EAC">
      <w:pPr>
        <w:ind w:left="720"/>
        <w:rPr>
          <w:ins w:id="707" w:author="Adrian Moir (amoir)" w:date="2024-11-19T18:12:00Z" w16du:dateUtc="2024-11-19T18:12:00Z"/>
        </w:rPr>
      </w:pPr>
      <w:ins w:id="708" w:author="Adrian Moir (amoir)" w:date="2024-11-19T18:09:00Z" w16du:dateUtc="2024-11-19T18:09:00Z">
        <w:r>
          <w:t xml:space="preserve">For </w:t>
        </w:r>
        <w:proofErr w:type="spellStart"/>
        <w:r>
          <w:t>further</w:t>
        </w:r>
        <w:proofErr w:type="spellEnd"/>
        <w:r>
          <w:t xml:space="preserve"> </w:t>
        </w:r>
        <w:proofErr w:type="spellStart"/>
        <w:r>
          <w:t>monitoring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QoreStor </w:t>
        </w:r>
        <w:proofErr w:type="spellStart"/>
        <w:r>
          <w:t>systems</w:t>
        </w:r>
      </w:ins>
      <w:proofErr w:type="spellEnd"/>
      <w:ins w:id="709" w:author="Adrian Moir (amoir)" w:date="2024-11-19T18:10:00Z" w16du:dateUtc="2024-11-19T18:10:00Z">
        <w:r>
          <w:t xml:space="preserve">, </w:t>
        </w:r>
        <w:proofErr w:type="spellStart"/>
        <w:r>
          <w:t>there</w:t>
        </w:r>
        <w:proofErr w:type="spellEnd"/>
        <w:r>
          <w:t xml:space="preserve"> </w:t>
        </w:r>
        <w:proofErr w:type="spellStart"/>
        <w:r>
          <w:t>are</w:t>
        </w:r>
        <w:proofErr w:type="spellEnd"/>
        <w:r>
          <w:t xml:space="preserve"> </w:t>
        </w:r>
        <w:proofErr w:type="spellStart"/>
        <w:r>
          <w:t>some</w:t>
        </w:r>
        <w:proofErr w:type="spellEnd"/>
        <w:r>
          <w:t xml:space="preserve"> </w:t>
        </w:r>
        <w:proofErr w:type="spellStart"/>
        <w:r>
          <w:t>recommendations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we</w:t>
        </w:r>
        <w:proofErr w:type="spellEnd"/>
        <w:r>
          <w:t xml:space="preserve"> </w:t>
        </w:r>
        <w:proofErr w:type="spellStart"/>
        <w:r>
          <w:t>advise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taken</w:t>
        </w:r>
        <w:proofErr w:type="spellEnd"/>
        <w:r>
          <w:t xml:space="preserve"> </w:t>
        </w:r>
        <w:proofErr w:type="spellStart"/>
        <w:r>
          <w:t>up</w:t>
        </w:r>
        <w:proofErr w:type="spellEnd"/>
        <w:r>
          <w:t xml:space="preserve"> </w:t>
        </w:r>
        <w:proofErr w:type="spellStart"/>
        <w:r>
          <w:t>such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prior</w:t>
        </w:r>
        <w:proofErr w:type="spellEnd"/>
        <w:r>
          <w:t xml:space="preserve"> </w:t>
        </w:r>
        <w:proofErr w:type="spellStart"/>
        <w:r>
          <w:t>warnings</w:t>
        </w:r>
        <w:proofErr w:type="spellEnd"/>
        <w:r>
          <w:t xml:space="preserve"> </w:t>
        </w:r>
        <w:proofErr w:type="spellStart"/>
        <w:r>
          <w:t>can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provided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alert</w:t>
        </w:r>
        <w:proofErr w:type="spellEnd"/>
        <w:r>
          <w:t xml:space="preserve"> </w:t>
        </w:r>
        <w:proofErr w:type="spellStart"/>
        <w:r>
          <w:t>an</w:t>
        </w:r>
        <w:proofErr w:type="spellEnd"/>
        <w:r>
          <w:t xml:space="preserve"> </w:t>
        </w:r>
      </w:ins>
      <w:proofErr w:type="spellStart"/>
      <w:ins w:id="710" w:author="Adrian Moir (amoir)" w:date="2024-11-19T18:11:00Z" w16du:dateUtc="2024-11-19T18:11:00Z">
        <w:r>
          <w:t>administrator</w:t>
        </w:r>
      </w:ins>
      <w:proofErr w:type="spellEnd"/>
      <w:ins w:id="711" w:author="Adrian Moir (amoir)" w:date="2024-11-19T18:10:00Z" w16du:dateUtc="2024-11-19T18:10:00Z">
        <w:r>
          <w:t xml:space="preserve"> </w:t>
        </w:r>
        <w:proofErr w:type="spellStart"/>
        <w:r>
          <w:t>before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issue</w:t>
        </w:r>
        <w:proofErr w:type="spellEnd"/>
        <w:r>
          <w:t xml:space="preserve"> </w:t>
        </w:r>
      </w:ins>
      <w:proofErr w:type="spellStart"/>
      <w:ins w:id="712" w:author="Adrian Moir (amoir)" w:date="2024-11-19T18:11:00Z" w16du:dateUtc="2024-11-19T18:11:00Z">
        <w:r>
          <w:t>becomes</w:t>
        </w:r>
        <w:proofErr w:type="spellEnd"/>
        <w:r>
          <w:t xml:space="preserve"> </w:t>
        </w:r>
        <w:proofErr w:type="spellStart"/>
        <w:r>
          <w:t>critical</w:t>
        </w:r>
        <w:proofErr w:type="spellEnd"/>
        <w:r>
          <w:t xml:space="preserve">. </w:t>
        </w:r>
      </w:ins>
    </w:p>
    <w:p w14:paraId="435FA6A9" w14:textId="77777777" w:rsidR="002E0EAC" w:rsidRDefault="002E0EAC">
      <w:pPr>
        <w:ind w:left="720"/>
        <w:pPrChange w:id="713" w:author="Adrian Moir (amoir)" w:date="2024-11-19T18:10:00Z" w16du:dateUtc="2024-11-19T18:10:00Z">
          <w:pPr/>
        </w:pPrChange>
      </w:pPr>
      <w:proofErr w:type="spellStart"/>
      <w:ins w:id="714" w:author="Adrian Moir (amoir)" w:date="2024-11-19T18:11:00Z" w16du:dateUtc="2024-11-19T18:11:00Z">
        <w:r>
          <w:t>There</w:t>
        </w:r>
        <w:proofErr w:type="spellEnd"/>
        <w:r>
          <w:t xml:space="preserve"> </w:t>
        </w:r>
        <w:proofErr w:type="spellStart"/>
        <w:r>
          <w:t>are</w:t>
        </w:r>
        <w:proofErr w:type="spellEnd"/>
        <w:r>
          <w:t xml:space="preserve"> </w:t>
        </w:r>
        <w:proofErr w:type="spellStart"/>
        <w:r>
          <w:t>several</w:t>
        </w:r>
        <w:proofErr w:type="spellEnd"/>
        <w:r>
          <w:t xml:space="preserve"> </w:t>
        </w:r>
        <w:proofErr w:type="spellStart"/>
        <w:r>
          <w:t>o</w:t>
        </w:r>
      </w:ins>
      <w:ins w:id="715" w:author="Adrian Moir (amoir)" w:date="2024-11-19T18:12:00Z" w16du:dateUtc="2024-11-19T18:12:00Z">
        <w:r>
          <w:t>ptions</w:t>
        </w:r>
        <w:proofErr w:type="spellEnd"/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  <w:proofErr w:type="spellStart"/>
        <w:r>
          <w:t>notification</w:t>
        </w:r>
        <w:proofErr w:type="spellEnd"/>
        <w:r>
          <w:t xml:space="preserve">, </w:t>
        </w:r>
        <w:proofErr w:type="spellStart"/>
        <w:r>
          <w:t>given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number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instances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proofErr w:type="spellStart"/>
      <w:ins w:id="716" w:author="Adrian Moir (amoir)" w:date="2024-11-19T18:13:00Z" w16du:dateUtc="2024-11-19T18:13:00Z">
        <w:r>
          <w:t>preferred</w:t>
        </w:r>
      </w:ins>
      <w:proofErr w:type="spellEnd"/>
      <w:ins w:id="717" w:author="Adrian Moir (amoir)" w:date="2024-11-19T18:12:00Z" w16du:dateUtc="2024-11-19T18:12:00Z">
        <w:r>
          <w:t xml:space="preserve"> </w:t>
        </w:r>
        <w:proofErr w:type="spellStart"/>
        <w:r>
          <w:t>method</w:t>
        </w:r>
        <w:proofErr w:type="spellEnd"/>
        <w:r>
          <w:t xml:space="preserve"> </w:t>
        </w:r>
        <w:proofErr w:type="spellStart"/>
        <w:r>
          <w:t>would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have</w:t>
        </w:r>
        <w:proofErr w:type="spellEnd"/>
        <w:r>
          <w:t xml:space="preserve"> </w:t>
        </w:r>
        <w:proofErr w:type="spellStart"/>
        <w:r>
          <w:t>relevant</w:t>
        </w:r>
        <w:proofErr w:type="spellEnd"/>
        <w:r>
          <w:t xml:space="preserve"> </w:t>
        </w:r>
        <w:proofErr w:type="spellStart"/>
        <w:r>
          <w:t>users</w:t>
        </w:r>
        <w:proofErr w:type="spellEnd"/>
        <w:r>
          <w:t xml:space="preserve"> </w:t>
        </w:r>
        <w:proofErr w:type="spellStart"/>
        <w:r>
          <w:t>added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Cloudwave </w:t>
        </w:r>
      </w:ins>
      <w:proofErr w:type="spellStart"/>
      <w:ins w:id="718" w:author="Adrian Moir (amoir)" w:date="2024-11-19T18:13:00Z" w16du:dateUtc="2024-11-19T18:13:00Z">
        <w:r>
          <w:t>organisations</w:t>
        </w:r>
      </w:ins>
      <w:proofErr w:type="spellEnd"/>
      <w:ins w:id="719" w:author="Adrian Moir (amoir)" w:date="2024-11-19T18:12:00Z" w16du:dateUtc="2024-11-19T18:12:00Z">
        <w:r>
          <w:t xml:space="preserve"> </w:t>
        </w:r>
        <w:proofErr w:type="spellStart"/>
        <w:r>
          <w:t>in</w:t>
        </w:r>
        <w:proofErr w:type="spellEnd"/>
        <w:r>
          <w:t xml:space="preserve"> QorePortal </w:t>
        </w:r>
        <w:proofErr w:type="spellStart"/>
        <w:r>
          <w:t>to</w:t>
        </w:r>
        <w:proofErr w:type="spellEnd"/>
        <w:r>
          <w:t xml:space="preserve"> </w:t>
        </w:r>
      </w:ins>
      <w:proofErr w:type="spellStart"/>
      <w:ins w:id="720" w:author="Adrian Moir (amoir)" w:date="2024-11-19T18:13:00Z" w16du:dateUtc="2024-11-19T18:13:00Z">
        <w:r>
          <w:t>centralise</w:t>
        </w:r>
        <w:proofErr w:type="spellEnd"/>
        <w:r>
          <w:t xml:space="preserve"> </w:t>
        </w:r>
        <w:proofErr w:type="spellStart"/>
        <w:r>
          <w:t>alerting</w:t>
        </w:r>
        <w:proofErr w:type="spellEnd"/>
        <w:r>
          <w:t xml:space="preserve"> </w:t>
        </w:r>
        <w:proofErr w:type="spellStart"/>
        <w:r>
          <w:t>across</w:t>
        </w:r>
        <w:proofErr w:type="spellEnd"/>
        <w:r>
          <w:t xml:space="preserve"> </w:t>
        </w:r>
        <w:proofErr w:type="spellStart"/>
        <w:r>
          <w:t>all</w:t>
        </w:r>
        <w:proofErr w:type="spellEnd"/>
        <w:r>
          <w:t xml:space="preserve"> QoreStor </w:t>
        </w:r>
        <w:proofErr w:type="spellStart"/>
        <w:r>
          <w:t>instances</w:t>
        </w:r>
        <w:proofErr w:type="spellEnd"/>
        <w:r>
          <w:t>.</w:t>
        </w:r>
      </w:ins>
      <w:ins w:id="721" w:author="Adrian Moir (amoir)" w:date="2024-12-04T13:34:00Z" w16du:dateUtc="2024-12-04T13:34:00Z">
        <w:r>
          <w:t xml:space="preserve">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requires</w:t>
        </w:r>
        <w:proofErr w:type="spellEnd"/>
        <w:r>
          <w:t xml:space="preserve"> </w:t>
        </w:r>
        <w:proofErr w:type="spellStart"/>
        <w:r>
          <w:t>those</w:t>
        </w:r>
        <w:proofErr w:type="spellEnd"/>
        <w:r>
          <w:t xml:space="preserve"> </w:t>
        </w:r>
        <w:proofErr w:type="spellStart"/>
        <w:r>
          <w:t>users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have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r w:rsidRPr="00146316">
          <w:rPr>
            <w:i/>
            <w:iCs/>
          </w:rPr>
          <w:t>‘</w:t>
        </w:r>
        <w:proofErr w:type="spellStart"/>
        <w:r w:rsidRPr="00146316">
          <w:rPr>
            <w:i/>
            <w:iCs/>
          </w:rPr>
          <w:t>Owner</w:t>
        </w:r>
        <w:proofErr w:type="spellEnd"/>
        <w:r w:rsidRPr="00146316">
          <w:rPr>
            <w:i/>
            <w:iCs/>
          </w:rPr>
          <w:t>’</w:t>
        </w:r>
        <w:r>
          <w:t xml:space="preserve"> </w:t>
        </w:r>
        <w:proofErr w:type="spellStart"/>
        <w:r>
          <w:t>role</w:t>
        </w:r>
        <w:proofErr w:type="spellEnd"/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relevant</w:t>
        </w:r>
        <w:proofErr w:type="spellEnd"/>
        <w:r>
          <w:t xml:space="preserve"> </w:t>
        </w:r>
      </w:ins>
      <w:proofErr w:type="spellStart"/>
      <w:ins w:id="722" w:author="Adrian Moir (amoir)" w:date="2024-12-04T13:35:00Z" w16du:dateUtc="2024-12-04T13:35:00Z">
        <w:r>
          <w:t>organisation</w:t>
        </w:r>
        <w:proofErr w:type="spellEnd"/>
        <w:r>
          <w:t xml:space="preserve">. </w:t>
        </w:r>
        <w:proofErr w:type="spellStart"/>
        <w:r>
          <w:t>Multiple</w:t>
        </w:r>
        <w:proofErr w:type="spellEnd"/>
        <w:r>
          <w:t xml:space="preserve"> </w:t>
        </w:r>
        <w:proofErr w:type="spellStart"/>
        <w:r>
          <w:t>users</w:t>
        </w:r>
        <w:proofErr w:type="spellEnd"/>
        <w:r>
          <w:t xml:space="preserve"> </w:t>
        </w:r>
        <w:proofErr w:type="spellStart"/>
        <w:r>
          <w:t>can</w:t>
        </w:r>
        <w:proofErr w:type="spellEnd"/>
        <w:r>
          <w:t xml:space="preserve"> </w:t>
        </w:r>
        <w:proofErr w:type="spellStart"/>
        <w:r>
          <w:t>have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r w:rsidRPr="00D5667F">
          <w:rPr>
            <w:i/>
            <w:iCs/>
          </w:rPr>
          <w:t>‘</w:t>
        </w:r>
        <w:proofErr w:type="spellStart"/>
        <w:r w:rsidRPr="00D5667F">
          <w:rPr>
            <w:i/>
            <w:iCs/>
          </w:rPr>
          <w:t>Owner</w:t>
        </w:r>
        <w:proofErr w:type="spellEnd"/>
        <w:r w:rsidRPr="00D5667F">
          <w:rPr>
            <w:i/>
            <w:iCs/>
          </w:rPr>
          <w:t>’</w:t>
        </w:r>
        <w:r>
          <w:t xml:space="preserve"> </w:t>
        </w:r>
        <w:proofErr w:type="spellStart"/>
        <w:r>
          <w:t>role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an</w:t>
        </w:r>
        <w:proofErr w:type="spellEnd"/>
        <w:r>
          <w:t xml:space="preserve"> </w:t>
        </w:r>
        <w:proofErr w:type="spellStart"/>
        <w:r>
          <w:t>organisation</w:t>
        </w:r>
        <w:proofErr w:type="spellEnd"/>
        <w:r>
          <w:t>.</w:t>
        </w:r>
      </w:ins>
      <w:ins w:id="723" w:author="Adrian Moir (amoir)" w:date="2024-11-19T18:13:00Z" w16du:dateUtc="2024-11-19T18:13:00Z">
        <w:r>
          <w:br/>
        </w:r>
        <w:r>
          <w:br/>
        </w:r>
      </w:ins>
      <w:ins w:id="724" w:author="Adrian Moir (amoir)" w:date="2024-11-19T18:14:00Z" w16du:dateUtc="2024-11-19T18:14:00Z">
        <w:r w:rsidRPr="00D5667F">
          <w:rPr>
            <w:rStyle w:val="Heading3Char"/>
            <w:b w:val="0"/>
            <w:bCs/>
            <w:sz w:val="28"/>
            <w:szCs w:val="28"/>
            <w:rPrChange w:id="725" w:author="Adrian Moir (amoir)" w:date="2024-11-19T18:27:00Z" w16du:dateUtc="2024-11-19T18:27:00Z">
              <w:rPr/>
            </w:rPrChange>
          </w:rPr>
          <w:t xml:space="preserve">Local Alternative for </w:t>
        </w:r>
        <w:r w:rsidRPr="00D5667F">
          <w:rPr>
            <w:rStyle w:val="Heading3Char"/>
            <w:bCs/>
            <w:sz w:val="28"/>
            <w:szCs w:val="28"/>
            <w:rPrChange w:id="726" w:author="Adrian Moir (amoir)" w:date="2024-11-19T18:27:00Z" w16du:dateUtc="2024-11-19T18:27:00Z">
              <w:rPr>
                <w:rStyle w:val="Heading4Char"/>
                <w:i/>
                <w:iCs/>
              </w:rPr>
            </w:rPrChange>
          </w:rPr>
          <w:t xml:space="preserve">email </w:t>
        </w:r>
        <w:r w:rsidRPr="00D5667F">
          <w:rPr>
            <w:rStyle w:val="Heading3Char"/>
            <w:b w:val="0"/>
            <w:bCs/>
            <w:sz w:val="28"/>
            <w:szCs w:val="28"/>
            <w:rPrChange w:id="727" w:author="Adrian Moir (amoir)" w:date="2024-11-19T18:27:00Z" w16du:dateUtc="2024-11-19T18:27:00Z">
              <w:rPr/>
            </w:rPrChange>
          </w:rPr>
          <w:t>alerting</w:t>
        </w:r>
      </w:ins>
    </w:p>
    <w:p w14:paraId="47896BCC" w14:textId="77777777" w:rsidR="002E0EAC" w:rsidDel="006C7379" w:rsidRDefault="002E0EAC">
      <w:pPr>
        <w:ind w:left="720"/>
        <w:rPr>
          <w:del w:id="728" w:author="Adrian Moir (amoir)" w:date="2024-11-19T18:14:00Z" w16du:dateUtc="2024-11-19T18:14:00Z"/>
        </w:rPr>
        <w:pPrChange w:id="729" w:author="Adrian Moir (amoir)" w:date="2024-11-19T17:59:00Z" w16du:dateUtc="2024-11-19T17:59:00Z">
          <w:pPr/>
        </w:pPrChange>
      </w:pPr>
      <w:del w:id="730" w:author="Adrian Moir (amoir)" w:date="2024-11-19T18:14:00Z" w16du:dateUtc="2024-11-19T18:14:00Z">
        <w:r w:rsidRPr="00685346" w:rsidDel="006C7379">
          <w:rPr>
            <w:rStyle w:val="Heading4Char"/>
            <w:rPrChange w:id="731" w:author="Adrian Moir (amoir)" w:date="2024-11-13T11:26:00Z" w16du:dateUtc="2024-11-13T11:26:00Z">
              <w:rPr/>
            </w:rPrChange>
          </w:rPr>
          <w:delText xml:space="preserve">Configure email alerting on each QoreStor </w:delText>
        </w:r>
        <w:commentRangeStart w:id="732"/>
        <w:commentRangeStart w:id="733"/>
        <w:r w:rsidRPr="00685346" w:rsidDel="006C7379">
          <w:rPr>
            <w:rStyle w:val="Heading4Char"/>
            <w:rPrChange w:id="734" w:author="Adrian Moir (amoir)" w:date="2024-11-13T11:26:00Z" w16du:dateUtc="2024-11-13T11:26:00Z">
              <w:rPr/>
            </w:rPrChange>
          </w:rPr>
          <w:delText>instance</w:delText>
        </w:r>
        <w:commentRangeEnd w:id="732"/>
        <w:r w:rsidRPr="00685346" w:rsidDel="006C7379">
          <w:rPr>
            <w:rStyle w:val="Heading4Char"/>
            <w:sz w:val="24"/>
            <w:szCs w:val="24"/>
            <w:rPrChange w:id="735" w:author="Adrian Moir (amoir)" w:date="2024-11-13T11:26:00Z" w16du:dateUtc="2024-11-13T11:26:00Z">
              <w:rPr>
                <w:rStyle w:val="CommentReference"/>
              </w:rPr>
            </w:rPrChange>
          </w:rPr>
          <w:commentReference w:id="732"/>
        </w:r>
        <w:commentRangeEnd w:id="733"/>
        <w:r w:rsidRPr="00685346" w:rsidDel="006C7379">
          <w:rPr>
            <w:rStyle w:val="Heading4Char"/>
            <w:sz w:val="24"/>
            <w:szCs w:val="24"/>
            <w:rPrChange w:id="736" w:author="Adrian Moir (amoir)" w:date="2024-11-13T11:26:00Z" w16du:dateUtc="2024-11-13T11:26:00Z">
              <w:rPr>
                <w:rStyle w:val="CommentReference"/>
              </w:rPr>
            </w:rPrChange>
          </w:rPr>
          <w:commentReference w:id="733"/>
        </w:r>
        <w:r w:rsidDel="006C7379">
          <w:delText>.</w:delText>
        </w:r>
      </w:del>
    </w:p>
    <w:p w14:paraId="7DF9591B" w14:textId="77777777" w:rsidR="002E0EAC" w:rsidRPr="00241CEC" w:rsidRDefault="002E0EAC">
      <w:pPr>
        <w:ind w:left="720"/>
        <w:rPr>
          <w:rFonts w:ascii="Courier New" w:hAnsi="Courier New" w:cs="Courier New"/>
          <w:sz w:val="13"/>
          <w:szCs w:val="13"/>
          <w:rPrChange w:id="73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738" w:author="Adrian Moir (amoir)" w:date="2024-11-19T17:59:00Z" w16du:dateUtc="2024-11-19T17:59:00Z">
          <w:pPr/>
        </w:pPrChange>
      </w:pPr>
      <w:r w:rsidRPr="00241CEC">
        <w:rPr>
          <w:rFonts w:ascii="Courier New" w:hAnsi="Courier New" w:cs="Courier New"/>
          <w:sz w:val="13"/>
          <w:szCs w:val="13"/>
          <w:rPrChange w:id="73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# 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4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opt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4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4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qorestor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4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4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bin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4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4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email_alerts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4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--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4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enable</w:t>
      </w:r>
      <w:proofErr w:type="spellEnd"/>
    </w:p>
    <w:p w14:paraId="61DC6581" w14:textId="77777777" w:rsidR="002E0EAC" w:rsidRPr="00241CEC" w:rsidRDefault="002E0EAC">
      <w:pPr>
        <w:ind w:left="720" w:firstLine="720"/>
        <w:rPr>
          <w:rFonts w:ascii="Courier New" w:hAnsi="Courier New" w:cs="Courier New"/>
          <w:sz w:val="13"/>
          <w:szCs w:val="13"/>
          <w:rPrChange w:id="74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750" w:author="Adrian Moir (amoir)" w:date="2024-11-19T17:59:00Z" w16du:dateUtc="2024-11-19T17:59:00Z">
          <w:pPr/>
        </w:pPrChange>
      </w:pPr>
      <w:r w:rsidRPr="00241CEC">
        <w:rPr>
          <w:rFonts w:ascii="Courier New" w:hAnsi="Courier New" w:cs="Courier New"/>
          <w:sz w:val="13"/>
          <w:szCs w:val="13"/>
          <w:rPrChange w:id="75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Service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5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enabled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5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5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successfully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5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.</w:t>
      </w:r>
    </w:p>
    <w:p w14:paraId="5F2EFA13" w14:textId="77777777" w:rsidR="002E0EAC" w:rsidRPr="00241CEC" w:rsidRDefault="002E0EAC">
      <w:pPr>
        <w:ind w:left="720"/>
        <w:rPr>
          <w:rFonts w:ascii="Courier New" w:hAnsi="Courier New" w:cs="Courier New"/>
          <w:sz w:val="13"/>
          <w:szCs w:val="13"/>
          <w:rPrChange w:id="75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757" w:author="Adrian Moir (amoir)" w:date="2024-11-19T17:59:00Z" w16du:dateUtc="2024-11-19T17:59:00Z">
          <w:pPr/>
        </w:pPrChange>
      </w:pPr>
      <w:r w:rsidRPr="00241CEC">
        <w:rPr>
          <w:rFonts w:ascii="Courier New" w:hAnsi="Courier New" w:cs="Courier New"/>
          <w:sz w:val="13"/>
          <w:szCs w:val="13"/>
          <w:rPrChange w:id="75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# 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5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opt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6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6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qorestor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6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6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bin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6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6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email_alerts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6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--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6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status</w:t>
      </w:r>
      <w:proofErr w:type="spellEnd"/>
    </w:p>
    <w:p w14:paraId="283CA08B" w14:textId="77777777" w:rsidR="002E0EAC" w:rsidRPr="00241CEC" w:rsidRDefault="002E0EAC">
      <w:pPr>
        <w:ind w:left="720" w:firstLine="720"/>
        <w:rPr>
          <w:rFonts w:ascii="Courier New" w:hAnsi="Courier New" w:cs="Courier New"/>
          <w:sz w:val="13"/>
          <w:szCs w:val="13"/>
          <w:rPrChange w:id="76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769" w:author="Adrian Moir (amoir)" w:date="2024-11-19T17:59:00Z" w16du:dateUtc="2024-11-19T17:59:00Z">
          <w:pPr/>
        </w:pPrChange>
      </w:pPr>
      <w:r w:rsidRPr="00241CEC">
        <w:rPr>
          <w:rFonts w:ascii="Courier New" w:hAnsi="Courier New" w:cs="Courier New"/>
          <w:sz w:val="13"/>
          <w:szCs w:val="13"/>
          <w:rPrChange w:id="77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Service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7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is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7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7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running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7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.</w:t>
      </w:r>
    </w:p>
    <w:p w14:paraId="38E7AEB7" w14:textId="77777777" w:rsidR="002E0EAC" w:rsidRPr="00241CEC" w:rsidRDefault="002E0EAC">
      <w:pPr>
        <w:ind w:left="720"/>
        <w:rPr>
          <w:rFonts w:ascii="Courier New" w:hAnsi="Courier New" w:cs="Courier New"/>
          <w:sz w:val="13"/>
          <w:szCs w:val="13"/>
          <w:rPrChange w:id="77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776" w:author="Adrian Moir (amoir)" w:date="2024-11-19T17:59:00Z" w16du:dateUtc="2024-11-19T17:59:00Z">
          <w:pPr/>
        </w:pPrChange>
      </w:pPr>
      <w:r w:rsidRPr="00241CEC">
        <w:rPr>
          <w:rFonts w:ascii="Courier New" w:hAnsi="Courier New" w:cs="Courier New"/>
          <w:sz w:val="13"/>
          <w:szCs w:val="13"/>
          <w:rPrChange w:id="77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# 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7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opt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7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8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qorestor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8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8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bin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8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/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8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email_alerts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8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--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8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configure</w:t>
      </w:r>
      <w:proofErr w:type="spellEnd"/>
    </w:p>
    <w:p w14:paraId="2B26817E" w14:textId="77777777" w:rsidR="002E0EAC" w:rsidRPr="00241CEC" w:rsidRDefault="002E0EAC">
      <w:pPr>
        <w:ind w:left="1440"/>
        <w:rPr>
          <w:rFonts w:ascii="Courier New" w:hAnsi="Courier New" w:cs="Courier New"/>
          <w:i/>
          <w:iCs/>
          <w:sz w:val="13"/>
          <w:szCs w:val="13"/>
          <w:rPrChange w:id="787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pPrChange w:id="788" w:author="Adrian Moir (amoir)" w:date="2024-11-19T17:59:00Z" w16du:dateUtc="2024-11-19T17:59:00Z">
          <w:pPr/>
        </w:pPrChange>
      </w:pPr>
      <w:proofErr w:type="spellStart"/>
      <w:r w:rsidRPr="00241CEC">
        <w:rPr>
          <w:rFonts w:ascii="Courier New" w:hAnsi="Courier New" w:cs="Courier New"/>
          <w:sz w:val="13"/>
          <w:szCs w:val="13"/>
          <w:rPrChange w:id="78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Please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9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9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enter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9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9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the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9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SMTP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9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Relay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9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FQDN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9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or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79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IP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79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address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0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: &lt;</w:t>
      </w:r>
      <w:r w:rsidRPr="00241CEC">
        <w:rPr>
          <w:rFonts w:ascii="Courier New" w:hAnsi="Courier New" w:cs="Courier New"/>
          <w:i/>
          <w:iCs/>
          <w:sz w:val="13"/>
          <w:szCs w:val="13"/>
          <w:rPrChange w:id="801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Enter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02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your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03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04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email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05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06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relay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07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IP/FQDN&gt;</w:t>
      </w:r>
    </w:p>
    <w:p w14:paraId="7F427E89" w14:textId="77777777" w:rsidR="002E0EAC" w:rsidRPr="00241CEC" w:rsidRDefault="002E0EAC">
      <w:pPr>
        <w:ind w:left="1440"/>
        <w:rPr>
          <w:rFonts w:ascii="Courier New" w:hAnsi="Courier New" w:cs="Courier New"/>
          <w:sz w:val="13"/>
          <w:szCs w:val="13"/>
          <w:rPrChange w:id="80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809" w:author="Adrian Moir (amoir)" w:date="2024-11-19T17:59:00Z" w16du:dateUtc="2024-11-19T17:59:00Z">
          <w:pPr/>
        </w:pPrChange>
      </w:pPr>
      <w:proofErr w:type="spellStart"/>
      <w:r w:rsidRPr="00241CEC">
        <w:rPr>
          <w:rFonts w:ascii="Courier New" w:hAnsi="Courier New" w:cs="Courier New"/>
          <w:sz w:val="13"/>
          <w:szCs w:val="13"/>
          <w:rPrChange w:id="81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Please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1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1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enter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1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1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the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1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1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sender's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1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1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email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1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2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address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2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: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2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no-reply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2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@&lt;</w:t>
      </w:r>
      <w:r w:rsidRPr="00241CEC">
        <w:rPr>
          <w:rFonts w:ascii="Courier New" w:hAnsi="Courier New" w:cs="Courier New"/>
          <w:i/>
          <w:iCs/>
          <w:sz w:val="13"/>
          <w:szCs w:val="13"/>
          <w:rPrChange w:id="824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Hostname</w:t>
      </w:r>
      <w:r w:rsidRPr="00241CEC">
        <w:rPr>
          <w:rFonts w:ascii="Courier New" w:hAnsi="Courier New" w:cs="Courier New"/>
          <w:sz w:val="13"/>
          <w:szCs w:val="13"/>
          <w:rPrChange w:id="82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&gt;</w:t>
      </w:r>
    </w:p>
    <w:p w14:paraId="34FD3DB7" w14:textId="77777777" w:rsidR="002E0EAC" w:rsidRPr="00241CEC" w:rsidRDefault="002E0EAC">
      <w:pPr>
        <w:ind w:left="1440"/>
        <w:rPr>
          <w:rFonts w:ascii="Courier New" w:hAnsi="Courier New" w:cs="Courier New"/>
          <w:sz w:val="13"/>
          <w:szCs w:val="13"/>
          <w:rPrChange w:id="82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827" w:author="Adrian Moir (amoir)" w:date="2024-11-19T17:59:00Z" w16du:dateUtc="2024-11-19T17:59:00Z">
          <w:pPr/>
        </w:pPrChange>
      </w:pPr>
      <w:proofErr w:type="spellStart"/>
      <w:r w:rsidRPr="00241CEC">
        <w:rPr>
          <w:rFonts w:ascii="Courier New" w:hAnsi="Courier New" w:cs="Courier New"/>
          <w:sz w:val="13"/>
          <w:szCs w:val="13"/>
          <w:rPrChange w:id="82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Please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2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3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enter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3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3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the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3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3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sender's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3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3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name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3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: &lt;</w:t>
      </w:r>
      <w:r w:rsidRPr="00241CEC">
        <w:rPr>
          <w:rFonts w:ascii="Courier New" w:hAnsi="Courier New" w:cs="Courier New"/>
          <w:i/>
          <w:iCs/>
          <w:sz w:val="13"/>
          <w:szCs w:val="13"/>
          <w:rPrChange w:id="838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Name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39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you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40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41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wish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42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43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the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44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45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sender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46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47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to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48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49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appear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50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51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as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52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53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e.g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54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.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55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Hostname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56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5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Admin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5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&gt;</w:t>
      </w:r>
    </w:p>
    <w:p w14:paraId="72355731" w14:textId="77777777" w:rsidR="002E0EAC" w:rsidRPr="00241CEC" w:rsidRDefault="002E0EAC">
      <w:pPr>
        <w:ind w:left="1440"/>
        <w:rPr>
          <w:rFonts w:ascii="Courier New" w:hAnsi="Courier New" w:cs="Courier New"/>
          <w:i/>
          <w:iCs/>
          <w:sz w:val="13"/>
          <w:szCs w:val="13"/>
          <w:rPrChange w:id="859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pPrChange w:id="860" w:author="Adrian Moir (amoir)" w:date="2024-11-19T17:59:00Z" w16du:dateUtc="2024-11-19T17:59:00Z">
          <w:pPr/>
        </w:pPrChange>
      </w:pPr>
      <w:proofErr w:type="spellStart"/>
      <w:r w:rsidRPr="00241CEC">
        <w:rPr>
          <w:rFonts w:ascii="Courier New" w:hAnsi="Courier New" w:cs="Courier New"/>
          <w:sz w:val="13"/>
          <w:szCs w:val="13"/>
          <w:rPrChange w:id="86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Please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6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6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enter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6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6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the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6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6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list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6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6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of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7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7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recipient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7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7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email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7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7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addresses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7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: &lt;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77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recipients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78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79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email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80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881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address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882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&gt;</w:t>
      </w:r>
    </w:p>
    <w:p w14:paraId="035ED81C" w14:textId="77777777" w:rsidR="002E0EAC" w:rsidRPr="00241CEC" w:rsidRDefault="002E0EAC">
      <w:pPr>
        <w:ind w:left="1440"/>
        <w:rPr>
          <w:rFonts w:ascii="Courier New" w:hAnsi="Courier New" w:cs="Courier New"/>
          <w:sz w:val="13"/>
          <w:szCs w:val="13"/>
          <w:rPrChange w:id="88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884" w:author="Adrian Moir (amoir)" w:date="2024-11-19T17:59:00Z" w16du:dateUtc="2024-11-19T17:59:00Z">
          <w:pPr/>
        </w:pPrChange>
      </w:pPr>
      <w:proofErr w:type="spellStart"/>
      <w:r w:rsidRPr="00241CEC">
        <w:rPr>
          <w:rFonts w:ascii="Courier New" w:hAnsi="Courier New" w:cs="Courier New"/>
          <w:sz w:val="13"/>
          <w:szCs w:val="13"/>
          <w:rPrChange w:id="88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Please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8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8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enter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8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8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the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9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9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list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9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9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of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9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9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email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9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9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addresses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89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89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to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0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0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be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0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0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CC'ed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0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: &lt;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0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optional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0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907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recipients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908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909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email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910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911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address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912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&gt;</w:t>
      </w:r>
    </w:p>
    <w:p w14:paraId="68954D76" w14:textId="77777777" w:rsidR="002E0EAC" w:rsidRPr="00241CEC" w:rsidRDefault="002E0EAC">
      <w:pPr>
        <w:ind w:left="1440"/>
        <w:rPr>
          <w:rFonts w:ascii="Courier New" w:hAnsi="Courier New" w:cs="Courier New"/>
          <w:sz w:val="13"/>
          <w:szCs w:val="13"/>
          <w:rPrChange w:id="91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914" w:author="Adrian Moir (amoir)" w:date="2024-11-19T17:59:00Z" w16du:dateUtc="2024-11-19T17:59:00Z">
          <w:pPr/>
        </w:pPrChange>
      </w:pPr>
      <w:proofErr w:type="spellStart"/>
      <w:r w:rsidRPr="00241CEC">
        <w:rPr>
          <w:rFonts w:ascii="Courier New" w:hAnsi="Courier New" w:cs="Courier New"/>
          <w:sz w:val="13"/>
          <w:szCs w:val="13"/>
          <w:rPrChange w:id="91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Please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1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1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enter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1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1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the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2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2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list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2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2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of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2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2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email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2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2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addresses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2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2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to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3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3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be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3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3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BCC'ed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3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: &lt;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3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optional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3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937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recipients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938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939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email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940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i/>
          <w:iCs/>
          <w:sz w:val="13"/>
          <w:szCs w:val="13"/>
          <w:rPrChange w:id="941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address</w:t>
      </w:r>
      <w:proofErr w:type="spellEnd"/>
      <w:r w:rsidRPr="00241CEC">
        <w:rPr>
          <w:rFonts w:ascii="Courier New" w:hAnsi="Courier New" w:cs="Courier New"/>
          <w:i/>
          <w:iCs/>
          <w:sz w:val="13"/>
          <w:szCs w:val="13"/>
          <w:rPrChange w:id="942" w:author="Adrian Moir (amoir)" w:date="2024-11-13T15:10:00Z" w16du:dateUtc="2024-11-13T15:10:00Z">
            <w:rPr>
              <w:rFonts w:ascii="Courier New" w:hAnsi="Courier New" w:cs="Courier New"/>
              <w:i/>
              <w:iCs/>
              <w:sz w:val="16"/>
              <w:szCs w:val="16"/>
            </w:rPr>
          </w:rPrChange>
        </w:rPr>
        <w:t>&gt;</w:t>
      </w:r>
    </w:p>
    <w:p w14:paraId="42C996E9" w14:textId="77777777" w:rsidR="002E0EAC" w:rsidRPr="00241CEC" w:rsidRDefault="002E0EAC">
      <w:pPr>
        <w:ind w:left="720"/>
        <w:rPr>
          <w:rFonts w:ascii="Courier New" w:hAnsi="Courier New" w:cs="Courier New"/>
          <w:sz w:val="13"/>
          <w:szCs w:val="13"/>
          <w:rPrChange w:id="94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944" w:author="Adrian Moir (amoir)" w:date="2024-11-19T17:59:00Z" w16du:dateUtc="2024-11-19T17:59:00Z">
          <w:pPr/>
        </w:pPrChange>
      </w:pPr>
    </w:p>
    <w:p w14:paraId="4AAF49D4" w14:textId="77777777" w:rsidR="002E0EAC" w:rsidRPr="00241CEC" w:rsidRDefault="002E0EAC">
      <w:pPr>
        <w:ind w:left="1440"/>
        <w:rPr>
          <w:rFonts w:ascii="Courier New" w:hAnsi="Courier New" w:cs="Courier New"/>
          <w:sz w:val="13"/>
          <w:szCs w:val="13"/>
          <w:rPrChange w:id="94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946" w:author="Adrian Moir (amoir)" w:date="2024-11-19T17:59:00Z" w16du:dateUtc="2024-11-19T17:59:00Z">
          <w:pPr/>
        </w:pPrChange>
      </w:pPr>
      <w:proofErr w:type="spellStart"/>
      <w:r w:rsidRPr="00241CEC">
        <w:rPr>
          <w:rFonts w:ascii="Courier New" w:hAnsi="Courier New" w:cs="Courier New"/>
          <w:sz w:val="13"/>
          <w:szCs w:val="13"/>
          <w:rPrChange w:id="94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Applied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4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4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configuration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5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:</w:t>
      </w:r>
    </w:p>
    <w:p w14:paraId="41B0140C" w14:textId="77777777" w:rsidR="002E0EAC" w:rsidRPr="00241CEC" w:rsidRDefault="002E0EAC">
      <w:pPr>
        <w:ind w:left="1440"/>
        <w:rPr>
          <w:rFonts w:ascii="Courier New" w:hAnsi="Courier New" w:cs="Courier New"/>
          <w:sz w:val="13"/>
          <w:szCs w:val="13"/>
          <w:rPrChange w:id="95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952" w:author="Adrian Moir (amoir)" w:date="2024-11-19T17:59:00Z" w16du:dateUtc="2024-11-19T17:59:00Z">
          <w:pPr/>
        </w:pPrChange>
      </w:pPr>
      <w:r w:rsidRPr="00241CEC">
        <w:rPr>
          <w:rFonts w:ascii="Courier New" w:hAnsi="Courier New" w:cs="Courier New"/>
          <w:sz w:val="13"/>
          <w:szCs w:val="13"/>
          <w:rPrChange w:id="95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SMTP </w:t>
      </w:r>
      <w:proofErr w:type="spellStart"/>
      <w:proofErr w:type="gramStart"/>
      <w:r w:rsidRPr="00241CEC">
        <w:rPr>
          <w:rFonts w:ascii="Courier New" w:hAnsi="Courier New" w:cs="Courier New"/>
          <w:sz w:val="13"/>
          <w:szCs w:val="13"/>
          <w:rPrChange w:id="95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Relay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5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:   </w:t>
      </w:r>
      <w:proofErr w:type="gramEnd"/>
      <w:r w:rsidRPr="00241CEC">
        <w:rPr>
          <w:rFonts w:ascii="Courier New" w:hAnsi="Courier New" w:cs="Courier New"/>
          <w:sz w:val="13"/>
          <w:szCs w:val="13"/>
          <w:rPrChange w:id="95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 10.3.19.10</w:t>
      </w:r>
    </w:p>
    <w:p w14:paraId="1AFDD585" w14:textId="77777777" w:rsidR="002E0EAC" w:rsidRPr="00241CEC" w:rsidRDefault="002E0EAC">
      <w:pPr>
        <w:ind w:left="1440"/>
        <w:rPr>
          <w:rFonts w:ascii="Courier New" w:hAnsi="Courier New" w:cs="Courier New"/>
          <w:sz w:val="13"/>
          <w:szCs w:val="13"/>
          <w:rPrChange w:id="95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958" w:author="Adrian Moir (amoir)" w:date="2024-11-19T17:59:00Z" w16du:dateUtc="2024-11-19T17:59:00Z">
          <w:pPr/>
        </w:pPrChange>
      </w:pPr>
      <w:proofErr w:type="spellStart"/>
      <w:r w:rsidRPr="00241CEC">
        <w:rPr>
          <w:rFonts w:ascii="Courier New" w:hAnsi="Courier New" w:cs="Courier New"/>
          <w:sz w:val="13"/>
          <w:szCs w:val="13"/>
          <w:rPrChange w:id="95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Sender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6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Address: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6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no-reply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6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@&lt;Hostname&gt;</w:t>
      </w:r>
    </w:p>
    <w:p w14:paraId="16F51BE5" w14:textId="77777777" w:rsidR="002E0EAC" w:rsidRPr="00241CEC" w:rsidRDefault="002E0EAC">
      <w:pPr>
        <w:ind w:left="1440"/>
        <w:rPr>
          <w:rFonts w:ascii="Courier New" w:hAnsi="Courier New" w:cs="Courier New"/>
          <w:sz w:val="13"/>
          <w:szCs w:val="13"/>
          <w:rPrChange w:id="96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964" w:author="Adrian Moir (amoir)" w:date="2024-11-19T17:59:00Z" w16du:dateUtc="2024-11-19T17:59:00Z">
          <w:pPr/>
        </w:pPrChange>
      </w:pPr>
      <w:proofErr w:type="spellStart"/>
      <w:r w:rsidRPr="00241CEC">
        <w:rPr>
          <w:rFonts w:ascii="Courier New" w:hAnsi="Courier New" w:cs="Courier New"/>
          <w:sz w:val="13"/>
          <w:szCs w:val="13"/>
          <w:rPrChange w:id="96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Sender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6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gramStart"/>
      <w:r w:rsidRPr="00241CEC">
        <w:rPr>
          <w:rFonts w:ascii="Courier New" w:hAnsi="Courier New" w:cs="Courier New"/>
          <w:sz w:val="13"/>
          <w:szCs w:val="13"/>
          <w:rPrChange w:id="96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Name:   </w:t>
      </w:r>
      <w:proofErr w:type="gramEnd"/>
      <w:r w:rsidRPr="00241CEC">
        <w:rPr>
          <w:rFonts w:ascii="Courier New" w:hAnsi="Courier New" w:cs="Courier New"/>
          <w:sz w:val="13"/>
          <w:szCs w:val="13"/>
          <w:rPrChange w:id="96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6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Hostname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7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7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Admin</w:t>
      </w:r>
      <w:proofErr w:type="spellEnd"/>
    </w:p>
    <w:p w14:paraId="543BEC18" w14:textId="584309B2" w:rsidR="002E0EAC" w:rsidRPr="00241CEC" w:rsidRDefault="002E0EAC">
      <w:pPr>
        <w:ind w:left="1440"/>
        <w:rPr>
          <w:rFonts w:ascii="Courier New" w:hAnsi="Courier New" w:cs="Courier New"/>
          <w:sz w:val="13"/>
          <w:szCs w:val="13"/>
          <w:rPrChange w:id="97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pPrChange w:id="973" w:author="Adrian Moir (amoir)" w:date="2024-11-19T17:59:00Z" w16du:dateUtc="2024-11-19T17:59:00Z">
          <w:pPr/>
        </w:pPrChange>
      </w:pPr>
      <w:proofErr w:type="spellStart"/>
      <w:r w:rsidRPr="00241CEC">
        <w:rPr>
          <w:rFonts w:ascii="Courier New" w:hAnsi="Courier New" w:cs="Courier New"/>
          <w:sz w:val="13"/>
          <w:szCs w:val="13"/>
          <w:rPrChange w:id="974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Recipient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75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(s</w:t>
      </w:r>
      <w:proofErr w:type="gramStart"/>
      <w:r w:rsidRPr="00241CEC">
        <w:rPr>
          <w:rFonts w:ascii="Courier New" w:hAnsi="Courier New" w:cs="Courier New"/>
          <w:sz w:val="13"/>
          <w:szCs w:val="13"/>
          <w:rPrChange w:id="976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):   </w:t>
      </w:r>
      <w:proofErr w:type="gramEnd"/>
      <w:r w:rsidRPr="00241CEC">
        <w:rPr>
          <w:rFonts w:ascii="Courier New" w:hAnsi="Courier New" w:cs="Courier New"/>
          <w:sz w:val="13"/>
          <w:szCs w:val="13"/>
          <w:rPrChange w:id="977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&lt;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78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recipients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79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80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email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81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 xml:space="preserve"> </w:t>
      </w:r>
      <w:proofErr w:type="spellStart"/>
      <w:r w:rsidRPr="00241CEC">
        <w:rPr>
          <w:rFonts w:ascii="Courier New" w:hAnsi="Courier New" w:cs="Courier New"/>
          <w:sz w:val="13"/>
          <w:szCs w:val="13"/>
          <w:rPrChange w:id="982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address</w:t>
      </w:r>
      <w:proofErr w:type="spellEnd"/>
      <w:r w:rsidRPr="00241CEC">
        <w:rPr>
          <w:rFonts w:ascii="Courier New" w:hAnsi="Courier New" w:cs="Courier New"/>
          <w:sz w:val="13"/>
          <w:szCs w:val="13"/>
          <w:rPrChange w:id="983" w:author="Adrian Moir (amoir)" w:date="2024-11-13T15:10:00Z" w16du:dateUtc="2024-11-13T15:10:00Z">
            <w:rPr>
              <w:rFonts w:ascii="Courier New" w:hAnsi="Courier New" w:cs="Courier New"/>
              <w:sz w:val="16"/>
              <w:szCs w:val="16"/>
            </w:rPr>
          </w:rPrChange>
        </w:rPr>
        <w:t>&gt;</w:t>
      </w:r>
    </w:p>
    <w:p w14:paraId="19DD2EA3" w14:textId="6494005D" w:rsidR="002E0EAC" w:rsidRDefault="002E0EAC" w:rsidP="002E0EAC">
      <w:pPr>
        <w:rPr>
          <w:rFonts w:ascii="Courier New" w:hAnsi="Courier New" w:cs="Courier New"/>
          <w:sz w:val="16"/>
          <w:szCs w:val="16"/>
        </w:rPr>
      </w:pPr>
    </w:p>
    <w:p w14:paraId="5552D57E" w14:textId="3EE14EAC" w:rsidR="002E0EAC" w:rsidRPr="002E50F7" w:rsidRDefault="002E0EAC">
      <w:pPr>
        <w:pStyle w:val="Heading3"/>
        <w:rPr>
          <w:ins w:id="984" w:author="Adrian Moir (amoir)" w:date="2024-11-12T18:18:00Z" w16du:dateUtc="2024-11-12T18:18:00Z"/>
          <w:sz w:val="28"/>
          <w:szCs w:val="28"/>
        </w:rPr>
        <w:pPrChange w:id="985" w:author="Adrian Moir (amoir)" w:date="2024-11-19T18:27:00Z" w16du:dateUtc="2024-11-19T18:27:00Z">
          <w:pPr/>
        </w:pPrChange>
      </w:pPr>
      <w:bookmarkStart w:id="986" w:name="_Toc184641411"/>
      <w:r w:rsidRPr="002E50F7">
        <w:rPr>
          <w:sz w:val="28"/>
          <w:szCs w:val="28"/>
          <w:rPrChange w:id="987" w:author="Adrian Moir (amoir)" w:date="2024-11-13T11:27:00Z" w16du:dateUtc="2024-11-13T11:27:00Z">
            <w:rPr>
              <w:rFonts w:eastAsiaTheme="minorHAnsi" w:cstheme="minorBidi"/>
              <w:b/>
              <w:i/>
              <w:iCs/>
            </w:rPr>
          </w:rPrChange>
        </w:rPr>
        <w:t>Configure daily e-mail reports</w:t>
      </w:r>
      <w:bookmarkEnd w:id="986"/>
    </w:p>
    <w:p w14:paraId="65D5180A" w14:textId="77777777" w:rsidR="002E0EAC" w:rsidRPr="002A0376" w:rsidRDefault="002E0EAC">
      <w:pPr>
        <w:ind w:left="1440"/>
        <w:rPr>
          <w:ins w:id="988" w:author="Adrian Moir (amoir)" w:date="2024-11-12T18:16:00Z"/>
          <w:rFonts w:ascii="Courier New" w:hAnsi="Courier New" w:cs="Courier New"/>
          <w:sz w:val="13"/>
          <w:szCs w:val="13"/>
          <w:rPrChange w:id="989" w:author="Adrian Moir (amoir)" w:date="2024-11-13T15:09:00Z" w16du:dateUtc="2024-11-13T15:09:00Z">
            <w:rPr>
              <w:ins w:id="990" w:author="Adrian Moir (amoir)" w:date="2024-11-12T18:16:00Z"/>
            </w:rPr>
          </w:rPrChange>
        </w:rPr>
        <w:pPrChange w:id="991" w:author="Adrian Moir (amoir)" w:date="2024-11-19T17:59:00Z" w16du:dateUtc="2024-11-19T17:59:00Z">
          <w:pPr/>
        </w:pPrChange>
      </w:pPr>
      <w:ins w:id="992" w:author="Adrian Moir (amoir)" w:date="2024-11-12T18:18:00Z" w16du:dateUtc="2024-11-12T18:18:00Z">
        <w:r>
          <w:t xml:space="preserve">The </w:t>
        </w:r>
        <w:proofErr w:type="spellStart"/>
        <w:r>
          <w:t>daily</w:t>
        </w:r>
        <w:proofErr w:type="spellEnd"/>
        <w:r>
          <w:t xml:space="preserve"> </w:t>
        </w:r>
        <w:proofErr w:type="spellStart"/>
        <w:r>
          <w:t>email</w:t>
        </w:r>
        <w:proofErr w:type="spellEnd"/>
        <w:r>
          <w:t xml:space="preserve"> </w:t>
        </w:r>
        <w:proofErr w:type="spellStart"/>
        <w:r>
          <w:t>reports</w:t>
        </w:r>
        <w:proofErr w:type="spellEnd"/>
        <w:r>
          <w:t xml:space="preserve"> </w:t>
        </w:r>
        <w:proofErr w:type="spellStart"/>
        <w:r>
          <w:t>will</w:t>
        </w:r>
        <w:proofErr w:type="spellEnd"/>
        <w:r>
          <w:t xml:space="preserve"> </w:t>
        </w:r>
        <w:proofErr w:type="spellStart"/>
        <w:r>
          <w:t>show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proofErr w:type="spellStart"/>
      <w:ins w:id="993" w:author="Adrian Moir (amoir)" w:date="2024-11-19T18:15:00Z" w16du:dateUtc="2024-11-19T18:15:00Z">
        <w:r>
          <w:t>status</w:t>
        </w:r>
      </w:ins>
      <w:proofErr w:type="spellEnd"/>
      <w:ins w:id="994" w:author="Adrian Moir (amoir)" w:date="2024-11-12T18:18:00Z" w16du:dateUtc="2024-11-12T18:18:00Z"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QoreStor </w:t>
        </w:r>
        <w:proofErr w:type="spellStart"/>
        <w:r>
          <w:t>instance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delta</w:t>
        </w:r>
        <w:proofErr w:type="spellEnd"/>
        <w:r>
          <w:t xml:space="preserve"> </w:t>
        </w:r>
      </w:ins>
      <w:proofErr w:type="spellStart"/>
      <w:ins w:id="995" w:author="Adrian Moir (amoir)" w:date="2024-11-19T18:15:00Z" w16du:dateUtc="2024-11-19T18:15:00Z">
        <w:r>
          <w:t>storage</w:t>
        </w:r>
        <w:proofErr w:type="spellEnd"/>
        <w:r>
          <w:t xml:space="preserve"> </w:t>
        </w:r>
      </w:ins>
      <w:proofErr w:type="spellStart"/>
      <w:ins w:id="996" w:author="Adrian Moir (amoir)" w:date="2024-11-12T18:18:00Z" w16du:dateUtc="2024-11-12T18:18:00Z">
        <w:r>
          <w:t>changes</w:t>
        </w:r>
        <w:proofErr w:type="spellEnd"/>
        <w:r>
          <w:t xml:space="preserve"> </w:t>
        </w:r>
        <w:proofErr w:type="spellStart"/>
        <w:r>
          <w:t>from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proofErr w:type="spellStart"/>
      <w:ins w:id="997" w:author="Adrian Moir (amoir)" w:date="2024-11-14T15:05:00Z" w16du:dateUtc="2024-11-14T15:05:00Z">
        <w:r>
          <w:t>previous</w:t>
        </w:r>
      </w:ins>
      <w:proofErr w:type="spellEnd"/>
      <w:ins w:id="998" w:author="Adrian Moir (amoir)" w:date="2024-11-12T18:18:00Z" w16du:dateUtc="2024-11-12T18:18:00Z">
        <w:r>
          <w:t xml:space="preserve"> </w:t>
        </w:r>
        <w:proofErr w:type="spellStart"/>
        <w:r>
          <w:t>day</w:t>
        </w:r>
      </w:ins>
      <w:proofErr w:type="spellEnd"/>
      <w:ins w:id="999" w:author="Adrian Moir (amoir)" w:date="2024-11-12T18:19:00Z" w16du:dateUtc="2024-11-12T18:19:00Z">
        <w:r>
          <w:t xml:space="preserve"> </w:t>
        </w:r>
        <w:proofErr w:type="spellStart"/>
        <w:r>
          <w:t>across</w:t>
        </w:r>
        <w:proofErr w:type="spellEnd"/>
        <w:r>
          <w:t xml:space="preserve"> </w:t>
        </w:r>
        <w:proofErr w:type="spellStart"/>
        <w:r>
          <w:t>all</w:t>
        </w:r>
        <w:proofErr w:type="spellEnd"/>
        <w:r>
          <w:t xml:space="preserve"> </w:t>
        </w:r>
        <w:proofErr w:type="spellStart"/>
        <w:r>
          <w:t>configured</w:t>
        </w:r>
        <w:proofErr w:type="spellEnd"/>
        <w:r>
          <w:t xml:space="preserve"> </w:t>
        </w:r>
        <w:proofErr w:type="spellStart"/>
        <w:r>
          <w:t>target</w:t>
        </w:r>
        <w:proofErr w:type="spellEnd"/>
        <w:r>
          <w:t xml:space="preserve"> </w:t>
        </w:r>
        <w:proofErr w:type="spellStart"/>
        <w:r>
          <w:t>containers</w:t>
        </w:r>
        <w:proofErr w:type="spellEnd"/>
        <w:r>
          <w:t>.</w:t>
        </w:r>
      </w:ins>
      <w:r>
        <w:br/>
      </w:r>
      <w:r>
        <w:br/>
      </w:r>
      <w:proofErr w:type="spellStart"/>
      <w:ins w:id="1000" w:author="Adrian Moir (amoir)" w:date="2024-11-12T18:16:00Z">
        <w:r w:rsidRPr="002A0376">
          <w:rPr>
            <w:rFonts w:ascii="Courier New" w:hAnsi="Courier New" w:cs="Courier New"/>
            <w:sz w:val="13"/>
            <w:szCs w:val="13"/>
            <w:rPrChange w:id="1001" w:author="Adrian Moir (amoir)" w:date="2024-11-13T15:09:00Z" w16du:dateUtc="2024-11-13T15:09:00Z">
              <w:rPr/>
            </w:rPrChange>
          </w:rPr>
          <w:t>email_stats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02" w:author="Adrian Moir (amoir)" w:date="2024-11-13T15:09:00Z" w16du:dateUtc="2024-11-13T15:09:00Z">
              <w:rPr/>
            </w:rPrChange>
          </w:rPr>
          <w:t xml:space="preserve">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03" w:author="Adrian Moir (amoir)" w:date="2024-11-13T15:09:00Z" w16du:dateUtc="2024-11-13T15:09:00Z">
              <w:rPr/>
            </w:rPrChange>
          </w:rPr>
          <w:t>clear-config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04" w:author="Adrian Moir (amoir)" w:date="2024-11-13T15:09:00Z" w16du:dateUtc="2024-11-13T15:09:00Z">
              <w:rPr/>
            </w:rPrChange>
          </w:rPr>
          <w:t xml:space="preserve"> |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05" w:author="Adrian Moir (amoir)" w:date="2024-11-13T15:09:00Z" w16du:dateUtc="2024-11-13T15:09:00Z">
              <w:rPr/>
            </w:rPrChange>
          </w:rPr>
          <w:t>enable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06" w:author="Adrian Moir (amoir)" w:date="2024-11-13T15:09:00Z" w16du:dateUtc="2024-11-13T15:09:00Z">
              <w:rPr/>
            </w:rPrChange>
          </w:rPr>
          <w:t xml:space="preserve"> |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07" w:author="Adrian Moir (amoir)" w:date="2024-11-13T15:09:00Z" w16du:dateUtc="2024-11-13T15:09:00Z">
              <w:rPr/>
            </w:rPrChange>
          </w:rPr>
          <w:t>disable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08" w:author="Adrian Moir (amoir)" w:date="2024-11-13T15:09:00Z" w16du:dateUtc="2024-11-13T15:09:00Z">
              <w:rPr/>
            </w:rPrChange>
          </w:rPr>
          <w:t xml:space="preserve"> |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09" w:author="Adrian Moir (amoir)" w:date="2024-11-13T15:09:00Z" w16du:dateUtc="2024-11-13T15:09:00Z">
              <w:rPr/>
            </w:rPrChange>
          </w:rPr>
          <w:t>status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10" w:author="Adrian Moir (amoir)" w:date="2024-11-13T15:09:00Z" w16du:dateUtc="2024-11-13T15:09:00Z">
              <w:rPr/>
            </w:rPrChange>
          </w:rPr>
          <w:t xml:space="preserve"> |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11" w:author="Adrian Moir (amoir)" w:date="2024-11-13T15:09:00Z" w16du:dateUtc="2024-11-13T15:09:00Z">
              <w:rPr/>
            </w:rPrChange>
          </w:rPr>
          <w:t>configure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12" w:author="Adrian Moir (amoir)" w:date="2024-11-13T15:09:00Z" w16du:dateUtc="2024-11-13T15:09:00Z">
              <w:rPr/>
            </w:rPrChange>
          </w:rPr>
          <w:t xml:space="preserve"> |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13" w:author="Adrian Moir (amoir)" w:date="2024-11-13T15:09:00Z" w16du:dateUtc="2024-11-13T15:09:00Z">
              <w:rPr/>
            </w:rPrChange>
          </w:rPr>
          <w:t>test-email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14" w:author="Adrian Moir (amoir)" w:date="2024-11-13T15:09:00Z" w16du:dateUtc="2024-11-13T15:09:00Z">
              <w:rPr/>
            </w:rPrChange>
          </w:rPr>
          <w:t xml:space="preserve"> </w:t>
        </w:r>
      </w:ins>
    </w:p>
    <w:p w14:paraId="3B082C99" w14:textId="77777777" w:rsidR="002E0EAC" w:rsidRPr="002A0376" w:rsidRDefault="002E0EAC">
      <w:pPr>
        <w:ind w:left="720"/>
        <w:rPr>
          <w:ins w:id="1015" w:author="Adrian Moir (amoir)" w:date="2024-11-12T18:16:00Z"/>
          <w:rFonts w:ascii="Courier New" w:hAnsi="Courier New" w:cs="Courier New"/>
          <w:sz w:val="13"/>
          <w:szCs w:val="13"/>
          <w:rPrChange w:id="1016" w:author="Adrian Moir (amoir)" w:date="2024-11-13T15:09:00Z" w16du:dateUtc="2024-11-13T15:09:00Z">
            <w:rPr>
              <w:ins w:id="1017" w:author="Adrian Moir (amoir)" w:date="2024-11-12T18:16:00Z"/>
            </w:rPr>
          </w:rPrChange>
        </w:rPr>
        <w:pPrChange w:id="1018" w:author="Adrian Moir (amoir)" w:date="2024-11-19T17:59:00Z" w16du:dateUtc="2024-11-19T17:59:00Z">
          <w:pPr/>
        </w:pPrChange>
      </w:pPr>
      <w:ins w:id="1019" w:author="Adrian Moir (amoir)" w:date="2024-11-12T18:16:00Z">
        <w:r w:rsidRPr="002A0376">
          <w:rPr>
            <w:rFonts w:ascii="Courier New" w:hAnsi="Courier New" w:cs="Courier New"/>
            <w:sz w:val="13"/>
            <w:szCs w:val="13"/>
            <w:rPrChange w:id="1020" w:author="Adrian Moir (amoir)" w:date="2024-11-13T15:09:00Z" w16du:dateUtc="2024-11-13T15:09:00Z">
              <w:rPr/>
            </w:rPrChange>
          </w:rPr>
          <w:t xml:space="preserve"> </w:t>
        </w:r>
        <w:r w:rsidRPr="002A0376">
          <w:rPr>
            <w:rFonts w:ascii="Courier New" w:hAnsi="Courier New" w:cs="Courier New"/>
            <w:sz w:val="13"/>
            <w:szCs w:val="13"/>
            <w:rPrChange w:id="1021" w:author="Adrian Moir (amoir)" w:date="2024-11-13T15:09:00Z" w16du:dateUtc="2024-11-13T15:09:00Z">
              <w:rPr/>
            </w:rPrChange>
          </w:rPr>
          <w:tab/>
          <w:t xml:space="preserve">    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22" w:author="Adrian Moir (amoir)" w:date="2024-11-13T15:09:00Z" w16du:dateUtc="2024-11-13T15:09:00Z">
              <w:rPr/>
            </w:rPrChange>
          </w:rPr>
          <w:t>clear-config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23" w:author="Adrian Moir (amoir)" w:date="2024-11-13T15:09:00Z" w16du:dateUtc="2024-11-13T15:09:00Z">
              <w:rPr/>
            </w:rPrChange>
          </w:rPr>
          <w:t xml:space="preserve"> </w:t>
        </w:r>
        <w:r w:rsidRPr="002A0376">
          <w:rPr>
            <w:rFonts w:ascii="Courier New" w:hAnsi="Courier New" w:cs="Courier New"/>
            <w:sz w:val="13"/>
            <w:szCs w:val="13"/>
            <w:rPrChange w:id="1024" w:author="Adrian Moir (amoir)" w:date="2024-11-13T15:09:00Z" w16du:dateUtc="2024-11-13T15:09:00Z">
              <w:rPr/>
            </w:rPrChange>
          </w:rPr>
          <w:tab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25" w:author="Adrian Moir (amoir)" w:date="2024-11-13T15:09:00Z" w16du:dateUtc="2024-11-13T15:09:00Z">
              <w:rPr/>
            </w:rPrChange>
          </w:rPr>
          <w:t>removes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2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27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2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29" w:author="Adrian Moir (amoir)" w:date="2024-11-13T15:09:00Z" w16du:dateUtc="2024-11-13T15:09:00Z">
              <w:rPr/>
            </w:rPrChange>
          </w:rPr>
          <w:t>stored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3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31" w:author="Adrian Moir (amoir)" w:date="2024-11-13T15:09:00Z" w16du:dateUtc="2024-11-13T15:09:00Z">
              <w:rPr/>
            </w:rPrChange>
          </w:rPr>
          <w:t>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3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33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3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35" w:author="Adrian Moir (amoir)" w:date="2024-11-13T15:09:00Z" w16du:dateUtc="2024-11-13T15:09:00Z">
              <w:rPr/>
            </w:rPrChange>
          </w:rPr>
          <w:t>configuration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36" w:author="Adrian Moir (amoir)" w:date="2024-11-13T15:09:00Z" w16du:dateUtc="2024-11-13T15:09:00Z">
              <w:rPr/>
            </w:rPrChange>
          </w:rPr>
          <w:t xml:space="preserve"> </w:t>
        </w:r>
      </w:ins>
    </w:p>
    <w:p w14:paraId="43A3B1D0" w14:textId="77777777" w:rsidR="002E0EAC" w:rsidRPr="002A0376" w:rsidRDefault="002E0EAC">
      <w:pPr>
        <w:ind w:left="720"/>
        <w:rPr>
          <w:ins w:id="1037" w:author="Adrian Moir (amoir)" w:date="2024-11-12T18:16:00Z"/>
          <w:rFonts w:ascii="Courier New" w:hAnsi="Courier New" w:cs="Courier New"/>
          <w:sz w:val="13"/>
          <w:szCs w:val="13"/>
          <w:rPrChange w:id="1038" w:author="Adrian Moir (amoir)" w:date="2024-11-13T15:09:00Z" w16du:dateUtc="2024-11-13T15:09:00Z">
            <w:rPr>
              <w:ins w:id="1039" w:author="Adrian Moir (amoir)" w:date="2024-11-12T18:16:00Z"/>
            </w:rPr>
          </w:rPrChange>
        </w:rPr>
        <w:pPrChange w:id="1040" w:author="Adrian Moir (amoir)" w:date="2024-11-19T17:59:00Z" w16du:dateUtc="2024-11-19T17:59:00Z">
          <w:pPr/>
        </w:pPrChange>
      </w:pPr>
      <w:ins w:id="1041" w:author="Adrian Moir (amoir)" w:date="2024-11-12T18:16:00Z">
        <w:r w:rsidRPr="002A0376">
          <w:rPr>
            <w:rFonts w:ascii="Courier New" w:hAnsi="Courier New" w:cs="Courier New"/>
            <w:sz w:val="13"/>
            <w:szCs w:val="13"/>
            <w:rPrChange w:id="1042" w:author="Adrian Moir (amoir)" w:date="2024-11-13T15:09:00Z" w16du:dateUtc="2024-11-13T15:09:00Z">
              <w:rPr/>
            </w:rPrChange>
          </w:rPr>
          <w:tab/>
          <w:t xml:space="preserve">    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43" w:author="Adrian Moir (amoir)" w:date="2024-11-13T15:09:00Z" w16du:dateUtc="2024-11-13T15:09:00Z">
              <w:rPr/>
            </w:rPrChange>
          </w:rPr>
          <w:t>enable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44" w:author="Adrian Moir (amoir)" w:date="2024-11-13T15:09:00Z" w16du:dateUtc="2024-11-13T15:09:00Z">
              <w:rPr/>
            </w:rPrChange>
          </w:rPr>
          <w:t xml:space="preserve"> </w:t>
        </w:r>
        <w:r w:rsidRPr="002A0376">
          <w:rPr>
            <w:rFonts w:ascii="Courier New" w:hAnsi="Courier New" w:cs="Courier New"/>
            <w:sz w:val="13"/>
            <w:szCs w:val="13"/>
            <w:rPrChange w:id="1045" w:author="Adrian Moir (amoir)" w:date="2024-11-13T15:09:00Z" w16du:dateUtc="2024-11-13T15:09:00Z">
              <w:rPr/>
            </w:rPrChange>
          </w:rPr>
          <w:tab/>
        </w:r>
        <w:r w:rsidRPr="002A0376">
          <w:rPr>
            <w:rFonts w:ascii="Courier New" w:hAnsi="Courier New" w:cs="Courier New"/>
            <w:sz w:val="13"/>
            <w:szCs w:val="13"/>
            <w:rPrChange w:id="1046" w:author="Adrian Moir (amoir)" w:date="2024-11-13T15:09:00Z" w16du:dateUtc="2024-11-13T15:09:00Z">
              <w:rPr/>
            </w:rPrChange>
          </w:rPr>
          <w:tab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47" w:author="Adrian Moir (amoir)" w:date="2024-11-13T15:09:00Z" w16du:dateUtc="2024-11-13T15:09:00Z">
              <w:rPr/>
            </w:rPrChange>
          </w:rPr>
          <w:t>enables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4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49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50" w:author="Adrian Moir (amoir)" w:date="2024-11-13T15:09:00Z" w16du:dateUtc="2024-11-13T15:09:00Z">
              <w:rPr/>
            </w:rPrChange>
          </w:rPr>
          <w:t xml:space="preserve"> QoreStor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51" w:author="Adrian Moir (amoir)" w:date="2024-11-13T15:09:00Z" w16du:dateUtc="2024-11-13T15:09:00Z">
              <w:rPr/>
            </w:rPrChange>
          </w:rPr>
          <w:t>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5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53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5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55" w:author="Adrian Moir (amoir)" w:date="2024-11-13T15:09:00Z" w16du:dateUtc="2024-11-13T15:09:00Z">
              <w:rPr/>
            </w:rPrChange>
          </w:rPr>
          <w:t>service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56" w:author="Adrian Moir (amoir)" w:date="2024-11-13T15:09:00Z" w16du:dateUtc="2024-11-13T15:09:00Z">
              <w:rPr/>
            </w:rPrChange>
          </w:rPr>
          <w:t xml:space="preserve"> </w:t>
        </w:r>
        <w:r w:rsidRPr="002A0376">
          <w:rPr>
            <w:rFonts w:ascii="Courier New" w:hAnsi="Courier New" w:cs="Courier New"/>
            <w:sz w:val="13"/>
            <w:szCs w:val="13"/>
            <w:rPrChange w:id="1057" w:author="Adrian Moir (amoir)" w:date="2024-11-13T15:09:00Z" w16du:dateUtc="2024-11-13T15:09:00Z">
              <w:rPr/>
            </w:rPrChange>
          </w:rPr>
          <w:tab/>
        </w:r>
        <w:r w:rsidRPr="002A0376">
          <w:rPr>
            <w:rFonts w:ascii="Courier New" w:hAnsi="Courier New" w:cs="Courier New"/>
            <w:sz w:val="13"/>
            <w:szCs w:val="13"/>
            <w:rPrChange w:id="1058" w:author="Adrian Moir (amoir)" w:date="2024-11-13T15:09:00Z" w16du:dateUtc="2024-11-13T15:09:00Z">
              <w:rPr/>
            </w:rPrChange>
          </w:rPr>
          <w:tab/>
        </w:r>
      </w:ins>
    </w:p>
    <w:p w14:paraId="79E9564B" w14:textId="77777777" w:rsidR="002E0EAC" w:rsidRPr="002A0376" w:rsidRDefault="002E0EAC">
      <w:pPr>
        <w:ind w:left="720"/>
        <w:rPr>
          <w:ins w:id="1059" w:author="Adrian Moir (amoir)" w:date="2024-11-12T18:16:00Z"/>
          <w:rFonts w:ascii="Courier New" w:hAnsi="Courier New" w:cs="Courier New"/>
          <w:sz w:val="13"/>
          <w:szCs w:val="13"/>
          <w:rPrChange w:id="1060" w:author="Adrian Moir (amoir)" w:date="2024-11-13T15:09:00Z" w16du:dateUtc="2024-11-13T15:09:00Z">
            <w:rPr>
              <w:ins w:id="1061" w:author="Adrian Moir (amoir)" w:date="2024-11-12T18:16:00Z"/>
            </w:rPr>
          </w:rPrChange>
        </w:rPr>
        <w:pPrChange w:id="1062" w:author="Adrian Moir (amoir)" w:date="2024-11-19T17:59:00Z" w16du:dateUtc="2024-11-19T17:59:00Z">
          <w:pPr/>
        </w:pPrChange>
      </w:pPr>
      <w:ins w:id="1063" w:author="Adrian Moir (amoir)" w:date="2024-11-12T18:16:00Z">
        <w:r w:rsidRPr="002A0376">
          <w:rPr>
            <w:rFonts w:ascii="Courier New" w:hAnsi="Courier New" w:cs="Courier New"/>
            <w:sz w:val="13"/>
            <w:szCs w:val="13"/>
            <w:rPrChange w:id="1064" w:author="Adrian Moir (amoir)" w:date="2024-11-13T15:09:00Z" w16du:dateUtc="2024-11-13T15:09:00Z">
              <w:rPr/>
            </w:rPrChange>
          </w:rPr>
          <w:tab/>
          <w:t xml:space="preserve">    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65" w:author="Adrian Moir (amoir)" w:date="2024-11-13T15:09:00Z" w16du:dateUtc="2024-11-13T15:09:00Z">
              <w:rPr/>
            </w:rPrChange>
          </w:rPr>
          <w:t>disable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66" w:author="Adrian Moir (amoir)" w:date="2024-11-13T15:09:00Z" w16du:dateUtc="2024-11-13T15:09:00Z">
              <w:rPr/>
            </w:rPrChange>
          </w:rPr>
          <w:tab/>
        </w:r>
        <w:r w:rsidRPr="002A0376">
          <w:rPr>
            <w:rFonts w:ascii="Courier New" w:hAnsi="Courier New" w:cs="Courier New"/>
            <w:sz w:val="13"/>
            <w:szCs w:val="13"/>
            <w:rPrChange w:id="1067" w:author="Adrian Moir (amoir)" w:date="2024-11-13T15:09:00Z" w16du:dateUtc="2024-11-13T15:09:00Z">
              <w:rPr/>
            </w:rPrChange>
          </w:rPr>
          <w:tab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68" w:author="Adrian Moir (amoir)" w:date="2024-11-13T15:09:00Z" w16du:dateUtc="2024-11-13T15:09:00Z">
              <w:rPr/>
            </w:rPrChange>
          </w:rPr>
          <w:t>disables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69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70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71" w:author="Adrian Moir (amoir)" w:date="2024-11-13T15:09:00Z" w16du:dateUtc="2024-11-13T15:09:00Z">
              <w:rPr/>
            </w:rPrChange>
          </w:rPr>
          <w:t xml:space="preserve"> QoreStor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72" w:author="Adrian Moir (amoir)" w:date="2024-11-13T15:09:00Z" w16du:dateUtc="2024-11-13T15:09:00Z">
              <w:rPr/>
            </w:rPrChange>
          </w:rPr>
          <w:t>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7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74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7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76" w:author="Adrian Moir (amoir)" w:date="2024-11-13T15:09:00Z" w16du:dateUtc="2024-11-13T15:09:00Z">
              <w:rPr/>
            </w:rPrChange>
          </w:rPr>
          <w:t>service</w:t>
        </w:r>
        <w:proofErr w:type="spellEnd"/>
      </w:ins>
    </w:p>
    <w:p w14:paraId="07A0845E" w14:textId="77777777" w:rsidR="002E0EAC" w:rsidRPr="002A0376" w:rsidRDefault="002E0EAC">
      <w:pPr>
        <w:ind w:left="720"/>
        <w:rPr>
          <w:ins w:id="1077" w:author="Adrian Moir (amoir)" w:date="2024-11-12T18:16:00Z"/>
          <w:rFonts w:ascii="Courier New" w:hAnsi="Courier New" w:cs="Courier New"/>
          <w:sz w:val="13"/>
          <w:szCs w:val="13"/>
          <w:rPrChange w:id="1078" w:author="Adrian Moir (amoir)" w:date="2024-11-13T15:09:00Z" w16du:dateUtc="2024-11-13T15:09:00Z">
            <w:rPr>
              <w:ins w:id="1079" w:author="Adrian Moir (amoir)" w:date="2024-11-12T18:16:00Z"/>
            </w:rPr>
          </w:rPrChange>
        </w:rPr>
        <w:pPrChange w:id="1080" w:author="Adrian Moir (amoir)" w:date="2024-11-19T17:59:00Z" w16du:dateUtc="2024-11-19T17:59:00Z">
          <w:pPr/>
        </w:pPrChange>
      </w:pPr>
      <w:ins w:id="1081" w:author="Adrian Moir (amoir)" w:date="2024-11-12T18:16:00Z">
        <w:r w:rsidRPr="002A0376">
          <w:rPr>
            <w:rFonts w:ascii="Courier New" w:hAnsi="Courier New" w:cs="Courier New"/>
            <w:sz w:val="13"/>
            <w:szCs w:val="13"/>
            <w:rPrChange w:id="1082" w:author="Adrian Moir (amoir)" w:date="2024-11-13T15:09:00Z" w16du:dateUtc="2024-11-13T15:09:00Z">
              <w:rPr/>
            </w:rPrChange>
          </w:rPr>
          <w:tab/>
          <w:t xml:space="preserve">     --</w:t>
        </w:r>
        <w:proofErr w:type="spellStart"/>
        <w:proofErr w:type="gramStart"/>
        <w:r w:rsidRPr="002A0376">
          <w:rPr>
            <w:rFonts w:ascii="Courier New" w:hAnsi="Courier New" w:cs="Courier New"/>
            <w:sz w:val="13"/>
            <w:szCs w:val="13"/>
            <w:rPrChange w:id="1083" w:author="Adrian Moir (amoir)" w:date="2024-11-13T15:09:00Z" w16du:dateUtc="2024-11-13T15:09:00Z">
              <w:rPr/>
            </w:rPrChange>
          </w:rPr>
          <w:t>status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84" w:author="Adrian Moir (amoir)" w:date="2024-11-13T15:09:00Z" w16du:dateUtc="2024-11-13T15:09:00Z">
              <w:rPr/>
            </w:rPrChange>
          </w:rPr>
          <w:t xml:space="preserve">  </w:t>
        </w:r>
        <w:r w:rsidRPr="002A0376">
          <w:rPr>
            <w:rFonts w:ascii="Courier New" w:hAnsi="Courier New" w:cs="Courier New"/>
            <w:sz w:val="13"/>
            <w:szCs w:val="13"/>
            <w:rPrChange w:id="1085" w:author="Adrian Moir (amoir)" w:date="2024-11-13T15:09:00Z" w16du:dateUtc="2024-11-13T15:09:00Z">
              <w:rPr/>
            </w:rPrChange>
          </w:rPr>
          <w:tab/>
        </w:r>
        <w:proofErr w:type="gramEnd"/>
        <w:r w:rsidRPr="002A0376">
          <w:rPr>
            <w:rFonts w:ascii="Courier New" w:hAnsi="Courier New" w:cs="Courier New"/>
            <w:sz w:val="13"/>
            <w:szCs w:val="13"/>
            <w:rPrChange w:id="1086" w:author="Adrian Moir (amoir)" w:date="2024-11-13T15:09:00Z" w16du:dateUtc="2024-11-13T15:09:00Z">
              <w:rPr/>
            </w:rPrChange>
          </w:rPr>
          <w:t xml:space="preserve">       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87" w:author="Adrian Moir (amoir)" w:date="2024-11-13T15:09:00Z" w16du:dateUtc="2024-11-13T15:09:00Z">
              <w:rPr/>
            </w:rPrChange>
          </w:rPr>
          <w:t>checks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8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89" w:author="Adrian Moir (amoir)" w:date="2024-11-13T15:09:00Z" w16du:dateUtc="2024-11-13T15:09:00Z">
              <w:rPr/>
            </w:rPrChange>
          </w:rPr>
          <w:t>that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90" w:author="Adrian Moir (amoir)" w:date="2024-11-13T15:09:00Z" w16du:dateUtc="2024-11-13T15:09:00Z">
              <w:rPr/>
            </w:rPrChange>
          </w:rPr>
          <w:t xml:space="preserve"> QoreStor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91" w:author="Adrian Moir (amoir)" w:date="2024-11-13T15:09:00Z" w16du:dateUtc="2024-11-13T15:09:00Z">
              <w:rPr/>
            </w:rPrChange>
          </w:rPr>
          <w:t>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9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93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9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95" w:author="Adrian Moir (amoir)" w:date="2024-11-13T15:09:00Z" w16du:dateUtc="2024-11-13T15:09:00Z">
              <w:rPr/>
            </w:rPrChange>
          </w:rPr>
          <w:t>service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9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97" w:author="Adrian Moir (amoir)" w:date="2024-11-13T15:09:00Z" w16du:dateUtc="2024-11-13T15:09:00Z">
              <w:rPr/>
            </w:rPrChange>
          </w:rPr>
          <w:t>is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09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099" w:author="Adrian Moir (amoir)" w:date="2024-11-13T15:09:00Z" w16du:dateUtc="2024-11-13T15:09:00Z">
              <w:rPr/>
            </w:rPrChange>
          </w:rPr>
          <w:t>running</w:t>
        </w:r>
        <w:proofErr w:type="spellEnd"/>
      </w:ins>
    </w:p>
    <w:p w14:paraId="3402CD0F" w14:textId="77777777" w:rsidR="002E0EAC" w:rsidRPr="002A0376" w:rsidRDefault="002E0EAC">
      <w:pPr>
        <w:ind w:left="1840"/>
        <w:rPr>
          <w:ins w:id="1100" w:author="Adrian Moir (amoir)" w:date="2024-11-12T18:16:00Z"/>
          <w:rFonts w:ascii="Courier New" w:hAnsi="Courier New" w:cs="Courier New"/>
          <w:sz w:val="13"/>
          <w:szCs w:val="13"/>
          <w:rPrChange w:id="1101" w:author="Adrian Moir (amoir)" w:date="2024-11-13T15:09:00Z" w16du:dateUtc="2024-11-13T15:09:00Z">
            <w:rPr>
              <w:ins w:id="1102" w:author="Adrian Moir (amoir)" w:date="2024-11-12T18:16:00Z"/>
            </w:rPr>
          </w:rPrChange>
        </w:rPr>
        <w:pPrChange w:id="1103" w:author="Adrian Moir (amoir)" w:date="2024-11-19T17:59:00Z" w16du:dateUtc="2024-11-19T17:59:00Z">
          <w:pPr/>
        </w:pPrChange>
      </w:pPr>
      <w:ins w:id="1104" w:author="Adrian Moir (amoir)" w:date="2024-11-12T18:16:00Z">
        <w:r w:rsidRPr="002A0376">
          <w:rPr>
            <w:rFonts w:ascii="Courier New" w:hAnsi="Courier New" w:cs="Courier New"/>
            <w:sz w:val="13"/>
            <w:szCs w:val="13"/>
            <w:rPrChange w:id="1105" w:author="Adrian Moir (amoir)" w:date="2024-11-13T15:09:00Z" w16du:dateUtc="2024-11-13T15:09:00Z">
              <w:rPr/>
            </w:rPrChange>
          </w:rPr>
          <w:t>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06" w:author="Adrian Moir (amoir)" w:date="2024-11-13T15:09:00Z" w16du:dateUtc="2024-11-13T15:09:00Z">
              <w:rPr/>
            </w:rPrChange>
          </w:rPr>
          <w:t>configure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07" w:author="Adrian Moir (amoir)" w:date="2024-11-13T15:09:00Z" w16du:dateUtc="2024-11-13T15:09:00Z">
              <w:rPr/>
            </w:rPrChange>
          </w:rPr>
          <w:t xml:space="preserve">       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08" w:author="Adrian Moir (amoir)" w:date="2024-11-13T15:09:00Z" w16du:dateUtc="2024-11-13T15:09:00Z">
              <w:rPr/>
            </w:rPrChange>
          </w:rPr>
          <w:t>interactive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09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10" w:author="Adrian Moir (amoir)" w:date="2024-11-13T15:09:00Z" w16du:dateUtc="2024-11-13T15:09:00Z">
              <w:rPr/>
            </w:rPrChange>
          </w:rPr>
          <w:t>prompts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1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12" w:author="Adrian Moir (amoir)" w:date="2024-11-13T15:09:00Z" w16du:dateUtc="2024-11-13T15:09:00Z">
              <w:rPr/>
            </w:rPrChange>
          </w:rPr>
          <w:t>to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1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14" w:author="Adrian Moir (amoir)" w:date="2024-11-13T15:09:00Z" w16du:dateUtc="2024-11-13T15:09:00Z">
              <w:rPr/>
            </w:rPrChange>
          </w:rPr>
          <w:t>configure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1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16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17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18" w:author="Adrian Moir (amoir)" w:date="2024-11-13T15:09:00Z" w16du:dateUtc="2024-11-13T15:09:00Z">
              <w:rPr/>
            </w:rPrChange>
          </w:rPr>
          <w:t>relay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19" w:author="Adrian Moir (amoir)" w:date="2024-11-13T15:09:00Z" w16du:dateUtc="2024-11-13T15:09:00Z">
              <w:rPr/>
            </w:rPrChange>
          </w:rPr>
          <w:t xml:space="preserve">,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20" w:author="Adrian Moir (amoir)" w:date="2024-11-13T15:09:00Z" w16du:dateUtc="2024-11-13T15:09:00Z">
              <w:rPr/>
            </w:rPrChange>
          </w:rPr>
          <w:t>sender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2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22" w:author="Adrian Moir (amoir)" w:date="2024-11-13T15:09:00Z" w16du:dateUtc="2024-11-13T15:09:00Z">
              <w:rPr/>
            </w:rPrChange>
          </w:rPr>
          <w:t>name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2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24" w:author="Adrian Moir (amoir)" w:date="2024-11-13T15:09:00Z" w16du:dateUtc="2024-11-13T15:09:00Z">
              <w:rPr/>
            </w:rPrChange>
          </w:rPr>
          <w:t>and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2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26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27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28" w:author="Adrian Moir (amoir)" w:date="2024-11-13T15:09:00Z" w16du:dateUtc="2024-11-13T15:09:00Z">
              <w:rPr/>
            </w:rPrChange>
          </w:rPr>
          <w:t>address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29" w:author="Adrian Moir (amoir)" w:date="2024-11-13T15:09:00Z" w16du:dateUtc="2024-11-13T15:09:00Z">
              <w:rPr/>
            </w:rPrChange>
          </w:rPr>
          <w:t xml:space="preserve">,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30" w:author="Adrian Moir (amoir)" w:date="2024-11-13T15:09:00Z" w16du:dateUtc="2024-11-13T15:09:00Z">
              <w:rPr/>
            </w:rPrChange>
          </w:rPr>
          <w:t>recipients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31" w:author="Adrian Moir (amoir)" w:date="2024-11-13T15:09:00Z" w16du:dateUtc="2024-11-13T15:09:00Z">
              <w:rPr/>
            </w:rPrChange>
          </w:rPr>
          <w:t xml:space="preserve">, CC </w:t>
        </w:r>
      </w:ins>
      <w:ins w:id="1132" w:author="Adrian Moir (amoir)" w:date="2024-11-19T17:59:00Z" w16du:dateUtc="2024-11-19T17:59:00Z">
        <w:r>
          <w:rPr>
            <w:rFonts w:ascii="Courier New" w:hAnsi="Courier New" w:cs="Courier New"/>
            <w:sz w:val="13"/>
            <w:szCs w:val="13"/>
          </w:rPr>
          <w:t xml:space="preserve">  </w:t>
        </w:r>
      </w:ins>
      <w:proofErr w:type="spellStart"/>
      <w:ins w:id="1133" w:author="Adrian Moir (amoir)" w:date="2024-11-12T18:16:00Z">
        <w:r w:rsidRPr="002A0376">
          <w:rPr>
            <w:rFonts w:ascii="Courier New" w:hAnsi="Courier New" w:cs="Courier New"/>
            <w:sz w:val="13"/>
            <w:szCs w:val="13"/>
            <w:rPrChange w:id="1134" w:author="Adrian Moir (amoir)" w:date="2024-11-13T15:09:00Z" w16du:dateUtc="2024-11-13T15:09:00Z">
              <w:rPr/>
            </w:rPrChange>
          </w:rPr>
          <w:t>recipients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35" w:author="Adrian Moir (amoir)" w:date="2024-11-13T15:09:00Z" w16du:dateUtc="2024-11-13T15:09:00Z">
              <w:rPr/>
            </w:rPrChange>
          </w:rPr>
          <w:t xml:space="preserve">,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36" w:author="Adrian Moir (amoir)" w:date="2024-11-13T15:09:00Z" w16du:dateUtc="2024-11-13T15:09:00Z">
              <w:rPr/>
            </w:rPrChange>
          </w:rPr>
          <w:t>and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37" w:author="Adrian Moir (amoir)" w:date="2024-11-13T15:09:00Z" w16du:dateUtc="2024-11-13T15:09:00Z">
              <w:rPr/>
            </w:rPrChange>
          </w:rPr>
          <w:t xml:space="preserve"> BCC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38" w:author="Adrian Moir (amoir)" w:date="2024-11-13T15:09:00Z" w16du:dateUtc="2024-11-13T15:09:00Z">
              <w:rPr/>
            </w:rPrChange>
          </w:rPr>
          <w:t>recipients</w:t>
        </w:r>
        <w:proofErr w:type="spellEnd"/>
      </w:ins>
    </w:p>
    <w:p w14:paraId="6A819A27" w14:textId="77777777" w:rsidR="002E0EAC" w:rsidRPr="002A0376" w:rsidRDefault="002E0EAC">
      <w:pPr>
        <w:ind w:left="720"/>
        <w:rPr>
          <w:ins w:id="1139" w:author="Adrian Moir (amoir)" w:date="2024-11-12T18:16:00Z"/>
          <w:rFonts w:ascii="Courier New" w:hAnsi="Courier New" w:cs="Courier New"/>
          <w:sz w:val="13"/>
          <w:szCs w:val="13"/>
          <w:rPrChange w:id="1140" w:author="Adrian Moir (amoir)" w:date="2024-11-13T15:09:00Z" w16du:dateUtc="2024-11-13T15:09:00Z">
            <w:rPr>
              <w:ins w:id="1141" w:author="Adrian Moir (amoir)" w:date="2024-11-12T18:16:00Z"/>
            </w:rPr>
          </w:rPrChange>
        </w:rPr>
        <w:pPrChange w:id="1142" w:author="Adrian Moir (amoir)" w:date="2024-11-19T17:59:00Z" w16du:dateUtc="2024-11-19T17:59:00Z">
          <w:pPr/>
        </w:pPrChange>
      </w:pPr>
      <w:ins w:id="1143" w:author="Adrian Moir (amoir)" w:date="2024-11-12T18:16:00Z">
        <w:r w:rsidRPr="002A0376">
          <w:rPr>
            <w:rFonts w:ascii="Courier New" w:hAnsi="Courier New" w:cs="Courier New"/>
            <w:sz w:val="13"/>
            <w:szCs w:val="13"/>
            <w:rPrChange w:id="1144" w:author="Adrian Moir (amoir)" w:date="2024-11-13T15:09:00Z" w16du:dateUtc="2024-11-13T15:09:00Z">
              <w:rPr/>
            </w:rPrChange>
          </w:rPr>
          <w:tab/>
          <w:t xml:space="preserve">    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45" w:author="Adrian Moir (amoir)" w:date="2024-11-13T15:09:00Z" w16du:dateUtc="2024-11-13T15:09:00Z">
              <w:rPr/>
            </w:rPrChange>
          </w:rPr>
          <w:t>test-email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46" w:author="Adrian Moir (amoir)" w:date="2024-11-13T15:09:00Z" w16du:dateUtc="2024-11-13T15:09:00Z">
              <w:rPr/>
            </w:rPrChange>
          </w:rPr>
          <w:t xml:space="preserve">      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47" w:author="Adrian Moir (amoir)" w:date="2024-11-13T15:09:00Z" w16du:dateUtc="2024-11-13T15:09:00Z">
              <w:rPr/>
            </w:rPrChange>
          </w:rPr>
          <w:t>send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48" w:author="Adrian Moir (amoir)" w:date="2024-11-13T15:09:00Z" w16du:dateUtc="2024-11-13T15:09:00Z">
              <w:rPr/>
            </w:rPrChange>
          </w:rPr>
          <w:t xml:space="preserve"> a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49" w:author="Adrian Moir (amoir)" w:date="2024-11-13T15:09:00Z" w16du:dateUtc="2024-11-13T15:09:00Z">
              <w:rPr/>
            </w:rPrChange>
          </w:rPr>
          <w:t>test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5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51" w:author="Adrian Moir (amoir)" w:date="2024-11-13T15:09:00Z" w16du:dateUtc="2024-11-13T15:09:00Z">
              <w:rPr/>
            </w:rPrChange>
          </w:rPr>
          <w:t>email</w:t>
        </w:r>
        <w:proofErr w:type="spellEnd"/>
      </w:ins>
    </w:p>
    <w:p w14:paraId="0903C4FB" w14:textId="77777777" w:rsidR="002E0EAC" w:rsidRDefault="002E0EAC">
      <w:pPr>
        <w:ind w:left="720"/>
        <w:rPr>
          <w:ins w:id="1152" w:author="Adrian Moir (amoir)" w:date="2024-11-13T15:10:00Z" w16du:dateUtc="2024-11-13T15:10:00Z"/>
          <w:rFonts w:ascii="Courier New" w:hAnsi="Courier New" w:cs="Courier New"/>
          <w:sz w:val="13"/>
          <w:szCs w:val="13"/>
        </w:rPr>
        <w:pPrChange w:id="1153" w:author="Adrian Moir (amoir)" w:date="2024-11-19T17:59:00Z" w16du:dateUtc="2024-11-19T17:59:00Z">
          <w:pPr/>
        </w:pPrChange>
      </w:pPr>
    </w:p>
    <w:p w14:paraId="70A8797E" w14:textId="77777777" w:rsidR="002E0EAC" w:rsidRPr="002A0376" w:rsidRDefault="002E0EAC">
      <w:pPr>
        <w:ind w:left="1440"/>
        <w:rPr>
          <w:ins w:id="1154" w:author="Adrian Moir (amoir)" w:date="2024-11-12T18:17:00Z"/>
          <w:rFonts w:ascii="Courier New" w:hAnsi="Courier New" w:cs="Courier New"/>
          <w:sz w:val="13"/>
          <w:szCs w:val="13"/>
          <w:rPrChange w:id="1155" w:author="Adrian Moir (amoir)" w:date="2024-11-13T15:09:00Z" w16du:dateUtc="2024-11-13T15:09:00Z">
            <w:rPr>
              <w:ins w:id="1156" w:author="Adrian Moir (amoir)" w:date="2024-11-12T18:17:00Z"/>
            </w:rPr>
          </w:rPrChange>
        </w:rPr>
        <w:pPrChange w:id="1157" w:author="Adrian Moir (amoir)" w:date="2024-11-19T18:00:00Z" w16du:dateUtc="2024-11-19T18:00:00Z">
          <w:pPr/>
        </w:pPrChange>
      </w:pPr>
      <w:proofErr w:type="spellStart"/>
      <w:ins w:id="1158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159" w:author="Adrian Moir (amoir)" w:date="2024-11-13T15:09:00Z" w16du:dateUtc="2024-11-13T15:09:00Z">
              <w:rPr/>
            </w:rPrChange>
          </w:rPr>
          <w:t>Configure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6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61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6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63" w:author="Adrian Moir (amoir)" w:date="2024-11-13T15:09:00Z" w16du:dateUtc="2024-11-13T15:09:00Z">
              <w:rPr/>
            </w:rPrChange>
          </w:rPr>
          <w:t>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6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65" w:author="Adrian Moir (amoir)" w:date="2024-11-13T15:09:00Z" w16du:dateUtc="2024-11-13T15:09:00Z">
              <w:rPr/>
            </w:rPrChange>
          </w:rPr>
          <w:t>report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6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67" w:author="Adrian Moir (amoir)" w:date="2024-11-13T15:09:00Z" w16du:dateUtc="2024-11-13T15:09:00Z">
              <w:rPr/>
            </w:rPrChange>
          </w:rPr>
          <w:t>using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6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69" w:author="Adrian Moir (amoir)" w:date="2024-11-13T15:09:00Z" w16du:dateUtc="2024-11-13T15:09:00Z">
              <w:rPr/>
            </w:rPrChange>
          </w:rPr>
          <w:t>option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70" w:author="Adrian Moir (amoir)" w:date="2024-11-13T15:09:00Z" w16du:dateUtc="2024-11-13T15:09:00Z">
              <w:rPr/>
            </w:rPrChange>
          </w:rPr>
          <w:t xml:space="preserve"> “--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71" w:author="Adrian Moir (amoir)" w:date="2024-11-13T15:09:00Z" w16du:dateUtc="2024-11-13T15:09:00Z">
              <w:rPr/>
            </w:rPrChange>
          </w:rPr>
          <w:t>configure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72" w:author="Adrian Moir (amoir)" w:date="2024-11-13T15:09:00Z" w16du:dateUtc="2024-11-13T15:09:00Z">
              <w:rPr/>
            </w:rPrChange>
          </w:rPr>
          <w:t>”.</w:t>
        </w:r>
      </w:ins>
    </w:p>
    <w:p w14:paraId="0A49CC57" w14:textId="77777777" w:rsidR="002E0EAC" w:rsidRDefault="002E0EAC">
      <w:pPr>
        <w:ind w:left="1440"/>
        <w:rPr>
          <w:ins w:id="1173" w:author="Adrian Moir (amoir)" w:date="2024-11-13T15:09:00Z" w16du:dateUtc="2024-11-13T15:09:00Z"/>
          <w:rFonts w:ascii="Courier New" w:hAnsi="Courier New" w:cs="Courier New"/>
          <w:sz w:val="13"/>
          <w:szCs w:val="13"/>
        </w:rPr>
        <w:pPrChange w:id="1174" w:author="Adrian Moir (amoir)" w:date="2024-11-19T18:00:00Z" w16du:dateUtc="2024-11-19T18:00:00Z">
          <w:pPr/>
        </w:pPrChange>
      </w:pPr>
    </w:p>
    <w:p w14:paraId="4C30D8EE" w14:textId="77777777" w:rsidR="002E0EAC" w:rsidRDefault="002E0EAC">
      <w:pPr>
        <w:ind w:left="1440"/>
        <w:rPr>
          <w:ins w:id="1175" w:author="Adrian Moir (amoir)" w:date="2024-11-13T15:09:00Z" w16du:dateUtc="2024-11-13T15:09:00Z"/>
          <w:rFonts w:ascii="Courier New" w:hAnsi="Courier New" w:cs="Courier New"/>
          <w:sz w:val="13"/>
          <w:szCs w:val="13"/>
        </w:rPr>
        <w:pPrChange w:id="1176" w:author="Adrian Moir (amoir)" w:date="2024-11-19T18:00:00Z" w16du:dateUtc="2024-11-19T18:00:00Z">
          <w:pPr/>
        </w:pPrChange>
      </w:pPr>
      <w:ins w:id="1177" w:author="Adrian Moir (amoir)" w:date="2024-11-13T15:09:00Z" w16du:dateUtc="2024-11-13T15:09:00Z">
        <w:r w:rsidRPr="002A0376">
          <w:rPr>
            <w:rFonts w:ascii="Courier New" w:hAnsi="Courier New" w:cs="Courier New"/>
            <w:sz w:val="13"/>
            <w:szCs w:val="13"/>
            <w:rPrChange w:id="1178" w:author="Adrian Moir (amoir)" w:date="2024-11-13T15:09:00Z" w16du:dateUtc="2024-11-13T15:09:00Z">
              <w:rPr>
                <w:rFonts w:ascii="Courier New" w:hAnsi="Courier New" w:cs="Courier New"/>
                <w:sz w:val="16"/>
                <w:szCs w:val="16"/>
              </w:rPr>
            </w:rPrChange>
          </w:rPr>
          <w:t>#</w:t>
        </w:r>
      </w:ins>
      <w:ins w:id="1179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180" w:author="Adrian Moir (amoir)" w:date="2024-11-13T15:09:00Z" w16du:dateUtc="2024-11-13T15:09:00Z">
              <w:rPr/>
            </w:rPrChange>
          </w:rPr>
          <w:t>email_stats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81" w:author="Adrian Moir (amoir)" w:date="2024-11-13T15:09:00Z" w16du:dateUtc="2024-11-13T15:09:00Z">
              <w:rPr/>
            </w:rPrChange>
          </w:rPr>
          <w:t>configure</w:t>
        </w:r>
      </w:ins>
      <w:proofErr w:type="spellEnd"/>
    </w:p>
    <w:p w14:paraId="08FF0C90" w14:textId="77777777" w:rsidR="002E0EAC" w:rsidRPr="002A0376" w:rsidRDefault="002E0EAC">
      <w:pPr>
        <w:ind w:left="2160"/>
        <w:rPr>
          <w:ins w:id="1182" w:author="Adrian Moir (amoir)" w:date="2024-11-12T18:17:00Z"/>
          <w:rFonts w:ascii="Courier New" w:hAnsi="Courier New" w:cs="Courier New"/>
          <w:sz w:val="13"/>
          <w:szCs w:val="13"/>
          <w:rPrChange w:id="1183" w:author="Adrian Moir (amoir)" w:date="2024-11-13T15:09:00Z" w16du:dateUtc="2024-11-13T15:09:00Z">
            <w:rPr>
              <w:ins w:id="1184" w:author="Adrian Moir (amoir)" w:date="2024-11-12T18:17:00Z"/>
            </w:rPr>
          </w:rPrChange>
        </w:rPr>
        <w:pPrChange w:id="1185" w:author="Adrian Moir (amoir)" w:date="2024-11-19T18:00:00Z" w16du:dateUtc="2024-11-19T18:00:00Z">
          <w:pPr/>
        </w:pPrChange>
      </w:pPr>
      <w:proofErr w:type="spellStart"/>
      <w:ins w:id="1186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187" w:author="Adrian Moir (amoir)" w:date="2024-11-13T15:09:00Z" w16du:dateUtc="2024-11-13T15:09:00Z">
              <w:rPr/>
            </w:rPrChange>
          </w:rPr>
          <w:t>Please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8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89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9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91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92" w:author="Adrian Moir (amoir)" w:date="2024-11-13T15:09:00Z" w16du:dateUtc="2024-11-13T15:09:00Z">
              <w:rPr/>
            </w:rPrChange>
          </w:rPr>
          <w:t xml:space="preserve"> SMTP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93" w:author="Adrian Moir (amoir)" w:date="2024-11-13T15:09:00Z" w16du:dateUtc="2024-11-13T15:09:00Z">
              <w:rPr/>
            </w:rPrChange>
          </w:rPr>
          <w:t>Relay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94" w:author="Adrian Moir (amoir)" w:date="2024-11-13T15:09:00Z" w16du:dateUtc="2024-11-13T15:09:00Z">
              <w:rPr/>
            </w:rPrChange>
          </w:rPr>
          <w:t xml:space="preserve"> FQDN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95" w:author="Adrian Moir (amoir)" w:date="2024-11-13T15:09:00Z" w16du:dateUtc="2024-11-13T15:09:00Z">
              <w:rPr/>
            </w:rPrChange>
          </w:rPr>
          <w:t>or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96" w:author="Adrian Moir (amoir)" w:date="2024-11-13T15:09:00Z" w16du:dateUtc="2024-11-13T15:09:00Z">
              <w:rPr/>
            </w:rPrChange>
          </w:rPr>
          <w:t xml:space="preserve"> IP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97" w:author="Adrian Moir (amoir)" w:date="2024-11-13T15:09:00Z" w16du:dateUtc="2024-11-13T15:09:00Z">
              <w:rPr/>
            </w:rPrChange>
          </w:rPr>
          <w:t>address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198" w:author="Adrian Moir (amoir)" w:date="2024-11-13T15:09:00Z" w16du:dateUtc="2024-11-13T15:09:00Z">
              <w:rPr/>
            </w:rPrChange>
          </w:rPr>
          <w:t>: &lt;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199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0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01" w:author="Adrian Moir (amoir)" w:date="2024-11-13T15:09:00Z" w16du:dateUtc="2024-11-13T15:09:00Z">
              <w:rPr/>
            </w:rPrChange>
          </w:rPr>
          <w:t>relay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0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03" w:author="Adrian Moir (amoir)" w:date="2024-11-13T15:09:00Z" w16du:dateUtc="2024-11-13T15:09:00Z">
              <w:rPr/>
            </w:rPrChange>
          </w:rPr>
          <w:t>host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04" w:author="Adrian Moir (amoir)" w:date="2024-11-13T15:09:00Z" w16du:dateUtc="2024-11-13T15:09:00Z">
              <w:rPr/>
            </w:rPrChange>
          </w:rPr>
          <w:t>&gt;</w:t>
        </w:r>
        <w:r w:rsidRPr="002A0376">
          <w:rPr>
            <w:rFonts w:ascii="Courier New" w:hAnsi="Courier New" w:cs="Courier New"/>
            <w:sz w:val="13"/>
            <w:szCs w:val="13"/>
            <w:rPrChange w:id="1205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06" w:author="Adrian Moir (amoir)" w:date="2024-11-13T15:09:00Z" w16du:dateUtc="2024-11-13T15:09:00Z">
              <w:rPr/>
            </w:rPrChange>
          </w:rPr>
          <w:t>Please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07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08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09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10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1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12" w:author="Adrian Moir (amoir)" w:date="2024-11-13T15:09:00Z" w16du:dateUtc="2024-11-13T15:09:00Z">
              <w:rPr/>
            </w:rPrChange>
          </w:rPr>
          <w:t>sender's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1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14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1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16" w:author="Adrian Moir (amoir)" w:date="2024-11-13T15:09:00Z" w16du:dateUtc="2024-11-13T15:09:00Z">
              <w:rPr/>
            </w:rPrChange>
          </w:rPr>
          <w:t>address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17" w:author="Adrian Moir (amoir)" w:date="2024-11-13T15:09:00Z" w16du:dateUtc="2024-11-13T15:09:00Z">
              <w:rPr/>
            </w:rPrChange>
          </w:rPr>
          <w:t>: &lt;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18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19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20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2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22" w:author="Adrian Moir (amoir)" w:date="2024-11-13T15:09:00Z" w16du:dateUtc="2024-11-13T15:09:00Z">
              <w:rPr/>
            </w:rPrChange>
          </w:rPr>
          <w:t>id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23" w:author="Adrian Moir (amoir)" w:date="2024-11-13T15:09:00Z" w16du:dateUtc="2024-11-13T15:09:00Z">
              <w:rPr/>
            </w:rPrChange>
          </w:rPr>
          <w:t>&gt;</w:t>
        </w:r>
        <w:r w:rsidRPr="002A0376">
          <w:rPr>
            <w:rFonts w:ascii="Courier New" w:hAnsi="Courier New" w:cs="Courier New"/>
            <w:sz w:val="13"/>
            <w:szCs w:val="13"/>
            <w:rPrChange w:id="1224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25" w:author="Adrian Moir (amoir)" w:date="2024-11-13T15:09:00Z" w16du:dateUtc="2024-11-13T15:09:00Z">
              <w:rPr/>
            </w:rPrChange>
          </w:rPr>
          <w:t>Please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2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27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2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29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3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31" w:author="Adrian Moir (amoir)" w:date="2024-11-13T15:09:00Z" w16du:dateUtc="2024-11-13T15:09:00Z">
              <w:rPr/>
            </w:rPrChange>
          </w:rPr>
          <w:t>sender's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3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33" w:author="Adrian Moir (amoir)" w:date="2024-11-13T15:09:00Z" w16du:dateUtc="2024-11-13T15:09:00Z">
              <w:rPr/>
            </w:rPrChange>
          </w:rPr>
          <w:t>name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34" w:author="Adrian Moir (amoir)" w:date="2024-11-13T15:09:00Z" w16du:dateUtc="2024-11-13T15:09:00Z">
              <w:rPr/>
            </w:rPrChange>
          </w:rPr>
          <w:t>: &lt;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35" w:author="Adrian Moir (amoir)" w:date="2024-11-13T15:09:00Z" w16du:dateUtc="2024-11-13T15:09:00Z">
              <w:rPr/>
            </w:rPrChange>
          </w:rPr>
          <w:t>can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3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37" w:author="Adrian Moir (amoir)" w:date="2024-11-13T15:09:00Z" w16du:dateUtc="2024-11-13T15:09:00Z">
              <w:rPr/>
            </w:rPrChange>
          </w:rPr>
          <w:t>be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38" w:author="Adrian Moir (amoir)" w:date="2024-11-13T15:09:00Z" w16du:dateUtc="2024-11-13T15:09:00Z">
              <w:rPr/>
            </w:rPrChange>
          </w:rPr>
          <w:t xml:space="preserve"> QS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39" w:author="Adrian Moir (amoir)" w:date="2024-11-13T15:09:00Z" w16du:dateUtc="2024-11-13T15:09:00Z">
              <w:rPr/>
            </w:rPrChange>
          </w:rPr>
          <w:t>Admin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40" w:author="Adrian Moir (amoir)" w:date="2024-11-13T15:09:00Z" w16du:dateUtc="2024-11-13T15:09:00Z">
              <w:rPr/>
            </w:rPrChange>
          </w:rPr>
          <w:t>&gt;</w:t>
        </w:r>
        <w:r w:rsidRPr="002A0376">
          <w:rPr>
            <w:rFonts w:ascii="Courier New" w:hAnsi="Courier New" w:cs="Courier New"/>
            <w:sz w:val="13"/>
            <w:szCs w:val="13"/>
            <w:rPrChange w:id="1241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42" w:author="Adrian Moir (amoir)" w:date="2024-11-13T15:09:00Z" w16du:dateUtc="2024-11-13T15:09:00Z">
              <w:rPr/>
            </w:rPrChange>
          </w:rPr>
          <w:t>Please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4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44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4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46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47" w:author="Adrian Moir (amoir)" w:date="2024-11-13T15:09:00Z" w16du:dateUtc="2024-11-13T15:09:00Z">
              <w:rPr/>
            </w:rPrChange>
          </w:rPr>
          <w:t xml:space="preserve"> SMTP Password (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48" w:author="Adrian Moir (amoir)" w:date="2024-11-13T15:09:00Z" w16du:dateUtc="2024-11-13T15:09:00Z">
              <w:rPr/>
            </w:rPrChange>
          </w:rPr>
          <w:t>if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49" w:author="Adrian Moir (amoir)" w:date="2024-11-13T15:09:00Z" w16du:dateUtc="2024-11-13T15:09:00Z">
              <w:rPr/>
            </w:rPrChange>
          </w:rPr>
          <w:t xml:space="preserve"> a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50" w:author="Adrian Moir (amoir)" w:date="2024-11-13T15:09:00Z" w16du:dateUtc="2024-11-13T15:09:00Z">
              <w:rPr/>
            </w:rPrChange>
          </w:rPr>
          <w:t>password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5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52" w:author="Adrian Moir (amoir)" w:date="2024-11-13T15:09:00Z" w16du:dateUtc="2024-11-13T15:09:00Z">
              <w:rPr/>
            </w:rPrChange>
          </w:rPr>
          <w:t>is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5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54" w:author="Adrian Moir (amoir)" w:date="2024-11-13T15:09:00Z" w16du:dateUtc="2024-11-13T15:09:00Z">
              <w:rPr/>
            </w:rPrChange>
          </w:rPr>
          <w:t>not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5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56" w:author="Adrian Moir (amoir)" w:date="2024-11-13T15:09:00Z" w16du:dateUtc="2024-11-13T15:09:00Z">
              <w:rPr/>
            </w:rPrChange>
          </w:rPr>
          <w:t>required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57" w:author="Adrian Moir (amoir)" w:date="2024-11-13T15:09:00Z" w16du:dateUtc="2024-11-13T15:09:00Z">
              <w:rPr/>
            </w:rPrChange>
          </w:rPr>
          <w:t xml:space="preserve">,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58" w:author="Adrian Moir (amoir)" w:date="2024-11-13T15:09:00Z" w16du:dateUtc="2024-11-13T15:09:00Z">
              <w:rPr/>
            </w:rPrChange>
          </w:rPr>
          <w:t>leave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59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60" w:author="Adrian Moir (amoir)" w:date="2024-11-13T15:09:00Z" w16du:dateUtc="2024-11-13T15:09:00Z">
              <w:rPr/>
            </w:rPrChange>
          </w:rPr>
          <w:t>this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6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62" w:author="Adrian Moir (amoir)" w:date="2024-11-13T15:09:00Z" w16du:dateUtc="2024-11-13T15:09:00Z">
              <w:rPr/>
            </w:rPrChange>
          </w:rPr>
          <w:t>field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6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64" w:author="Adrian Moir (amoir)" w:date="2024-11-13T15:09:00Z" w16du:dateUtc="2024-11-13T15:09:00Z">
              <w:rPr/>
            </w:rPrChange>
          </w:rPr>
          <w:t>blank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65" w:author="Adrian Moir (amoir)" w:date="2024-11-13T15:09:00Z" w16du:dateUtc="2024-11-13T15:09:00Z">
              <w:rPr/>
            </w:rPrChange>
          </w:rPr>
          <w:t>):</w:t>
        </w:r>
        <w:r w:rsidRPr="002A0376">
          <w:rPr>
            <w:rFonts w:ascii="Courier New" w:hAnsi="Courier New" w:cs="Courier New"/>
            <w:sz w:val="13"/>
            <w:szCs w:val="13"/>
            <w:rPrChange w:id="1266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67" w:author="Adrian Moir (amoir)" w:date="2024-11-13T15:09:00Z" w16du:dateUtc="2024-11-13T15:09:00Z">
              <w:rPr/>
            </w:rPrChange>
          </w:rPr>
          <w:t>Please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6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69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7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71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7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73" w:author="Adrian Moir (amoir)" w:date="2024-11-13T15:09:00Z" w16du:dateUtc="2024-11-13T15:09:00Z">
              <w:rPr/>
            </w:rPrChange>
          </w:rPr>
          <w:t>list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7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75" w:author="Adrian Moir (amoir)" w:date="2024-11-13T15:09:00Z" w16du:dateUtc="2024-11-13T15:09:00Z">
              <w:rPr/>
            </w:rPrChange>
          </w:rPr>
          <w:t>of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7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77" w:author="Adrian Moir (amoir)" w:date="2024-11-13T15:09:00Z" w16du:dateUtc="2024-11-13T15:09:00Z">
              <w:rPr/>
            </w:rPrChange>
          </w:rPr>
          <w:t>recipient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7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79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8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81" w:author="Adrian Moir (amoir)" w:date="2024-11-13T15:09:00Z" w16du:dateUtc="2024-11-13T15:09:00Z">
              <w:rPr/>
            </w:rPrChange>
          </w:rPr>
          <w:t>addresses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82" w:author="Adrian Moir (amoir)" w:date="2024-11-13T15:09:00Z" w16du:dateUtc="2024-11-13T15:09:00Z">
              <w:rPr/>
            </w:rPrChange>
          </w:rPr>
          <w:t>: &lt;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83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8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85" w:author="Adrian Moir (amoir)" w:date="2024-11-13T15:09:00Z" w16du:dateUtc="2024-11-13T15:09:00Z">
              <w:rPr/>
            </w:rPrChange>
          </w:rPr>
          <w:t>id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86" w:author="Adrian Moir (amoir)" w:date="2024-11-13T15:09:00Z" w16du:dateUtc="2024-11-13T15:09:00Z">
              <w:rPr/>
            </w:rPrChange>
          </w:rPr>
          <w:t>&gt;</w:t>
        </w:r>
        <w:r w:rsidRPr="002A0376">
          <w:rPr>
            <w:rFonts w:ascii="Courier New" w:hAnsi="Courier New" w:cs="Courier New"/>
            <w:sz w:val="13"/>
            <w:szCs w:val="13"/>
            <w:rPrChange w:id="1287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88" w:author="Adrian Moir (amoir)" w:date="2024-11-13T15:09:00Z" w16du:dateUtc="2024-11-13T15:09:00Z">
              <w:rPr/>
            </w:rPrChange>
          </w:rPr>
          <w:t>Please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89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90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9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92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9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94" w:author="Adrian Moir (amoir)" w:date="2024-11-13T15:09:00Z" w16du:dateUtc="2024-11-13T15:09:00Z">
              <w:rPr/>
            </w:rPrChange>
          </w:rPr>
          <w:t>list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9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96" w:author="Adrian Moir (amoir)" w:date="2024-11-13T15:09:00Z" w16du:dateUtc="2024-11-13T15:09:00Z">
              <w:rPr/>
            </w:rPrChange>
          </w:rPr>
          <w:t>of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97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298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299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00" w:author="Adrian Moir (amoir)" w:date="2024-11-13T15:09:00Z" w16du:dateUtc="2024-11-13T15:09:00Z">
              <w:rPr/>
            </w:rPrChange>
          </w:rPr>
          <w:t>addresses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0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02" w:author="Adrian Moir (amoir)" w:date="2024-11-13T15:09:00Z" w16du:dateUtc="2024-11-13T15:09:00Z">
              <w:rPr/>
            </w:rPrChange>
          </w:rPr>
          <w:t>to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0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04" w:author="Adrian Moir (amoir)" w:date="2024-11-13T15:09:00Z" w16du:dateUtc="2024-11-13T15:09:00Z">
              <w:rPr/>
            </w:rPrChange>
          </w:rPr>
          <w:t>be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0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06" w:author="Adrian Moir (amoir)" w:date="2024-11-13T15:09:00Z" w16du:dateUtc="2024-11-13T15:09:00Z">
              <w:rPr/>
            </w:rPrChange>
          </w:rPr>
          <w:t>CC'ed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07" w:author="Adrian Moir (amoir)" w:date="2024-11-13T15:09:00Z" w16du:dateUtc="2024-11-13T15:09:00Z">
              <w:rPr/>
            </w:rPrChange>
          </w:rPr>
          <w:t>:</w:t>
        </w:r>
        <w:r w:rsidRPr="002A0376">
          <w:rPr>
            <w:rFonts w:ascii="Courier New" w:hAnsi="Courier New" w:cs="Courier New"/>
            <w:sz w:val="13"/>
            <w:szCs w:val="13"/>
            <w:rPrChange w:id="1308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09" w:author="Adrian Moir (amoir)" w:date="2024-11-13T15:09:00Z" w16du:dateUtc="2024-11-13T15:09:00Z">
              <w:rPr/>
            </w:rPrChange>
          </w:rPr>
          <w:t>Please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1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11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1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13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1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15" w:author="Adrian Moir (amoir)" w:date="2024-11-13T15:09:00Z" w16du:dateUtc="2024-11-13T15:09:00Z">
              <w:rPr/>
            </w:rPrChange>
          </w:rPr>
          <w:t>list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1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17" w:author="Adrian Moir (amoir)" w:date="2024-11-13T15:09:00Z" w16du:dateUtc="2024-11-13T15:09:00Z">
              <w:rPr/>
            </w:rPrChange>
          </w:rPr>
          <w:t>of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1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19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2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21" w:author="Adrian Moir (amoir)" w:date="2024-11-13T15:09:00Z" w16du:dateUtc="2024-11-13T15:09:00Z">
              <w:rPr/>
            </w:rPrChange>
          </w:rPr>
          <w:t>addresses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2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23" w:author="Adrian Moir (amoir)" w:date="2024-11-13T15:09:00Z" w16du:dateUtc="2024-11-13T15:09:00Z">
              <w:rPr/>
            </w:rPrChange>
          </w:rPr>
          <w:t>to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2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25" w:author="Adrian Moir (amoir)" w:date="2024-11-13T15:09:00Z" w16du:dateUtc="2024-11-13T15:09:00Z">
              <w:rPr/>
            </w:rPrChange>
          </w:rPr>
          <w:t>be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2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27" w:author="Adrian Moir (amoir)" w:date="2024-11-13T15:09:00Z" w16du:dateUtc="2024-11-13T15:09:00Z">
              <w:rPr/>
            </w:rPrChange>
          </w:rPr>
          <w:t>BCC'ed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28" w:author="Adrian Moir (amoir)" w:date="2024-11-13T15:09:00Z" w16du:dateUtc="2024-11-13T15:09:00Z">
              <w:rPr/>
            </w:rPrChange>
          </w:rPr>
          <w:t>:</w:t>
        </w:r>
        <w:r w:rsidRPr="002A0376">
          <w:rPr>
            <w:rFonts w:ascii="Courier New" w:hAnsi="Courier New" w:cs="Courier New"/>
            <w:sz w:val="13"/>
            <w:szCs w:val="13"/>
            <w:rPrChange w:id="1329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30" w:author="Adrian Moir (amoir)" w:date="2024-11-13T15:09:00Z" w16du:dateUtc="2024-11-13T15:09:00Z">
              <w:rPr/>
            </w:rPrChange>
          </w:rPr>
          <w:t>Please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3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32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3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34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3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36" w:author="Adrian Moir (amoir)" w:date="2024-11-13T15:09:00Z" w16du:dateUtc="2024-11-13T15:09:00Z">
              <w:rPr/>
            </w:rPrChange>
          </w:rPr>
          <w:t>time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37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38" w:author="Adrian Moir (amoir)" w:date="2024-11-13T15:09:00Z" w16du:dateUtc="2024-11-13T15:09:00Z">
              <w:rPr/>
            </w:rPrChange>
          </w:rPr>
          <w:t>when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39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40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4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42" w:author="Adrian Moir (amoir)" w:date="2024-11-13T15:09:00Z" w16du:dateUtc="2024-11-13T15:09:00Z">
              <w:rPr/>
            </w:rPrChange>
          </w:rPr>
          <w:t>report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4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44" w:author="Adrian Moir (amoir)" w:date="2024-11-13T15:09:00Z" w16du:dateUtc="2024-11-13T15:09:00Z">
              <w:rPr/>
            </w:rPrChange>
          </w:rPr>
          <w:t>should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4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46" w:author="Adrian Moir (amoir)" w:date="2024-11-13T15:09:00Z" w16du:dateUtc="2024-11-13T15:09:00Z">
              <w:rPr/>
            </w:rPrChange>
          </w:rPr>
          <w:t>be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47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48" w:author="Adrian Moir (amoir)" w:date="2024-11-13T15:09:00Z" w16du:dateUtc="2024-11-13T15:09:00Z">
              <w:rPr/>
            </w:rPrChange>
          </w:rPr>
          <w:t>sent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49" w:author="Adrian Moir (amoir)" w:date="2024-11-13T15:09:00Z" w16du:dateUtc="2024-11-13T15:09:00Z">
              <w:rPr/>
            </w:rPrChange>
          </w:rPr>
          <w:t xml:space="preserve"> (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50" w:author="Adrian Moir (amoir)" w:date="2024-11-13T15:09:00Z" w16du:dateUtc="2024-11-13T15:09:00Z">
              <w:rPr/>
            </w:rPrChange>
          </w:rPr>
          <w:t>in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51" w:author="Adrian Moir (amoir)" w:date="2024-11-13T15:09:00Z" w16du:dateUtc="2024-11-13T15:09:00Z">
              <w:rPr/>
            </w:rPrChange>
          </w:rPr>
          <w:t xml:space="preserve"> HH:MM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52" w:author="Adrian Moir (amoir)" w:date="2024-11-13T15:09:00Z" w16du:dateUtc="2024-11-13T15:09:00Z">
              <w:rPr/>
            </w:rPrChange>
          </w:rPr>
          <w:t>format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53" w:author="Adrian Moir (amoir)" w:date="2024-11-13T15:09:00Z" w16du:dateUtc="2024-11-13T15:09:00Z">
              <w:rPr/>
            </w:rPrChange>
          </w:rPr>
          <w:t>): &lt;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54" w:author="Adrian Moir (amoir)" w:date="2024-11-13T15:09:00Z" w16du:dateUtc="2024-11-13T15:09:00Z">
              <w:rPr/>
            </w:rPrChange>
          </w:rPr>
          <w:t>enter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5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56" w:author="Adrian Moir (amoir)" w:date="2024-11-13T15:09:00Z" w16du:dateUtc="2024-11-13T15:09:00Z">
              <w:rPr/>
            </w:rPrChange>
          </w:rPr>
          <w:t>time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57" w:author="Adrian Moir (amoir)" w:date="2024-11-13T15:09:00Z" w16du:dateUtc="2024-11-13T15:09:00Z">
              <w:rPr/>
            </w:rPrChange>
          </w:rPr>
          <w:t>&gt;</w:t>
        </w:r>
      </w:ins>
    </w:p>
    <w:p w14:paraId="3B91AB95" w14:textId="77777777" w:rsidR="002E0EAC" w:rsidRPr="002A0376" w:rsidRDefault="002E0EAC">
      <w:pPr>
        <w:ind w:left="2160"/>
        <w:rPr>
          <w:ins w:id="1358" w:author="Adrian Moir (amoir)" w:date="2024-11-12T18:17:00Z"/>
          <w:rFonts w:ascii="Courier New" w:hAnsi="Courier New" w:cs="Courier New"/>
          <w:sz w:val="13"/>
          <w:szCs w:val="13"/>
          <w:rPrChange w:id="1359" w:author="Adrian Moir (amoir)" w:date="2024-11-13T15:09:00Z" w16du:dateUtc="2024-11-13T15:09:00Z">
            <w:rPr>
              <w:ins w:id="1360" w:author="Adrian Moir (amoir)" w:date="2024-11-12T18:17:00Z"/>
            </w:rPr>
          </w:rPrChange>
        </w:rPr>
        <w:pPrChange w:id="1361" w:author="Adrian Moir (amoir)" w:date="2024-11-19T18:00:00Z" w16du:dateUtc="2024-11-19T18:00:00Z">
          <w:pPr/>
        </w:pPrChange>
      </w:pPr>
      <w:proofErr w:type="spellStart"/>
      <w:ins w:id="1362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363" w:author="Adrian Moir (amoir)" w:date="2024-11-13T15:09:00Z" w16du:dateUtc="2024-11-13T15:09:00Z">
              <w:rPr/>
            </w:rPrChange>
          </w:rPr>
          <w:t>Applied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6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65" w:author="Adrian Moir (amoir)" w:date="2024-11-13T15:09:00Z" w16du:dateUtc="2024-11-13T15:09:00Z">
              <w:rPr/>
            </w:rPrChange>
          </w:rPr>
          <w:t>configuration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66" w:author="Adrian Moir (amoir)" w:date="2024-11-13T15:09:00Z" w16du:dateUtc="2024-11-13T15:09:00Z">
              <w:rPr/>
            </w:rPrChange>
          </w:rPr>
          <w:t>:</w:t>
        </w:r>
      </w:ins>
    </w:p>
    <w:p w14:paraId="5E70409A" w14:textId="77777777" w:rsidR="002E0EAC" w:rsidRPr="002A0376" w:rsidRDefault="002E0EAC">
      <w:pPr>
        <w:ind w:left="2160"/>
        <w:rPr>
          <w:ins w:id="1367" w:author="Adrian Moir (amoir)" w:date="2024-11-12T18:17:00Z"/>
          <w:rFonts w:ascii="Courier New" w:hAnsi="Courier New" w:cs="Courier New"/>
          <w:sz w:val="13"/>
          <w:szCs w:val="13"/>
          <w:rPrChange w:id="1368" w:author="Adrian Moir (amoir)" w:date="2024-11-13T15:09:00Z" w16du:dateUtc="2024-11-13T15:09:00Z">
            <w:rPr>
              <w:ins w:id="1369" w:author="Adrian Moir (amoir)" w:date="2024-11-12T18:17:00Z"/>
            </w:rPr>
          </w:rPrChange>
        </w:rPr>
        <w:pPrChange w:id="1370" w:author="Adrian Moir (amoir)" w:date="2024-11-19T18:00:00Z" w16du:dateUtc="2024-11-19T18:00:00Z">
          <w:pPr/>
        </w:pPrChange>
      </w:pPr>
      <w:ins w:id="1371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372" w:author="Adrian Moir (amoir)" w:date="2024-11-13T15:09:00Z" w16du:dateUtc="2024-11-13T15:09:00Z">
              <w:rPr/>
            </w:rPrChange>
          </w:rPr>
          <w:t xml:space="preserve">SMTP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73" w:author="Adrian Moir (amoir)" w:date="2024-11-13T15:09:00Z" w16du:dateUtc="2024-11-13T15:09:00Z">
              <w:rPr/>
            </w:rPrChange>
          </w:rPr>
          <w:t>Relay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74" w:author="Adrian Moir (amoir)" w:date="2024-11-13T15:09:00Z" w16du:dateUtc="2024-11-13T15:09:00Z">
              <w:rPr/>
            </w:rPrChange>
          </w:rPr>
          <w:t>: &lt;…&gt;</w:t>
        </w:r>
        <w:r w:rsidRPr="002A0376">
          <w:rPr>
            <w:rFonts w:ascii="Courier New" w:hAnsi="Courier New" w:cs="Courier New"/>
            <w:sz w:val="13"/>
            <w:szCs w:val="13"/>
            <w:rPrChange w:id="1375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76" w:author="Adrian Moir (amoir)" w:date="2024-11-13T15:09:00Z" w16du:dateUtc="2024-11-13T15:09:00Z">
              <w:rPr/>
            </w:rPrChange>
          </w:rPr>
          <w:t>Sender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77" w:author="Adrian Moir (amoir)" w:date="2024-11-13T15:09:00Z" w16du:dateUtc="2024-11-13T15:09:00Z">
              <w:rPr/>
            </w:rPrChange>
          </w:rPr>
          <w:t xml:space="preserve"> Address: &lt;…&gt;</w:t>
        </w:r>
        <w:r w:rsidRPr="002A0376">
          <w:rPr>
            <w:rFonts w:ascii="Courier New" w:hAnsi="Courier New" w:cs="Courier New"/>
            <w:sz w:val="13"/>
            <w:szCs w:val="13"/>
            <w:rPrChange w:id="1378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79" w:author="Adrian Moir (amoir)" w:date="2024-11-13T15:09:00Z" w16du:dateUtc="2024-11-13T15:09:00Z">
              <w:rPr/>
            </w:rPrChange>
          </w:rPr>
          <w:t>Sender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80" w:author="Adrian Moir (amoir)" w:date="2024-11-13T15:09:00Z" w16du:dateUtc="2024-11-13T15:09:00Z">
              <w:rPr/>
            </w:rPrChange>
          </w:rPr>
          <w:t xml:space="preserve"> Name: &lt;…&gt;</w:t>
        </w:r>
        <w:r w:rsidRPr="002A0376">
          <w:rPr>
            <w:rFonts w:ascii="Courier New" w:hAnsi="Courier New" w:cs="Courier New"/>
            <w:sz w:val="13"/>
            <w:szCs w:val="13"/>
            <w:rPrChange w:id="1381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82" w:author="Adrian Moir (amoir)" w:date="2024-11-13T15:09:00Z" w16du:dateUtc="2024-11-13T15:09:00Z">
              <w:rPr/>
            </w:rPrChange>
          </w:rPr>
          <w:t>Recipient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83" w:author="Adrian Moir (amoir)" w:date="2024-11-13T15:09:00Z" w16du:dateUtc="2024-11-13T15:09:00Z">
              <w:rPr/>
            </w:rPrChange>
          </w:rPr>
          <w:t>(s): &lt;…&gt;</w:t>
        </w:r>
        <w:r w:rsidRPr="002A0376">
          <w:rPr>
            <w:rFonts w:ascii="Courier New" w:hAnsi="Courier New" w:cs="Courier New"/>
            <w:sz w:val="13"/>
            <w:szCs w:val="13"/>
            <w:rPrChange w:id="1384" w:author="Adrian Moir (amoir)" w:date="2024-11-13T15:09:00Z" w16du:dateUtc="2024-11-13T15:09:00Z">
              <w:rPr/>
            </w:rPrChange>
          </w:rPr>
          <w:br/>
          <w:t>CC:</w:t>
        </w:r>
        <w:r w:rsidRPr="002A0376">
          <w:rPr>
            <w:rFonts w:ascii="Courier New" w:hAnsi="Courier New" w:cs="Courier New"/>
            <w:sz w:val="13"/>
            <w:szCs w:val="13"/>
            <w:rPrChange w:id="1385" w:author="Adrian Moir (amoir)" w:date="2024-11-13T15:09:00Z" w16du:dateUtc="2024-11-13T15:09:00Z">
              <w:rPr/>
            </w:rPrChange>
          </w:rPr>
          <w:br/>
          <w:t>BCC:</w:t>
        </w:r>
        <w:r w:rsidRPr="002A0376">
          <w:rPr>
            <w:rFonts w:ascii="Courier New" w:hAnsi="Courier New" w:cs="Courier New"/>
            <w:sz w:val="13"/>
            <w:szCs w:val="13"/>
            <w:rPrChange w:id="1386" w:author="Adrian Moir (amoir)" w:date="2024-11-13T15:09:00Z" w16du:dateUtc="2024-11-13T15:09:00Z">
              <w:rPr/>
            </w:rPrChange>
          </w:rPr>
          <w:br/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87" w:author="Adrian Moir (amoir)" w:date="2024-11-13T15:09:00Z" w16du:dateUtc="2024-11-13T15:09:00Z">
              <w:rPr/>
            </w:rPrChange>
          </w:rPr>
          <w:t>Send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88" w:author="Adrian Moir (amoir)" w:date="2024-11-13T15:09:00Z" w16du:dateUtc="2024-11-13T15:09:00Z">
              <w:rPr/>
            </w:rPrChange>
          </w:rPr>
          <w:t xml:space="preserve"> Report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89" w:author="Adrian Moir (amoir)" w:date="2024-11-13T15:09:00Z" w16du:dateUtc="2024-11-13T15:09:00Z">
              <w:rPr/>
            </w:rPrChange>
          </w:rPr>
          <w:t>at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390" w:author="Adrian Moir (amoir)" w:date="2024-11-13T15:09:00Z" w16du:dateUtc="2024-11-13T15:09:00Z">
              <w:rPr/>
            </w:rPrChange>
          </w:rPr>
          <w:t xml:space="preserve">: </w:t>
        </w:r>
        <w:proofErr w:type="gramStart"/>
        <w:r w:rsidRPr="002A0376">
          <w:rPr>
            <w:rFonts w:ascii="Courier New" w:hAnsi="Courier New" w:cs="Courier New"/>
            <w:sz w:val="13"/>
            <w:szCs w:val="13"/>
            <w:rPrChange w:id="1391" w:author="Adrian Moir (amoir)" w:date="2024-11-13T15:09:00Z" w16du:dateUtc="2024-11-13T15:09:00Z">
              <w:rPr/>
            </w:rPrChange>
          </w:rPr>
          <w:t>&lt;..</w:t>
        </w:r>
        <w:proofErr w:type="gramEnd"/>
        <w:r w:rsidRPr="002A0376">
          <w:rPr>
            <w:rFonts w:ascii="Courier New" w:hAnsi="Courier New" w:cs="Courier New"/>
            <w:sz w:val="13"/>
            <w:szCs w:val="13"/>
            <w:rPrChange w:id="1392" w:author="Adrian Moir (amoir)" w:date="2024-11-13T15:09:00Z" w16du:dateUtc="2024-11-13T15:09:00Z">
              <w:rPr/>
            </w:rPrChange>
          </w:rPr>
          <w:t>&gt;</w:t>
        </w:r>
      </w:ins>
    </w:p>
    <w:p w14:paraId="136B4D1B" w14:textId="77777777" w:rsidR="002E0EAC" w:rsidRPr="002A0376" w:rsidRDefault="002E0EAC">
      <w:pPr>
        <w:ind w:left="2160"/>
        <w:rPr>
          <w:ins w:id="1393" w:author="Adrian Moir (amoir)" w:date="2024-11-12T18:17:00Z"/>
          <w:rFonts w:ascii="Courier New" w:hAnsi="Courier New" w:cs="Courier New"/>
          <w:sz w:val="13"/>
          <w:szCs w:val="13"/>
          <w:rPrChange w:id="1394" w:author="Adrian Moir (amoir)" w:date="2024-11-13T15:09:00Z" w16du:dateUtc="2024-11-13T15:09:00Z">
            <w:rPr>
              <w:ins w:id="1395" w:author="Adrian Moir (amoir)" w:date="2024-11-12T18:17:00Z"/>
            </w:rPr>
          </w:rPrChange>
        </w:rPr>
        <w:pPrChange w:id="1396" w:author="Adrian Moir (amoir)" w:date="2024-11-19T18:00:00Z" w16du:dateUtc="2024-11-19T18:00:00Z">
          <w:pPr/>
        </w:pPrChange>
      </w:pPr>
      <w:ins w:id="1397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398" w:author="Adrian Moir (amoir)" w:date="2024-11-13T15:09:00Z" w16du:dateUtc="2024-11-13T15:09:00Z">
              <w:rPr/>
            </w:rPrChange>
          </w:rPr>
          <w:t xml:space="preserve">To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399" w:author="Adrian Moir (amoir)" w:date="2024-11-13T15:09:00Z" w16du:dateUtc="2024-11-13T15:09:00Z">
              <w:rPr/>
            </w:rPrChange>
          </w:rPr>
          <w:t>enable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00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01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0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03" w:author="Adrian Moir (amoir)" w:date="2024-11-13T15:09:00Z" w16du:dateUtc="2024-11-13T15:09:00Z">
              <w:rPr/>
            </w:rPrChange>
          </w:rPr>
          <w:t>reporting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0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05" w:author="Adrian Moir (amoir)" w:date="2024-11-13T15:09:00Z" w16du:dateUtc="2024-11-13T15:09:00Z">
              <w:rPr/>
            </w:rPrChange>
          </w:rPr>
          <w:t>execute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0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07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0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proofErr w:type="gramStart"/>
        <w:r w:rsidRPr="002A0376">
          <w:rPr>
            <w:rFonts w:ascii="Courier New" w:hAnsi="Courier New" w:cs="Courier New"/>
            <w:sz w:val="13"/>
            <w:szCs w:val="13"/>
            <w:rPrChange w:id="1409" w:author="Adrian Moir (amoir)" w:date="2024-11-13T15:09:00Z" w16du:dateUtc="2024-11-13T15:09:00Z">
              <w:rPr/>
            </w:rPrChange>
          </w:rPr>
          <w:t>following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10" w:author="Adrian Moir (amoir)" w:date="2024-11-13T15:09:00Z" w16du:dateUtc="2024-11-13T15:09:00Z">
              <w:rPr/>
            </w:rPrChange>
          </w:rPr>
          <w:t xml:space="preserve"> :</w:t>
        </w:r>
        <w:proofErr w:type="gramEnd"/>
      </w:ins>
    </w:p>
    <w:p w14:paraId="1679D3A3" w14:textId="77777777" w:rsidR="002E0EAC" w:rsidRPr="002A0376" w:rsidRDefault="002E0EAC">
      <w:pPr>
        <w:ind w:left="2160"/>
        <w:rPr>
          <w:ins w:id="1411" w:author="Adrian Moir (amoir)" w:date="2024-11-12T18:17:00Z"/>
          <w:rFonts w:ascii="Courier New" w:hAnsi="Courier New" w:cs="Courier New"/>
          <w:sz w:val="13"/>
          <w:szCs w:val="13"/>
          <w:rPrChange w:id="1412" w:author="Adrian Moir (amoir)" w:date="2024-11-13T15:09:00Z" w16du:dateUtc="2024-11-13T15:09:00Z">
            <w:rPr>
              <w:ins w:id="1413" w:author="Adrian Moir (amoir)" w:date="2024-11-12T18:17:00Z"/>
            </w:rPr>
          </w:rPrChange>
        </w:rPr>
        <w:pPrChange w:id="1414" w:author="Adrian Moir (amoir)" w:date="2024-11-19T18:00:00Z" w16du:dateUtc="2024-11-19T18:00:00Z">
          <w:pPr/>
        </w:pPrChange>
      </w:pPr>
      <w:proofErr w:type="spellStart"/>
      <w:ins w:id="1415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416" w:author="Adrian Moir (amoir)" w:date="2024-11-13T15:09:00Z" w16du:dateUtc="2024-11-13T15:09:00Z">
              <w:rPr/>
            </w:rPrChange>
          </w:rPr>
          <w:t>email_stats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17" w:author="Adrian Moir (amoir)" w:date="2024-11-13T15:09:00Z" w16du:dateUtc="2024-11-13T15:09:00Z">
              <w:rPr/>
            </w:rPrChange>
          </w:rPr>
          <w:t xml:space="preserve">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18" w:author="Adrian Moir (amoir)" w:date="2024-11-13T15:09:00Z" w16du:dateUtc="2024-11-13T15:09:00Z">
              <w:rPr/>
            </w:rPrChange>
          </w:rPr>
          <w:t>enable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19" w:author="Adrian Moir (amoir)" w:date="2024-11-13T15:09:00Z" w16du:dateUtc="2024-11-13T15:09:00Z">
              <w:rPr/>
            </w:rPrChange>
          </w:rPr>
          <w:br/>
          <w:t xml:space="preserve">Service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20" w:author="Adrian Moir (amoir)" w:date="2024-11-13T15:09:00Z" w16du:dateUtc="2024-11-13T15:09:00Z">
              <w:rPr/>
            </w:rPrChange>
          </w:rPr>
          <w:t>is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2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22" w:author="Adrian Moir (amoir)" w:date="2024-11-13T15:09:00Z" w16du:dateUtc="2024-11-13T15:09:00Z">
              <w:rPr/>
            </w:rPrChange>
          </w:rPr>
          <w:t>already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2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24" w:author="Adrian Moir (amoir)" w:date="2024-11-13T15:09:00Z" w16du:dateUtc="2024-11-13T15:09:00Z">
              <w:rPr/>
            </w:rPrChange>
          </w:rPr>
          <w:t>enabled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25" w:author="Adrian Moir (amoir)" w:date="2024-11-13T15:09:00Z" w16du:dateUtc="2024-11-13T15:09:00Z">
              <w:rPr/>
            </w:rPrChange>
          </w:rPr>
          <w:t>.</w:t>
        </w:r>
      </w:ins>
    </w:p>
    <w:p w14:paraId="5AB8CAFC" w14:textId="77777777" w:rsidR="002E0EAC" w:rsidRPr="002A0376" w:rsidRDefault="002E0EAC">
      <w:pPr>
        <w:ind w:left="2160"/>
        <w:rPr>
          <w:ins w:id="1426" w:author="Adrian Moir (amoir)" w:date="2024-11-12T18:17:00Z"/>
          <w:rFonts w:ascii="Courier New" w:hAnsi="Courier New" w:cs="Courier New"/>
          <w:sz w:val="13"/>
          <w:szCs w:val="13"/>
          <w:rPrChange w:id="1427" w:author="Adrian Moir (amoir)" w:date="2024-11-13T15:09:00Z" w16du:dateUtc="2024-11-13T15:09:00Z">
            <w:rPr>
              <w:ins w:id="1428" w:author="Adrian Moir (amoir)" w:date="2024-11-12T18:17:00Z"/>
            </w:rPr>
          </w:rPrChange>
        </w:rPr>
        <w:pPrChange w:id="1429" w:author="Adrian Moir (amoir)" w:date="2024-11-19T18:00:00Z" w16du:dateUtc="2024-11-19T18:00:00Z">
          <w:pPr/>
        </w:pPrChange>
      </w:pPr>
      <w:proofErr w:type="spellStart"/>
      <w:ins w:id="1430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431" w:author="Adrian Moir (amoir)" w:date="2024-11-13T15:09:00Z" w16du:dateUtc="2024-11-13T15:09:00Z">
              <w:rPr/>
            </w:rPrChange>
          </w:rPr>
          <w:t>Find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3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33" w:author="Adrian Moir (amoir)" w:date="2024-11-13T15:09:00Z" w16du:dateUtc="2024-11-13T15:09:00Z">
              <w:rPr/>
            </w:rPrChange>
          </w:rPr>
          <w:t>status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3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35" w:author="Adrian Moir (amoir)" w:date="2024-11-13T15:09:00Z" w16du:dateUtc="2024-11-13T15:09:00Z">
              <w:rPr/>
            </w:rPrChange>
          </w:rPr>
          <w:t>of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3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37" w:author="Adrian Moir (amoir)" w:date="2024-11-13T15:09:00Z" w16du:dateUtc="2024-11-13T15:09:00Z">
              <w:rPr/>
            </w:rPrChange>
          </w:rPr>
          <w:t>email_stats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38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39" w:author="Adrian Moir (amoir)" w:date="2024-11-13T15:09:00Z" w16du:dateUtc="2024-11-13T15:09:00Z">
              <w:rPr/>
            </w:rPrChange>
          </w:rPr>
          <w:t>service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40" w:author="Adrian Moir (amoir)" w:date="2024-11-13T15:09:00Z" w16du:dateUtc="2024-11-13T15:09:00Z">
              <w:rPr/>
            </w:rPrChange>
          </w:rPr>
          <w:t>:</w:t>
        </w:r>
      </w:ins>
    </w:p>
    <w:p w14:paraId="7E501D47" w14:textId="77777777" w:rsidR="002E0EAC" w:rsidRPr="002A0376" w:rsidRDefault="002E0EAC">
      <w:pPr>
        <w:ind w:left="2160"/>
        <w:rPr>
          <w:ins w:id="1441" w:author="Adrian Moir (amoir)" w:date="2024-11-12T18:17:00Z"/>
          <w:rFonts w:ascii="Courier New" w:hAnsi="Courier New" w:cs="Courier New"/>
          <w:sz w:val="13"/>
          <w:szCs w:val="13"/>
          <w:rPrChange w:id="1442" w:author="Adrian Moir (amoir)" w:date="2024-11-13T15:09:00Z" w16du:dateUtc="2024-11-13T15:09:00Z">
            <w:rPr>
              <w:ins w:id="1443" w:author="Adrian Moir (amoir)" w:date="2024-11-12T18:17:00Z"/>
            </w:rPr>
          </w:rPrChange>
        </w:rPr>
        <w:pPrChange w:id="1444" w:author="Adrian Moir (amoir)" w:date="2024-11-19T18:00:00Z" w16du:dateUtc="2024-11-19T18:00:00Z">
          <w:pPr/>
        </w:pPrChange>
      </w:pPr>
      <w:proofErr w:type="spellStart"/>
      <w:ins w:id="1445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446" w:author="Adrian Moir (amoir)" w:date="2024-11-13T15:09:00Z" w16du:dateUtc="2024-11-13T15:09:00Z">
              <w:rPr/>
            </w:rPrChange>
          </w:rPr>
          <w:t>email_stats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47" w:author="Adrian Moir (amoir)" w:date="2024-11-13T15:09:00Z" w16du:dateUtc="2024-11-13T15:09:00Z">
              <w:rPr/>
            </w:rPrChange>
          </w:rPr>
          <w:t xml:space="preserve">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48" w:author="Adrian Moir (amoir)" w:date="2024-11-13T15:09:00Z" w16du:dateUtc="2024-11-13T15:09:00Z">
              <w:rPr/>
            </w:rPrChange>
          </w:rPr>
          <w:t>status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49" w:author="Adrian Moir (amoir)" w:date="2024-11-13T15:09:00Z" w16du:dateUtc="2024-11-13T15:09:00Z">
              <w:rPr/>
            </w:rPrChange>
          </w:rPr>
          <w:br/>
        </w:r>
        <w:r w:rsidRPr="002A0376">
          <w:rPr>
            <w:rFonts w:ascii="Courier New" w:hAnsi="Courier New" w:cs="Courier New"/>
            <w:sz w:val="13"/>
            <w:szCs w:val="13"/>
            <w:rPrChange w:id="1450" w:author="Adrian Moir (amoir)" w:date="2024-11-13T15:09:00Z" w16du:dateUtc="2024-11-13T15:09:00Z">
              <w:rPr/>
            </w:rPrChange>
          </w:rPr>
          <w:br/>
          <w:t xml:space="preserve">Service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51" w:author="Adrian Moir (amoir)" w:date="2024-11-13T15:09:00Z" w16du:dateUtc="2024-11-13T15:09:00Z">
              <w:rPr/>
            </w:rPrChange>
          </w:rPr>
          <w:t>is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5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53" w:author="Adrian Moir (amoir)" w:date="2024-11-13T15:09:00Z" w16du:dateUtc="2024-11-13T15:09:00Z">
              <w:rPr/>
            </w:rPrChange>
          </w:rPr>
          <w:t>running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54" w:author="Adrian Moir (amoir)" w:date="2024-11-13T15:09:00Z" w16du:dateUtc="2024-11-13T15:09:00Z">
              <w:rPr/>
            </w:rPrChange>
          </w:rPr>
          <w:t>.</w:t>
        </w:r>
      </w:ins>
    </w:p>
    <w:p w14:paraId="62803709" w14:textId="77777777" w:rsidR="002E0EAC" w:rsidRPr="002A0376" w:rsidRDefault="002E0EAC">
      <w:pPr>
        <w:ind w:left="2160"/>
        <w:rPr>
          <w:ins w:id="1455" w:author="Adrian Moir (amoir)" w:date="2024-11-12T18:17:00Z"/>
          <w:rFonts w:ascii="Courier New" w:hAnsi="Courier New" w:cs="Courier New"/>
          <w:sz w:val="13"/>
          <w:szCs w:val="13"/>
          <w:rPrChange w:id="1456" w:author="Adrian Moir (amoir)" w:date="2024-11-13T15:09:00Z" w16du:dateUtc="2024-11-13T15:09:00Z">
            <w:rPr>
              <w:ins w:id="1457" w:author="Adrian Moir (amoir)" w:date="2024-11-12T18:17:00Z"/>
            </w:rPr>
          </w:rPrChange>
        </w:rPr>
        <w:pPrChange w:id="1458" w:author="Adrian Moir (amoir)" w:date="2024-11-19T18:00:00Z" w16du:dateUtc="2024-11-19T18:00:00Z">
          <w:pPr/>
        </w:pPrChange>
      </w:pPr>
      <w:ins w:id="1459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460" w:author="Adrian Moir (amoir)" w:date="2024-11-13T15:09:00Z" w16du:dateUtc="2024-11-13T15:09:00Z">
              <w:rPr/>
            </w:rPrChange>
          </w:rPr>
          <w:t xml:space="preserve">Test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61" w:author="Adrian Moir (amoir)" w:date="2024-11-13T15:09:00Z" w16du:dateUtc="2024-11-13T15:09:00Z">
              <w:rPr/>
            </w:rPrChange>
          </w:rPr>
          <w:t>the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62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63" w:author="Adrian Moir (amoir)" w:date="2024-11-13T15:09:00Z" w16du:dateUtc="2024-11-13T15:09:00Z">
              <w:rPr/>
            </w:rPrChange>
          </w:rPr>
          <w:t>configuration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64" w:author="Adrian Moir (amoir)" w:date="2024-11-13T15:09:00Z" w16du:dateUtc="2024-11-13T15:09:00Z">
              <w:rPr/>
            </w:rPrChange>
          </w:rPr>
          <w:t>:</w:t>
        </w:r>
      </w:ins>
    </w:p>
    <w:p w14:paraId="6BCC330D" w14:textId="77777777" w:rsidR="002E0EAC" w:rsidRPr="002A0376" w:rsidRDefault="002E0EAC">
      <w:pPr>
        <w:ind w:left="2160"/>
        <w:rPr>
          <w:ins w:id="1465" w:author="Adrian Moir (amoir)" w:date="2024-11-12T18:17:00Z"/>
          <w:rFonts w:ascii="Courier New" w:hAnsi="Courier New" w:cs="Courier New"/>
          <w:sz w:val="13"/>
          <w:szCs w:val="13"/>
          <w:rPrChange w:id="1466" w:author="Adrian Moir (amoir)" w:date="2024-11-13T15:09:00Z" w16du:dateUtc="2024-11-13T15:09:00Z">
            <w:rPr>
              <w:ins w:id="1467" w:author="Adrian Moir (amoir)" w:date="2024-11-12T18:17:00Z"/>
            </w:rPr>
          </w:rPrChange>
        </w:rPr>
        <w:pPrChange w:id="1468" w:author="Adrian Moir (amoir)" w:date="2024-11-19T18:00:00Z" w16du:dateUtc="2024-11-19T18:00:00Z">
          <w:pPr/>
        </w:pPrChange>
      </w:pPr>
      <w:proofErr w:type="spellStart"/>
      <w:ins w:id="1469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470" w:author="Adrian Moir (amoir)" w:date="2024-11-13T15:09:00Z" w16du:dateUtc="2024-11-13T15:09:00Z">
              <w:rPr/>
            </w:rPrChange>
          </w:rPr>
          <w:t>email_stats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71" w:author="Adrian Moir (amoir)" w:date="2024-11-13T15:09:00Z" w16du:dateUtc="2024-11-13T15:09:00Z">
              <w:rPr/>
            </w:rPrChange>
          </w:rPr>
          <w:t xml:space="preserve">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72" w:author="Adrian Moir (amoir)" w:date="2024-11-13T15:09:00Z" w16du:dateUtc="2024-11-13T15:09:00Z">
              <w:rPr/>
            </w:rPrChange>
          </w:rPr>
          <w:t>test-email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73" w:author="Adrian Moir (amoir)" w:date="2024-11-13T15:09:00Z" w16du:dateUtc="2024-11-13T15:09:00Z">
              <w:rPr/>
            </w:rPrChange>
          </w:rPr>
          <w:br/>
          <w:t xml:space="preserve">SUCCESS; Test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74" w:author="Adrian Moir (amoir)" w:date="2024-11-13T15:09:00Z" w16du:dateUtc="2024-11-13T15:09:00Z">
              <w:rPr/>
            </w:rPrChange>
          </w:rPr>
          <w:t>email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75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76" w:author="Adrian Moir (amoir)" w:date="2024-11-13T15:09:00Z" w16du:dateUtc="2024-11-13T15:09:00Z">
              <w:rPr/>
            </w:rPrChange>
          </w:rPr>
          <w:t>sent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77" w:author="Adrian Moir (amoir)" w:date="2024-11-13T15:09:00Z" w16du:dateUtc="2024-11-13T15:09:00Z">
              <w:rPr/>
            </w:rPrChange>
          </w:rPr>
          <w:t>.</w:t>
        </w:r>
      </w:ins>
    </w:p>
    <w:p w14:paraId="13CF7150" w14:textId="77777777" w:rsidR="002E0EAC" w:rsidRPr="002A0376" w:rsidRDefault="002E0EAC">
      <w:pPr>
        <w:ind w:left="2160"/>
        <w:rPr>
          <w:ins w:id="1478" w:author="Adrian Moir (amoir)" w:date="2024-11-12T18:17:00Z"/>
          <w:rFonts w:ascii="Courier New" w:hAnsi="Courier New" w:cs="Courier New"/>
          <w:sz w:val="13"/>
          <w:szCs w:val="13"/>
          <w:rPrChange w:id="1479" w:author="Adrian Moir (amoir)" w:date="2024-11-13T15:09:00Z" w16du:dateUtc="2024-11-13T15:09:00Z">
            <w:rPr>
              <w:ins w:id="1480" w:author="Adrian Moir (amoir)" w:date="2024-11-12T18:17:00Z"/>
            </w:rPr>
          </w:rPrChange>
        </w:rPr>
        <w:pPrChange w:id="1481" w:author="Adrian Moir (amoir)" w:date="2024-11-19T18:00:00Z" w16du:dateUtc="2024-11-19T18:00:00Z">
          <w:pPr/>
        </w:pPrChange>
      </w:pPr>
      <w:proofErr w:type="spellStart"/>
      <w:ins w:id="1482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483" w:author="Adrian Moir (amoir)" w:date="2024-11-13T15:09:00Z" w16du:dateUtc="2024-11-13T15:09:00Z">
              <w:rPr/>
            </w:rPrChange>
          </w:rPr>
          <w:t>Disable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84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85" w:author="Adrian Moir (amoir)" w:date="2024-11-13T15:09:00Z" w16du:dateUtc="2024-11-13T15:09:00Z">
              <w:rPr/>
            </w:rPrChange>
          </w:rPr>
          <w:t>email_stats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86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87" w:author="Adrian Moir (amoir)" w:date="2024-11-13T15:09:00Z" w16du:dateUtc="2024-11-13T15:09:00Z">
              <w:rPr/>
            </w:rPrChange>
          </w:rPr>
          <w:t>service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88" w:author="Adrian Moir (amoir)" w:date="2024-11-13T15:09:00Z" w16du:dateUtc="2024-11-13T15:09:00Z">
              <w:rPr/>
            </w:rPrChange>
          </w:rPr>
          <w:t>:</w:t>
        </w:r>
      </w:ins>
    </w:p>
    <w:p w14:paraId="183AB9A5" w14:textId="77777777" w:rsidR="002E0EAC" w:rsidRPr="002A0376" w:rsidRDefault="002E0EAC">
      <w:pPr>
        <w:ind w:left="2160"/>
        <w:rPr>
          <w:ins w:id="1489" w:author="Adrian Moir (amoir)" w:date="2024-11-12T18:17:00Z"/>
          <w:rFonts w:ascii="Courier New" w:hAnsi="Courier New" w:cs="Courier New"/>
          <w:sz w:val="13"/>
          <w:szCs w:val="13"/>
          <w:rPrChange w:id="1490" w:author="Adrian Moir (amoir)" w:date="2024-11-13T15:09:00Z" w16du:dateUtc="2024-11-13T15:09:00Z">
            <w:rPr>
              <w:ins w:id="1491" w:author="Adrian Moir (amoir)" w:date="2024-11-12T18:17:00Z"/>
            </w:rPr>
          </w:rPrChange>
        </w:rPr>
        <w:pPrChange w:id="1492" w:author="Adrian Moir (amoir)" w:date="2024-11-19T18:00:00Z" w16du:dateUtc="2024-11-19T18:00:00Z">
          <w:pPr/>
        </w:pPrChange>
      </w:pPr>
      <w:proofErr w:type="spellStart"/>
      <w:ins w:id="1493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494" w:author="Adrian Moir (amoir)" w:date="2024-11-13T15:09:00Z" w16du:dateUtc="2024-11-13T15:09:00Z">
              <w:rPr/>
            </w:rPrChange>
          </w:rPr>
          <w:t>email_stats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95" w:author="Adrian Moir (amoir)" w:date="2024-11-13T15:09:00Z" w16du:dateUtc="2024-11-13T15:09:00Z">
              <w:rPr/>
            </w:rPrChange>
          </w:rPr>
          <w:t xml:space="preserve">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96" w:author="Adrian Moir (amoir)" w:date="2024-11-13T15:09:00Z" w16du:dateUtc="2024-11-13T15:09:00Z">
              <w:rPr/>
            </w:rPrChange>
          </w:rPr>
          <w:t>disable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97" w:author="Adrian Moir (amoir)" w:date="2024-11-13T15:09:00Z" w16du:dateUtc="2024-11-13T15:09:00Z">
              <w:rPr/>
            </w:rPrChange>
          </w:rPr>
          <w:br/>
          <w:t xml:space="preserve">Service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498" w:author="Adrian Moir (amoir)" w:date="2024-11-13T15:09:00Z" w16du:dateUtc="2024-11-13T15:09:00Z">
              <w:rPr/>
            </w:rPrChange>
          </w:rPr>
          <w:t>disabled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499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500" w:author="Adrian Moir (amoir)" w:date="2024-11-13T15:09:00Z" w16du:dateUtc="2024-11-13T15:09:00Z">
              <w:rPr/>
            </w:rPrChange>
          </w:rPr>
          <w:t>successfully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501" w:author="Adrian Moir (amoir)" w:date="2024-11-13T15:09:00Z" w16du:dateUtc="2024-11-13T15:09:00Z">
              <w:rPr/>
            </w:rPrChange>
          </w:rPr>
          <w:t>.</w:t>
        </w:r>
      </w:ins>
    </w:p>
    <w:p w14:paraId="1FF0AF88" w14:textId="77777777" w:rsidR="002E0EAC" w:rsidRPr="002A0376" w:rsidRDefault="002E0EAC">
      <w:pPr>
        <w:ind w:left="2160"/>
        <w:rPr>
          <w:ins w:id="1502" w:author="Adrian Moir (amoir)" w:date="2024-11-12T18:17:00Z"/>
          <w:rFonts w:ascii="Courier New" w:hAnsi="Courier New" w:cs="Courier New"/>
          <w:sz w:val="13"/>
          <w:szCs w:val="13"/>
          <w:rPrChange w:id="1503" w:author="Adrian Moir (amoir)" w:date="2024-11-13T15:09:00Z" w16du:dateUtc="2024-11-13T15:09:00Z">
            <w:rPr>
              <w:ins w:id="1504" w:author="Adrian Moir (amoir)" w:date="2024-11-12T18:17:00Z"/>
            </w:rPr>
          </w:rPrChange>
        </w:rPr>
        <w:pPrChange w:id="1505" w:author="Adrian Moir (amoir)" w:date="2024-11-19T18:00:00Z" w16du:dateUtc="2024-11-19T18:00:00Z">
          <w:pPr/>
        </w:pPrChange>
      </w:pPr>
      <w:ins w:id="1506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507" w:author="Adrian Moir (amoir)" w:date="2024-11-13T15:09:00Z" w16du:dateUtc="2024-11-13T15:09:00Z">
              <w:rPr/>
            </w:rPrChange>
          </w:rPr>
          <w:t xml:space="preserve">To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508" w:author="Adrian Moir (amoir)" w:date="2024-11-13T15:09:00Z" w16du:dateUtc="2024-11-13T15:09:00Z">
              <w:rPr/>
            </w:rPrChange>
          </w:rPr>
          <w:t>remove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509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510" w:author="Adrian Moir (amoir)" w:date="2024-11-13T15:09:00Z" w16du:dateUtc="2024-11-13T15:09:00Z">
              <w:rPr/>
            </w:rPrChange>
          </w:rPr>
          <w:t>stored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511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512" w:author="Adrian Moir (amoir)" w:date="2024-11-13T15:09:00Z" w16du:dateUtc="2024-11-13T15:09:00Z">
              <w:rPr/>
            </w:rPrChange>
          </w:rPr>
          <w:t>email_stats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513" w:author="Adrian Moir (amoir)" w:date="2024-11-13T15:09:00Z" w16du:dateUtc="2024-11-13T15:09:00Z">
              <w:rPr/>
            </w:rPrChange>
          </w:rPr>
          <w:t xml:space="preserve"> 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514" w:author="Adrian Moir (amoir)" w:date="2024-11-13T15:09:00Z" w16du:dateUtc="2024-11-13T15:09:00Z">
              <w:rPr/>
            </w:rPrChange>
          </w:rPr>
          <w:t>configuration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515" w:author="Adrian Moir (amoir)" w:date="2024-11-13T15:09:00Z" w16du:dateUtc="2024-11-13T15:09:00Z">
              <w:rPr/>
            </w:rPrChange>
          </w:rPr>
          <w:t>:</w:t>
        </w:r>
      </w:ins>
    </w:p>
    <w:p w14:paraId="6F8ABDE9" w14:textId="77777777" w:rsidR="002E0EAC" w:rsidRPr="002A0376" w:rsidRDefault="002E0EAC">
      <w:pPr>
        <w:ind w:left="2160"/>
        <w:rPr>
          <w:ins w:id="1516" w:author="Adrian Moir (amoir)" w:date="2024-11-12T18:17:00Z"/>
          <w:rFonts w:ascii="Courier New" w:hAnsi="Courier New" w:cs="Courier New"/>
          <w:sz w:val="13"/>
          <w:szCs w:val="13"/>
          <w:rPrChange w:id="1517" w:author="Adrian Moir (amoir)" w:date="2024-11-13T15:09:00Z" w16du:dateUtc="2024-11-13T15:09:00Z">
            <w:rPr>
              <w:ins w:id="1518" w:author="Adrian Moir (amoir)" w:date="2024-11-12T18:17:00Z"/>
            </w:rPr>
          </w:rPrChange>
        </w:rPr>
        <w:pPrChange w:id="1519" w:author="Adrian Moir (amoir)" w:date="2024-11-19T18:00:00Z" w16du:dateUtc="2024-11-19T18:00:00Z">
          <w:pPr/>
        </w:pPrChange>
      </w:pPr>
      <w:proofErr w:type="spellStart"/>
      <w:ins w:id="1520" w:author="Adrian Moir (amoir)" w:date="2024-11-12T18:17:00Z">
        <w:r w:rsidRPr="002A0376">
          <w:rPr>
            <w:rFonts w:ascii="Courier New" w:hAnsi="Courier New" w:cs="Courier New"/>
            <w:sz w:val="13"/>
            <w:szCs w:val="13"/>
            <w:rPrChange w:id="1521" w:author="Adrian Moir (amoir)" w:date="2024-11-13T15:09:00Z" w16du:dateUtc="2024-11-13T15:09:00Z">
              <w:rPr/>
            </w:rPrChange>
          </w:rPr>
          <w:t>email_stats</w:t>
        </w:r>
        <w:proofErr w:type="spellEnd"/>
        <w:r w:rsidRPr="002A0376">
          <w:rPr>
            <w:rFonts w:ascii="Courier New" w:hAnsi="Courier New" w:cs="Courier New"/>
            <w:sz w:val="13"/>
            <w:szCs w:val="13"/>
            <w:rPrChange w:id="1522" w:author="Adrian Moir (amoir)" w:date="2024-11-13T15:09:00Z" w16du:dateUtc="2024-11-13T15:09:00Z">
              <w:rPr/>
            </w:rPrChange>
          </w:rPr>
          <w:t xml:space="preserve"> --</w:t>
        </w:r>
        <w:proofErr w:type="spellStart"/>
        <w:r w:rsidRPr="002A0376">
          <w:rPr>
            <w:rFonts w:ascii="Courier New" w:hAnsi="Courier New" w:cs="Courier New"/>
            <w:sz w:val="13"/>
            <w:szCs w:val="13"/>
            <w:rPrChange w:id="1523" w:author="Adrian Moir (amoir)" w:date="2024-11-13T15:09:00Z" w16du:dateUtc="2024-11-13T15:09:00Z">
              <w:rPr/>
            </w:rPrChange>
          </w:rPr>
          <w:t>clear-config</w:t>
        </w:r>
        <w:proofErr w:type="spellEnd"/>
      </w:ins>
    </w:p>
    <w:p w14:paraId="17F52EA1" w14:textId="0F1F3FAD" w:rsidR="002E0EAC" w:rsidRPr="00312AE6" w:rsidRDefault="002E0EAC" w:rsidP="00312AE6">
      <w:pPr>
        <w:ind w:left="720"/>
        <w:rPr>
          <w:ins w:id="1524" w:author="Adrian Moir (amoir)" w:date="2024-11-19T18:17:00Z" w16du:dateUtc="2024-11-19T18:17:00Z"/>
          <w:sz w:val="13"/>
          <w:szCs w:val="13"/>
          <w:lang w:val="en-GB"/>
        </w:rPr>
      </w:pPr>
      <w:del w:id="1525" w:author="Adrian Moir (amoir)" w:date="2024-11-12T18:16:00Z" w16du:dateUtc="2024-11-12T18:16:00Z">
        <w:r w:rsidRPr="002A0376" w:rsidDel="00465B3F">
          <w:rPr>
            <w:sz w:val="13"/>
            <w:szCs w:val="13"/>
            <w:rPrChange w:id="1526" w:author="Adrian Moir (amoir)" w:date="2024-11-13T15:09:00Z" w16du:dateUtc="2024-11-13T15:09:00Z">
              <w:rPr/>
            </w:rPrChange>
          </w:rPr>
          <w:tab/>
          <w:delText>&lt;TBD&gt;</w:delText>
        </w:r>
      </w:del>
    </w:p>
    <w:p w14:paraId="340AA2B1" w14:textId="77777777" w:rsidR="002E0EAC" w:rsidRDefault="002E0EAC" w:rsidP="002E0EAC">
      <w:pPr>
        <w:rPr>
          <w:ins w:id="1527" w:author="Adrian Moir (amoir)" w:date="2024-11-19T18:17:00Z" w16du:dateUtc="2024-11-19T18:17:00Z"/>
        </w:rPr>
      </w:pPr>
    </w:p>
    <w:p w14:paraId="17102FBA" w14:textId="697F3FB1" w:rsidR="002E0EAC" w:rsidRDefault="002E0EAC" w:rsidP="002E0EAC">
      <w:pPr>
        <w:rPr>
          <w:ins w:id="1528" w:author="Adrian Moir (amoir)" w:date="2024-11-12T18:19:00Z" w16du:dateUtc="2024-11-12T18:19:00Z"/>
        </w:rPr>
      </w:pPr>
      <w:ins w:id="1529" w:author="Adrian Moir (amoir)" w:date="2024-11-13T11:24:00Z" w16du:dateUtc="2024-11-13T11:24:00Z">
        <w:r w:rsidRPr="00663EFC">
          <w:rPr>
            <w:noProof/>
          </w:rPr>
          <w:drawing>
            <wp:anchor distT="0" distB="0" distL="114300" distR="114300" simplePos="0" relativeHeight="251663360" behindDoc="0" locked="0" layoutInCell="1" allowOverlap="1" wp14:anchorId="628D8215" wp14:editId="69C45A6F">
              <wp:simplePos x="0" y="0"/>
              <wp:positionH relativeFrom="column">
                <wp:posOffset>-45720</wp:posOffset>
              </wp:positionH>
              <wp:positionV relativeFrom="paragraph">
                <wp:posOffset>0</wp:posOffset>
              </wp:positionV>
              <wp:extent cx="3016885" cy="2684145"/>
              <wp:effectExtent l="0" t="0" r="5715" b="0"/>
              <wp:wrapSquare wrapText="bothSides"/>
              <wp:docPr id="1442508401" name="Picture 1" descr="A screenshot of a data shee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42508401" name="Picture 1" descr="A screenshot of a data sheet&#10;&#10;Description automatically generated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6885" cy="26841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1530" w:author="Adrian Moir (amoir)" w:date="2024-11-13T11:23:00Z" w16du:dateUtc="2024-11-13T11:23:00Z">
        <w:r>
          <w:t xml:space="preserve">A </w:t>
        </w:r>
        <w:proofErr w:type="spellStart"/>
        <w:r>
          <w:t>typical</w:t>
        </w:r>
        <w:proofErr w:type="spellEnd"/>
        <w:r>
          <w:t xml:space="preserve"> </w:t>
        </w:r>
      </w:ins>
      <w:proofErr w:type="spellStart"/>
      <w:ins w:id="1531" w:author="Adrian Moir (amoir)" w:date="2024-11-13T15:04:00Z" w16du:dateUtc="2024-11-13T15:04:00Z">
        <w:r>
          <w:t>daily</w:t>
        </w:r>
        <w:proofErr w:type="spellEnd"/>
        <w:r>
          <w:t xml:space="preserve"> </w:t>
        </w:r>
      </w:ins>
      <w:proofErr w:type="spellStart"/>
      <w:ins w:id="1532" w:author="Adrian Moir (amoir)" w:date="2024-11-13T11:23:00Z" w16du:dateUtc="2024-11-13T11:23:00Z">
        <w:r>
          <w:t>report</w:t>
        </w:r>
        <w:proofErr w:type="spellEnd"/>
        <w:r>
          <w:t xml:space="preserve"> </w:t>
        </w:r>
        <w:proofErr w:type="spellStart"/>
        <w:r>
          <w:t>includes</w:t>
        </w:r>
        <w:proofErr w:type="spellEnd"/>
        <w:r>
          <w:t xml:space="preserve"> </w:t>
        </w:r>
        <w:proofErr w:type="spellStart"/>
        <w:r>
          <w:t>daily</w:t>
        </w:r>
        <w:proofErr w:type="spellEnd"/>
        <w:r>
          <w:t xml:space="preserve"> </w:t>
        </w:r>
        <w:proofErr w:type="spellStart"/>
        <w:r>
          <w:t>delta</w:t>
        </w:r>
        <w:proofErr w:type="spellEnd"/>
        <w:r>
          <w:t xml:space="preserve"> </w:t>
        </w:r>
        <w:proofErr w:type="spellStart"/>
        <w:r>
          <w:t>changes</w:t>
        </w:r>
        <w:proofErr w:type="spellEnd"/>
        <w:r>
          <w:t xml:space="preserve"> </w:t>
        </w:r>
        <w:proofErr w:type="spellStart"/>
        <w:r>
          <w:t>on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QoreStor </w:t>
        </w:r>
        <w:proofErr w:type="spellStart"/>
        <w:r>
          <w:t>system</w:t>
        </w:r>
        <w:proofErr w:type="spellEnd"/>
        <w:r>
          <w:t xml:space="preserve"> </w:t>
        </w:r>
      </w:ins>
      <w:proofErr w:type="spellStart"/>
      <w:ins w:id="1533" w:author="Adrian Moir (amoir)" w:date="2024-11-13T11:25:00Z" w16du:dateUtc="2024-11-13T11:25:00Z">
        <w:r>
          <w:t>as</w:t>
        </w:r>
        <w:proofErr w:type="spellEnd"/>
        <w:r>
          <w:t xml:space="preserve"> </w:t>
        </w:r>
        <w:proofErr w:type="spellStart"/>
        <w:r>
          <w:t>well</w:t>
        </w:r>
        <w:proofErr w:type="spellEnd"/>
        <w:r>
          <w:t xml:space="preserve"> </w:t>
        </w:r>
        <w:proofErr w:type="spellStart"/>
        <w:r>
          <w:t>as</w:t>
        </w:r>
      </w:ins>
      <w:proofErr w:type="spellEnd"/>
      <w:ins w:id="1534" w:author="Adrian Moir (amoir)" w:date="2024-11-13T11:24:00Z" w16du:dateUtc="2024-11-13T11:24:00Z">
        <w:r>
          <w:t xml:space="preserve"> </w:t>
        </w:r>
        <w:proofErr w:type="spellStart"/>
        <w:r>
          <w:t>changes</w:t>
        </w:r>
        <w:proofErr w:type="spellEnd"/>
        <w:r>
          <w:t xml:space="preserve"> </w:t>
        </w:r>
        <w:proofErr w:type="spellStart"/>
        <w:r>
          <w:t>within</w:t>
        </w:r>
        <w:proofErr w:type="spellEnd"/>
        <w:r>
          <w:t xml:space="preserve"> a </w:t>
        </w:r>
      </w:ins>
      <w:proofErr w:type="spellStart"/>
      <w:ins w:id="1535" w:author="Adrian Moir (amoir)" w:date="2024-11-13T11:25:00Z" w16du:dateUtc="2024-11-13T11:25:00Z">
        <w:r>
          <w:t>backup</w:t>
        </w:r>
        <w:proofErr w:type="spellEnd"/>
        <w:r>
          <w:t xml:space="preserve"> </w:t>
        </w:r>
      </w:ins>
      <w:proofErr w:type="spellStart"/>
      <w:ins w:id="1536" w:author="Adrian Moir (amoir)" w:date="2024-11-13T11:24:00Z" w16du:dateUtc="2024-11-13T11:24:00Z">
        <w:r>
          <w:t>target</w:t>
        </w:r>
        <w:proofErr w:type="spellEnd"/>
        <w:r>
          <w:t xml:space="preserve"> </w:t>
        </w:r>
        <w:proofErr w:type="spellStart"/>
        <w:r>
          <w:t>container</w:t>
        </w:r>
        <w:proofErr w:type="spellEnd"/>
        <w:r>
          <w:t>.</w:t>
        </w:r>
        <w:r>
          <w:br/>
        </w:r>
      </w:ins>
    </w:p>
    <w:p w14:paraId="6303BAB9" w14:textId="77777777" w:rsidR="002E0EAC" w:rsidRDefault="002E0EAC" w:rsidP="002E0EAC">
      <w:pPr>
        <w:rPr>
          <w:ins w:id="1537" w:author="Adrian Moir (amoir)" w:date="2024-11-12T18:19:00Z" w16du:dateUtc="2024-11-12T18:19:00Z"/>
        </w:rPr>
      </w:pPr>
    </w:p>
    <w:p w14:paraId="211F4857" w14:textId="77777777" w:rsidR="002E0EAC" w:rsidRDefault="002E0EAC" w:rsidP="002E0EAC">
      <w:pPr>
        <w:rPr>
          <w:ins w:id="1538" w:author="Adrian Moir (amoir)" w:date="2024-11-12T18:19:00Z" w16du:dateUtc="2024-11-12T18:19:00Z"/>
        </w:rPr>
      </w:pPr>
    </w:p>
    <w:p w14:paraId="4826F21E" w14:textId="77777777" w:rsidR="002E0EAC" w:rsidRDefault="002E0EAC" w:rsidP="002E0EAC">
      <w:pPr>
        <w:rPr>
          <w:ins w:id="1539" w:author="Adrian Moir (amoir)" w:date="2024-11-13T11:25:00Z" w16du:dateUtc="2024-11-13T11:25:00Z"/>
        </w:rPr>
      </w:pPr>
    </w:p>
    <w:p w14:paraId="192351CD" w14:textId="77777777" w:rsidR="002E0EAC" w:rsidRDefault="002E0EAC" w:rsidP="002E0EAC">
      <w:pPr>
        <w:rPr>
          <w:ins w:id="1540" w:author="Adrian Moir (amoir)" w:date="2024-11-13T11:25:00Z" w16du:dateUtc="2024-11-13T11:25:00Z"/>
        </w:rPr>
      </w:pPr>
    </w:p>
    <w:p w14:paraId="7B05E456" w14:textId="77777777" w:rsidR="002E0EAC" w:rsidRDefault="002E0EAC" w:rsidP="002E0EAC">
      <w:pPr>
        <w:rPr>
          <w:ins w:id="1541" w:author="Adrian Moir (amoir)" w:date="2024-11-13T11:25:00Z" w16du:dateUtc="2024-11-13T11:25:00Z"/>
        </w:rPr>
      </w:pPr>
    </w:p>
    <w:p w14:paraId="2C15A04B" w14:textId="77777777" w:rsidR="002E0EAC" w:rsidRDefault="002E0EAC" w:rsidP="002E0EAC">
      <w:pPr>
        <w:rPr>
          <w:ins w:id="1542" w:author="Adrian Moir (amoir)" w:date="2024-11-13T11:25:00Z" w16du:dateUtc="2024-11-13T11:25:00Z"/>
        </w:rPr>
      </w:pPr>
    </w:p>
    <w:p w14:paraId="54B32A0C" w14:textId="77777777" w:rsidR="002E0EAC" w:rsidRDefault="002E0EAC" w:rsidP="002E0EAC">
      <w:pPr>
        <w:rPr>
          <w:ins w:id="1543" w:author="Adrian Moir (amoir)" w:date="2024-11-13T11:25:00Z" w16du:dateUtc="2024-11-13T11:25:00Z"/>
        </w:rPr>
      </w:pPr>
    </w:p>
    <w:p w14:paraId="7860EF2A" w14:textId="77777777" w:rsidR="002E0EAC" w:rsidRDefault="002E0EAC" w:rsidP="002E0EAC">
      <w:pPr>
        <w:rPr>
          <w:ins w:id="1544" w:author="Adrian Moir (amoir)" w:date="2024-11-13T11:25:00Z" w16du:dateUtc="2024-11-13T11:25:00Z"/>
        </w:rPr>
      </w:pPr>
    </w:p>
    <w:p w14:paraId="39C4122C" w14:textId="77777777" w:rsidR="002E0EAC" w:rsidRDefault="002E0EAC" w:rsidP="002E0EAC">
      <w:pPr>
        <w:rPr>
          <w:ins w:id="1545" w:author="Adrian Moir (amoir)" w:date="2024-11-13T11:25:00Z" w16du:dateUtc="2024-11-13T11:25:00Z"/>
        </w:rPr>
      </w:pPr>
    </w:p>
    <w:p w14:paraId="31F9FBD3" w14:textId="77777777" w:rsidR="002E0EAC" w:rsidRDefault="002E0EAC" w:rsidP="002E0EAC">
      <w:pPr>
        <w:rPr>
          <w:ins w:id="1546" w:author="Adrian Moir (amoir)" w:date="2024-11-13T11:25:00Z" w16du:dateUtc="2024-11-13T11:25:00Z"/>
        </w:rPr>
      </w:pPr>
    </w:p>
    <w:p w14:paraId="5E3E9F53" w14:textId="77777777" w:rsidR="002E0EAC" w:rsidRDefault="002E0EAC" w:rsidP="002E0EAC">
      <w:pPr>
        <w:rPr>
          <w:ins w:id="1547" w:author="Adrian Moir (amoir)" w:date="2024-11-13T11:25:00Z" w16du:dateUtc="2024-11-13T11:25:00Z"/>
        </w:rPr>
      </w:pPr>
    </w:p>
    <w:p w14:paraId="23730C8B" w14:textId="77777777" w:rsidR="002E0EAC" w:rsidRDefault="002E0EAC" w:rsidP="002E0EAC">
      <w:pPr>
        <w:rPr>
          <w:ins w:id="1548" w:author="Adrian Moir (amoir)" w:date="2024-11-13T11:25:00Z" w16du:dateUtc="2024-11-13T11:25:00Z"/>
        </w:rPr>
      </w:pPr>
    </w:p>
    <w:p w14:paraId="0FB4FEB9" w14:textId="77777777" w:rsidR="002E0EAC" w:rsidRDefault="002E0EAC" w:rsidP="002E0EAC">
      <w:pPr>
        <w:rPr>
          <w:ins w:id="1549" w:author="Adrian Moir (amoir)" w:date="2024-11-13T11:25:00Z" w16du:dateUtc="2024-11-13T11:25:00Z"/>
        </w:rPr>
      </w:pPr>
    </w:p>
    <w:p w14:paraId="2D9CCAF6" w14:textId="77777777" w:rsidR="002E0EAC" w:rsidRDefault="002E0EAC" w:rsidP="002E0EAC">
      <w:pPr>
        <w:rPr>
          <w:ins w:id="1550" w:author="Adrian Moir (amoir)" w:date="2024-11-13T11:25:00Z" w16du:dateUtc="2024-11-13T11:25:00Z"/>
        </w:rPr>
      </w:pPr>
    </w:p>
    <w:p w14:paraId="73230B57" w14:textId="2D6026C3" w:rsidR="002E0EAC" w:rsidRPr="000B102F" w:rsidRDefault="00631BA2">
      <w:pPr>
        <w:pStyle w:val="Heading3"/>
        <w:ind w:left="720"/>
        <w:rPr>
          <w:bCs/>
          <w:sz w:val="24"/>
          <w:szCs w:val="24"/>
        </w:rPr>
        <w:pPrChange w:id="1551" w:author="Adrian Moir (amoir)" w:date="2024-11-19T18:27:00Z" w16du:dateUtc="2024-11-19T18:27:00Z">
          <w:pPr/>
        </w:pPrChange>
      </w:pPr>
      <w:r>
        <w:rPr>
          <w:sz w:val="32"/>
          <w:szCs w:val="32"/>
        </w:rPr>
        <w:br/>
      </w:r>
      <w:bookmarkStart w:id="1552" w:name="_Toc184641412"/>
      <w:r w:rsidR="002E0EAC" w:rsidRPr="000B102F">
        <w:rPr>
          <w:b w:val="0"/>
          <w:bCs/>
          <w:sz w:val="24"/>
          <w:szCs w:val="24"/>
          <w:rPrChange w:id="1553" w:author="Adrian Moir (amoir)" w:date="2024-11-13T11:27:00Z" w16du:dateUtc="2024-11-13T11:27:00Z">
            <w:rPr>
              <w:rFonts w:eastAsiaTheme="minorHAnsi" w:cstheme="minorBidi"/>
              <w:b/>
              <w:i/>
              <w:iCs/>
            </w:rPr>
          </w:rPrChange>
        </w:rPr>
        <w:t>Check</w:t>
      </w:r>
      <w:ins w:id="1554" w:author="Adrian Moir (amoir)" w:date="2024-11-18T17:17:00Z" w16du:dateUtc="2024-11-18T17:17:00Z">
        <w:r w:rsidR="002E0EAC" w:rsidRPr="000B102F">
          <w:rPr>
            <w:b w:val="0"/>
            <w:bCs/>
            <w:sz w:val="24"/>
            <w:szCs w:val="24"/>
          </w:rPr>
          <w:t>ing</w:t>
        </w:r>
      </w:ins>
      <w:del w:id="1555" w:author="Adrian Moir (amoir)" w:date="2024-11-18T17:17:00Z" w16du:dateUtc="2024-11-18T17:17:00Z">
        <w:r w:rsidR="002E0EAC" w:rsidRPr="000B102F" w:rsidDel="00395176">
          <w:rPr>
            <w:b w:val="0"/>
            <w:bCs/>
            <w:sz w:val="24"/>
            <w:szCs w:val="24"/>
            <w:rPrChange w:id="1556" w:author="Adrian Moir (amoir)" w:date="2024-11-13T11:27:00Z" w16du:dateUtc="2024-11-13T11:27:00Z">
              <w:rPr>
                <w:rFonts w:eastAsiaTheme="minorHAnsi" w:cstheme="minorBidi"/>
                <w:b/>
                <w:i/>
                <w:iCs/>
              </w:rPr>
            </w:rPrChange>
          </w:rPr>
          <w:delText xml:space="preserve"> current</w:delText>
        </w:r>
      </w:del>
      <w:r w:rsidR="002E0EAC" w:rsidRPr="000B102F">
        <w:rPr>
          <w:b w:val="0"/>
          <w:bCs/>
          <w:sz w:val="24"/>
          <w:szCs w:val="24"/>
          <w:rPrChange w:id="1557" w:author="Adrian Moir (amoir)" w:date="2024-11-13T11:27:00Z" w16du:dateUtc="2024-11-13T11:27:00Z">
            <w:rPr>
              <w:rFonts w:eastAsiaTheme="minorHAnsi" w:cstheme="minorBidi"/>
              <w:b/>
              <w:i/>
              <w:iCs/>
            </w:rPr>
          </w:rPrChange>
        </w:rPr>
        <w:t xml:space="preserve"> Dictionary size and </w:t>
      </w:r>
      <w:ins w:id="1558" w:author="Adrian Moir (amoir)" w:date="2024-11-13T14:51:00Z" w16du:dateUtc="2024-11-13T14:51:00Z">
        <w:r w:rsidR="002E0EAC" w:rsidRPr="000B102F">
          <w:rPr>
            <w:b w:val="0"/>
            <w:bCs/>
            <w:sz w:val="24"/>
            <w:szCs w:val="24"/>
          </w:rPr>
          <w:t>Cloud Tier C</w:t>
        </w:r>
      </w:ins>
      <w:commentRangeStart w:id="1559"/>
      <w:commentRangeStart w:id="1560"/>
      <w:del w:id="1561" w:author="Adrian Moir (amoir)" w:date="2024-11-13T14:51:00Z" w16du:dateUtc="2024-11-13T14:51:00Z">
        <w:r w:rsidR="002E0EAC" w:rsidRPr="000B102F" w:rsidDel="007345B4">
          <w:rPr>
            <w:b w:val="0"/>
            <w:bCs/>
            <w:sz w:val="24"/>
            <w:szCs w:val="24"/>
            <w:rPrChange w:id="1562" w:author="Adrian Moir (amoir)" w:date="2024-11-13T11:27:00Z" w16du:dateUtc="2024-11-13T11:27:00Z">
              <w:rPr>
                <w:rFonts w:eastAsiaTheme="minorHAnsi" w:cstheme="minorBidi"/>
                <w:b/>
                <w:i/>
                <w:iCs/>
              </w:rPr>
            </w:rPrChange>
          </w:rPr>
          <w:delText>c</w:delText>
        </w:r>
      </w:del>
      <w:r w:rsidR="002E0EAC" w:rsidRPr="000B102F">
        <w:rPr>
          <w:b w:val="0"/>
          <w:bCs/>
          <w:sz w:val="24"/>
          <w:szCs w:val="24"/>
          <w:rPrChange w:id="1563" w:author="Adrian Moir (amoir)" w:date="2024-11-13T11:27:00Z" w16du:dateUtc="2024-11-13T11:27:00Z">
            <w:rPr>
              <w:rFonts w:eastAsiaTheme="minorHAnsi" w:cstheme="minorBidi"/>
              <w:b/>
              <w:i/>
              <w:iCs/>
            </w:rPr>
          </w:rPrChange>
        </w:rPr>
        <w:t>onsumption</w:t>
      </w:r>
      <w:commentRangeEnd w:id="1559"/>
      <w:r w:rsidR="002E0EAC" w:rsidRPr="000B102F">
        <w:rPr>
          <w:rStyle w:val="CommentReference"/>
          <w:rFonts w:eastAsiaTheme="majorEastAsia" w:cstheme="majorBidi"/>
          <w:b w:val="0"/>
          <w:bCs/>
          <w:i/>
          <w:iCs/>
          <w:color w:val="C73503" w:themeColor="accent1" w:themeShade="BF"/>
          <w:sz w:val="24"/>
          <w:szCs w:val="24"/>
        </w:rPr>
        <w:commentReference w:id="1559"/>
      </w:r>
      <w:commentRangeEnd w:id="1560"/>
      <w:r w:rsidR="002E0EAC" w:rsidRPr="000B102F">
        <w:rPr>
          <w:rStyle w:val="CommentReference"/>
          <w:rFonts w:eastAsiaTheme="majorEastAsia" w:cstheme="majorBidi"/>
          <w:b w:val="0"/>
          <w:bCs/>
          <w:i/>
          <w:iCs/>
          <w:color w:val="C73503" w:themeColor="accent1" w:themeShade="BF"/>
          <w:sz w:val="24"/>
          <w:szCs w:val="24"/>
        </w:rPr>
        <w:commentReference w:id="1560"/>
      </w:r>
      <w:ins w:id="1564" w:author="Adrian Moir (amoir)" w:date="2024-11-18T17:17:00Z" w16du:dateUtc="2024-11-18T17:17:00Z">
        <w:r w:rsidR="002E0EAC" w:rsidRPr="000B102F">
          <w:rPr>
            <w:b w:val="0"/>
            <w:bCs/>
            <w:sz w:val="24"/>
            <w:szCs w:val="24"/>
          </w:rPr>
          <w:t xml:space="preserve"> if an alert is raised</w:t>
        </w:r>
      </w:ins>
      <w:bookmarkEnd w:id="1552"/>
    </w:p>
    <w:p w14:paraId="22770FDA" w14:textId="77777777" w:rsidR="002E0EAC" w:rsidRDefault="002E0EAC">
      <w:pPr>
        <w:ind w:left="1440"/>
        <w:pPrChange w:id="1565" w:author="Adrian Moir (amoir)" w:date="2024-11-19T18:17:00Z" w16du:dateUtc="2024-11-19T18:17:00Z">
          <w:pPr/>
        </w:pPrChange>
      </w:pPr>
      <w:ins w:id="1566" w:author="Adrian Moir (amoir)" w:date="2024-11-13T14:42:00Z" w16du:dateUtc="2024-11-13T14:42:00Z">
        <w:r>
          <w:br/>
          <w:t xml:space="preserve">To </w:t>
        </w:r>
        <w:proofErr w:type="spellStart"/>
        <w:r>
          <w:t>find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current</w:t>
        </w:r>
        <w:proofErr w:type="spellEnd"/>
        <w:r>
          <w:t xml:space="preserve"> </w:t>
        </w:r>
        <w:proofErr w:type="spellStart"/>
        <w:r>
          <w:t>consumption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dictionary</w:t>
        </w:r>
        <w:proofErr w:type="spellEnd"/>
        <w:r>
          <w:t xml:space="preserve">,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following</w:t>
        </w:r>
        <w:proofErr w:type="spellEnd"/>
        <w:r>
          <w:t xml:space="preserve"> </w:t>
        </w:r>
        <w:proofErr w:type="spellStart"/>
        <w:r>
          <w:t>command</w:t>
        </w:r>
        <w:proofErr w:type="spellEnd"/>
        <w:r>
          <w:t xml:space="preserve"> </w:t>
        </w:r>
        <w:proofErr w:type="spellStart"/>
        <w:r>
          <w:t>can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carried</w:t>
        </w:r>
        <w:proofErr w:type="spellEnd"/>
        <w:r>
          <w:t xml:space="preserve"> </w:t>
        </w:r>
        <w:proofErr w:type="spellStart"/>
        <w:r>
          <w:t>out</w:t>
        </w:r>
      </w:ins>
      <w:proofErr w:type="spellEnd"/>
      <w:ins w:id="1567" w:author="Adrian Moir (amoir)" w:date="2024-11-13T14:43:00Z" w16du:dateUtc="2024-11-13T14:43:00Z">
        <w:r>
          <w:t>:</w:t>
        </w:r>
      </w:ins>
    </w:p>
    <w:p w14:paraId="4CA7F2CA" w14:textId="77777777" w:rsidR="002E0EAC" w:rsidRDefault="002E0EAC">
      <w:pPr>
        <w:ind w:left="1440" w:firstLine="720"/>
        <w:rPr>
          <w:ins w:id="1568" w:author="Adrian Moir (amoir)" w:date="2024-11-13T14:42:00Z" w16du:dateUtc="2024-11-13T14:42:00Z"/>
        </w:rPr>
        <w:pPrChange w:id="1569" w:author="Adrian Moir (amoir)" w:date="2024-11-19T18:17:00Z" w16du:dateUtc="2024-11-19T18:17:00Z">
          <w:pPr/>
        </w:pPrChange>
      </w:pPr>
      <w:ins w:id="1570" w:author="Adrian Moir (amoir)" w:date="2024-11-13T14:42:00Z" w16du:dateUtc="2024-11-13T14:42:00Z">
        <w:r>
          <w:t>/</w:t>
        </w:r>
        <w:proofErr w:type="spellStart"/>
        <w:r w:rsidRPr="00896980">
          <w:rPr>
            <w:rFonts w:ascii="Courier New" w:hAnsi="Courier New" w:cs="Courier New"/>
            <w:sz w:val="20"/>
            <w:szCs w:val="20"/>
          </w:rPr>
          <w:t>opt</w:t>
        </w:r>
        <w:proofErr w:type="spellEnd"/>
        <w:r w:rsidRPr="00896980">
          <w:rPr>
            <w:rFonts w:ascii="Courier New" w:hAnsi="Courier New" w:cs="Courier New"/>
            <w:sz w:val="20"/>
            <w:szCs w:val="20"/>
          </w:rPr>
          <w:t>/</w:t>
        </w:r>
        <w:proofErr w:type="spellStart"/>
        <w:r w:rsidRPr="00896980">
          <w:rPr>
            <w:rFonts w:ascii="Courier New" w:hAnsi="Courier New" w:cs="Courier New"/>
            <w:sz w:val="20"/>
            <w:szCs w:val="20"/>
          </w:rPr>
          <w:t>qorestor</w:t>
        </w:r>
        <w:proofErr w:type="spellEnd"/>
        <w:r w:rsidRPr="00896980">
          <w:rPr>
            <w:rFonts w:ascii="Courier New" w:hAnsi="Courier New" w:cs="Courier New"/>
            <w:sz w:val="20"/>
            <w:szCs w:val="20"/>
          </w:rPr>
          <w:t>/</w:t>
        </w:r>
        <w:proofErr w:type="spellStart"/>
        <w:r w:rsidRPr="00896980">
          <w:rPr>
            <w:rFonts w:ascii="Courier New" w:hAnsi="Courier New" w:cs="Courier New"/>
            <w:sz w:val="20"/>
            <w:szCs w:val="20"/>
          </w:rPr>
          <w:t>bin</w:t>
        </w:r>
        <w:proofErr w:type="spellEnd"/>
        <w:r w:rsidRPr="00896980">
          <w:rPr>
            <w:rFonts w:ascii="Courier New" w:hAnsi="Courier New" w:cs="Courier New"/>
            <w:sz w:val="20"/>
            <w:szCs w:val="20"/>
          </w:rPr>
          <w:t>/</w:t>
        </w:r>
        <w:proofErr w:type="spellStart"/>
        <w:r w:rsidRPr="00896980">
          <w:rPr>
            <w:rFonts w:ascii="Courier New" w:hAnsi="Courier New" w:cs="Courier New"/>
            <w:sz w:val="20"/>
            <w:szCs w:val="20"/>
          </w:rPr>
          <w:t>ctrlrpc</w:t>
        </w:r>
        <w:proofErr w:type="spellEnd"/>
        <w:r w:rsidRPr="00896980">
          <w:rPr>
            <w:rFonts w:ascii="Courier New" w:hAnsi="Courier New" w:cs="Courier New"/>
            <w:sz w:val="20"/>
            <w:szCs w:val="20"/>
          </w:rPr>
          <w:t xml:space="preserve"> -p 9911 </w:t>
        </w:r>
        <w:proofErr w:type="spellStart"/>
        <w:proofErr w:type="gramStart"/>
        <w:r w:rsidRPr="00896980">
          <w:rPr>
            <w:rFonts w:ascii="Courier New" w:hAnsi="Courier New" w:cs="Courier New"/>
            <w:sz w:val="20"/>
            <w:szCs w:val="20"/>
          </w:rPr>
          <w:t>show.dedupe</w:t>
        </w:r>
        <w:proofErr w:type="gramEnd"/>
        <w:r w:rsidRPr="00896980">
          <w:rPr>
            <w:rFonts w:ascii="Courier New" w:hAnsi="Courier New" w:cs="Courier New"/>
            <w:sz w:val="20"/>
            <w:szCs w:val="20"/>
          </w:rPr>
          <w:t>_stats</w:t>
        </w:r>
        <w:proofErr w:type="spellEnd"/>
      </w:ins>
    </w:p>
    <w:p w14:paraId="621A0BFE" w14:textId="77777777" w:rsidR="002E0EAC" w:rsidRDefault="002E0EAC">
      <w:pPr>
        <w:ind w:left="1440"/>
        <w:rPr>
          <w:ins w:id="1571" w:author="Adrian Moir (amoir)" w:date="2024-11-13T14:43:00Z" w16du:dateUtc="2024-11-13T14:43:00Z"/>
        </w:rPr>
        <w:pPrChange w:id="1572" w:author="Adrian Moir (amoir)" w:date="2024-11-19T18:17:00Z" w16du:dateUtc="2024-11-19T18:17:00Z">
          <w:pPr/>
        </w:pPrChange>
      </w:pPr>
    </w:p>
    <w:p w14:paraId="1C4AFC99" w14:textId="77777777" w:rsidR="002E0EAC" w:rsidRDefault="002E0EAC">
      <w:pPr>
        <w:ind w:left="1440"/>
        <w:rPr>
          <w:ins w:id="1573" w:author="Adrian Moir (amoir)" w:date="2024-11-18T11:05:00Z" w16du:dateUtc="2024-11-18T11:05:00Z"/>
        </w:rPr>
        <w:pPrChange w:id="1574" w:author="Adrian Moir (amoir)" w:date="2024-11-19T18:17:00Z" w16du:dateUtc="2024-11-19T18:17:00Z">
          <w:pPr/>
        </w:pPrChange>
      </w:pPr>
      <w:ins w:id="1575" w:author="Adrian Moir (amoir)" w:date="2024-11-18T11:04:00Z" w16du:dateUtc="2024-11-18T11:04:00Z">
        <w:r>
          <w:t xml:space="preserve">The </w:t>
        </w:r>
        <w:proofErr w:type="spellStart"/>
        <w:r>
          <w:t>variable</w:t>
        </w:r>
        <w:proofErr w:type="spellEnd"/>
        <w:r>
          <w:t xml:space="preserve"> </w:t>
        </w:r>
        <w:proofErr w:type="spellStart"/>
        <w:r>
          <w:t>we</w:t>
        </w:r>
        <w:proofErr w:type="spellEnd"/>
        <w:r>
          <w:t xml:space="preserve"> </w:t>
        </w:r>
        <w:proofErr w:type="spellStart"/>
        <w:r>
          <w:t>need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check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proofErr w:type="spellStart"/>
      <w:ins w:id="1576" w:author="Adrian Moir (amoir)" w:date="2024-11-18T11:05:00Z" w16du:dateUtc="2024-11-18T11:05:00Z">
        <w:r>
          <w:t>number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keys</w:t>
        </w:r>
        <w:proofErr w:type="spellEnd"/>
        <w:r>
          <w:t xml:space="preserve"> </w:t>
        </w:r>
        <w:proofErr w:type="spellStart"/>
        <w:r>
          <w:t>used</w:t>
        </w:r>
        <w:proofErr w:type="spellEnd"/>
        <w:r>
          <w:t xml:space="preserve"> </w:t>
        </w:r>
      </w:ins>
      <w:proofErr w:type="spellStart"/>
      <w:ins w:id="1577" w:author="Adrian Moir (amoir)" w:date="2024-11-13T14:42:00Z" w16du:dateUtc="2024-11-13T14:42:00Z">
        <w:r w:rsidRPr="00D11BD4">
          <w:rPr>
            <w:rFonts w:ascii="Courier New" w:hAnsi="Courier New" w:cs="Courier New"/>
            <w:sz w:val="20"/>
            <w:szCs w:val="20"/>
          </w:rPr>
          <w:t>uhd_total_nrecs</w:t>
        </w:r>
      </w:ins>
      <w:proofErr w:type="spellEnd"/>
      <w:ins w:id="1578" w:author="Adrian Moir (amoir)" w:date="2024-11-18T11:05:00Z" w16du:dateUtc="2024-11-18T11:05:00Z">
        <w:r>
          <w:t>.</w:t>
        </w:r>
      </w:ins>
    </w:p>
    <w:p w14:paraId="03C92D96" w14:textId="77777777" w:rsidR="002E0EAC" w:rsidRDefault="002E0EAC">
      <w:pPr>
        <w:ind w:left="1440"/>
        <w:rPr>
          <w:ins w:id="1579" w:author="Adrian Moir (amoir)" w:date="2024-11-19T15:41:00Z" w16du:dateUtc="2024-11-19T15:41:00Z"/>
        </w:rPr>
        <w:pPrChange w:id="1580" w:author="Adrian Moir (amoir)" w:date="2024-11-19T18:17:00Z" w16du:dateUtc="2024-11-19T18:17:00Z">
          <w:pPr/>
        </w:pPrChange>
      </w:pPr>
      <w:proofErr w:type="spellStart"/>
      <w:ins w:id="1581" w:author="Adrian Moir (amoir)" w:date="2024-11-18T11:05:00Z" w16du:dateUtc="2024-11-18T11:05:00Z">
        <w:r>
          <w:t>This</w:t>
        </w:r>
        <w:proofErr w:type="spellEnd"/>
        <w:r>
          <w:t xml:space="preserve"> </w:t>
        </w:r>
        <w:proofErr w:type="spellStart"/>
        <w:r>
          <w:t>number</w:t>
        </w:r>
        <w:proofErr w:type="spellEnd"/>
        <w:r>
          <w:t xml:space="preserve"> </w:t>
        </w:r>
        <w:proofErr w:type="spellStart"/>
        <w:r>
          <w:t>indicates</w:t>
        </w:r>
        <w:proofErr w:type="spellEnd"/>
        <w:r>
          <w:t xml:space="preserve">,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consumed</w:t>
        </w:r>
        <w:proofErr w:type="spellEnd"/>
        <w:r>
          <w:t xml:space="preserve"> </w:t>
        </w:r>
        <w:proofErr w:type="spellStart"/>
        <w:r>
          <w:t>number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keys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dictionary</w:t>
        </w:r>
        <w:proofErr w:type="spellEnd"/>
        <w:r>
          <w:t>.</w:t>
        </w:r>
      </w:ins>
    </w:p>
    <w:p w14:paraId="57E68937" w14:textId="77777777" w:rsidR="002E0EAC" w:rsidRDefault="002E0EAC">
      <w:pPr>
        <w:ind w:left="1440"/>
        <w:rPr>
          <w:ins w:id="1582" w:author="Adrian Moir (amoir)" w:date="2024-11-19T15:43:00Z" w16du:dateUtc="2024-11-19T15:43:00Z"/>
        </w:rPr>
        <w:pPrChange w:id="1583" w:author="Adrian Moir (amoir)" w:date="2024-11-19T18:17:00Z" w16du:dateUtc="2024-11-19T18:17:00Z">
          <w:pPr/>
        </w:pPrChange>
      </w:pPr>
      <w:proofErr w:type="spellStart"/>
      <w:ins w:id="1584" w:author="Adrian Moir (amoir)" w:date="2024-11-19T15:41:00Z" w16du:dateUtc="2024-11-19T15:41:00Z">
        <w:r>
          <w:t>If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number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keys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near</w:t>
        </w:r>
        <w:proofErr w:type="spellEnd"/>
        <w:r>
          <w:t xml:space="preserve"> </w:t>
        </w:r>
        <w:proofErr w:type="spellStart"/>
        <w:r>
          <w:t>or</w:t>
        </w:r>
        <w:proofErr w:type="spellEnd"/>
        <w:r>
          <w:t xml:space="preserve"> </w:t>
        </w:r>
        <w:proofErr w:type="spellStart"/>
        <w:r>
          <w:t>has</w:t>
        </w:r>
        <w:proofErr w:type="spellEnd"/>
        <w:r>
          <w:t xml:space="preserve"> </w:t>
        </w:r>
        <w:proofErr w:type="spellStart"/>
        <w:r>
          <w:t>reached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maximum</w:t>
        </w:r>
        <w:proofErr w:type="spellEnd"/>
        <w:r>
          <w:t xml:space="preserve"> </w:t>
        </w:r>
        <w:proofErr w:type="spellStart"/>
        <w:r>
          <w:t>allowed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current</w:t>
        </w:r>
        <w:proofErr w:type="spellEnd"/>
        <w:r>
          <w:t xml:space="preserve"> </w:t>
        </w:r>
        <w:proofErr w:type="spellStart"/>
        <w:r>
          <w:t>d</w:t>
        </w:r>
      </w:ins>
      <w:ins w:id="1585" w:author="Adrian Moir (amoir)" w:date="2024-11-19T15:42:00Z" w16du:dateUtc="2024-11-19T15:42:00Z">
        <w:r>
          <w:t>ictionary</w:t>
        </w:r>
        <w:proofErr w:type="spellEnd"/>
        <w:r>
          <w:t xml:space="preserve">,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when</w:t>
        </w:r>
        <w:proofErr w:type="spellEnd"/>
        <w:r>
          <w:t xml:space="preserve"> </w:t>
        </w:r>
        <w:proofErr w:type="spellStart"/>
        <w:r>
          <w:t>we</w:t>
        </w:r>
        <w:proofErr w:type="spellEnd"/>
        <w:r>
          <w:t xml:space="preserve"> </w:t>
        </w:r>
        <w:proofErr w:type="spellStart"/>
        <w:r>
          <w:t>start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see</w:t>
        </w:r>
        <w:proofErr w:type="spellEnd"/>
        <w:r>
          <w:t xml:space="preserve"> </w:t>
        </w:r>
        <w:proofErr w:type="spellStart"/>
        <w:r>
          <w:t>issues</w:t>
        </w:r>
        <w:proofErr w:type="spellEnd"/>
        <w:r>
          <w:t xml:space="preserve">.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can</w:t>
        </w:r>
        <w:proofErr w:type="spellEnd"/>
        <w:r>
          <w:t xml:space="preserve"> </w:t>
        </w:r>
        <w:proofErr w:type="spellStart"/>
        <w:r>
          <w:t>also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seen</w:t>
        </w:r>
        <w:proofErr w:type="spellEnd"/>
        <w:r>
          <w:t xml:space="preserve"> </w:t>
        </w:r>
        <w:proofErr w:type="spellStart"/>
        <w:r>
          <w:t>if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there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a </w:t>
        </w:r>
        <w:proofErr w:type="spellStart"/>
        <w:r>
          <w:t>high</w:t>
        </w:r>
        <w:proofErr w:type="spellEnd"/>
        <w:r>
          <w:t xml:space="preserve"> </w:t>
        </w:r>
        <w:proofErr w:type="spellStart"/>
        <w:r>
          <w:t>number</w:t>
        </w:r>
        <w:proofErr w:type="spellEnd"/>
        <w:r>
          <w:t xml:space="preserve"> </w:t>
        </w:r>
        <w:proofErr w:type="spellStart"/>
        <w:r>
          <w:t>shown</w:t>
        </w:r>
        <w:proofErr w:type="spellEnd"/>
        <w:r>
          <w:t xml:space="preserve"> </w:t>
        </w:r>
        <w:proofErr w:type="spellStart"/>
        <w:r>
          <w:t>by</w:t>
        </w:r>
        <w:proofErr w:type="spellEnd"/>
        <w:r>
          <w:t xml:space="preserve"> </w:t>
        </w:r>
        <w:proofErr w:type="spellStart"/>
        <w:r w:rsidRPr="006E59D8">
          <w:rPr>
            <w:rFonts w:ascii="Courier New" w:hAnsi="Courier New" w:cs="Courier New"/>
            <w:sz w:val="20"/>
            <w:szCs w:val="20"/>
            <w:rPrChange w:id="1586" w:author="Adrian Moir (amoir)" w:date="2024-11-19T15:43:00Z" w16du:dateUtc="2024-11-19T15:43:00Z">
              <w:rPr/>
            </w:rPrChange>
          </w:rPr>
          <w:t>uhd_</w:t>
        </w:r>
      </w:ins>
      <w:ins w:id="1587" w:author="Adrian Moir (amoir)" w:date="2024-11-19T15:43:00Z" w16du:dateUtc="2024-11-19T15:43:00Z">
        <w:r w:rsidRPr="006E59D8">
          <w:rPr>
            <w:rFonts w:ascii="Courier New" w:hAnsi="Courier New" w:cs="Courier New"/>
            <w:sz w:val="20"/>
            <w:szCs w:val="20"/>
            <w:rPrChange w:id="1588" w:author="Adrian Moir (amoir)" w:date="2024-11-19T15:43:00Z" w16du:dateUtc="2024-11-19T15:43:00Z">
              <w:rPr/>
            </w:rPrChange>
          </w:rPr>
          <w:t>pruned</w:t>
        </w:r>
        <w:proofErr w:type="spellEnd"/>
        <w:r>
          <w:rPr>
            <w:rFonts w:ascii="Courier New" w:hAnsi="Courier New" w:cs="Courier New"/>
            <w:sz w:val="20"/>
            <w:szCs w:val="20"/>
          </w:rPr>
          <w:t>.</w:t>
        </w:r>
      </w:ins>
      <w:ins w:id="1589" w:author="Adrian Moir (amoir)" w:date="2024-11-18T17:37:00Z" w16du:dateUtc="2024-11-18T17:37:00Z">
        <w:r>
          <w:br/>
        </w:r>
      </w:ins>
      <w:ins w:id="1590" w:author="Adrian Moir (amoir)" w:date="2024-11-19T15:43:00Z" w16du:dateUtc="2024-11-19T15:43:00Z">
        <w:r>
          <w:t xml:space="preserve">For </w:t>
        </w:r>
        <w:proofErr w:type="spellStart"/>
        <w:r>
          <w:t>example</w:t>
        </w:r>
        <w:proofErr w:type="spellEnd"/>
        <w:r>
          <w:t xml:space="preserve">, </w:t>
        </w:r>
      </w:ins>
      <w:proofErr w:type="spellStart"/>
      <w:ins w:id="1591" w:author="Adrian Moir (amoir)" w:date="2024-11-19T15:44:00Z">
        <w:r w:rsidRPr="00324181">
          <w:rPr>
            <w:rFonts w:ascii="Courier New" w:hAnsi="Courier New" w:cs="Courier New"/>
            <w:sz w:val="20"/>
            <w:szCs w:val="20"/>
            <w:rPrChange w:id="1592" w:author="Adrian Moir (amoir)" w:date="2024-11-19T15:44:00Z" w16du:dateUtc="2024-11-19T15:44:00Z">
              <w:rPr/>
            </w:rPrChange>
          </w:rPr>
          <w:t>uhd_</w:t>
        </w:r>
        <w:proofErr w:type="gramStart"/>
        <w:r w:rsidRPr="00324181">
          <w:rPr>
            <w:rFonts w:ascii="Courier New" w:hAnsi="Courier New" w:cs="Courier New"/>
            <w:sz w:val="20"/>
            <w:szCs w:val="20"/>
            <w:rPrChange w:id="1593" w:author="Adrian Moir (amoir)" w:date="2024-11-19T15:44:00Z" w16du:dateUtc="2024-11-19T15:44:00Z">
              <w:rPr/>
            </w:rPrChange>
          </w:rPr>
          <w:t>pruned</w:t>
        </w:r>
        <w:proofErr w:type="spellEnd"/>
        <w:r w:rsidRPr="00324181">
          <w:rPr>
            <w:rFonts w:ascii="Courier New" w:hAnsi="Courier New" w:cs="Courier New"/>
            <w:sz w:val="20"/>
            <w:szCs w:val="20"/>
            <w:rPrChange w:id="1594" w:author="Adrian Moir (amoir)" w:date="2024-11-19T15:44:00Z" w16du:dateUtc="2024-11-19T15:44:00Z">
              <w:rPr/>
            </w:rPrChange>
          </w:rPr>
          <w:t xml:space="preserve"> :</w:t>
        </w:r>
        <w:proofErr w:type="gramEnd"/>
        <w:r w:rsidRPr="00324181">
          <w:rPr>
            <w:rFonts w:ascii="Courier New" w:hAnsi="Courier New" w:cs="Courier New"/>
            <w:sz w:val="20"/>
            <w:szCs w:val="20"/>
            <w:rPrChange w:id="1595" w:author="Adrian Moir (amoir)" w:date="2024-11-19T15:44:00Z" w16du:dateUtc="2024-11-19T15:44:00Z">
              <w:rPr/>
            </w:rPrChange>
          </w:rPr>
          <w:t xml:space="preserve"> 7250</w:t>
        </w:r>
      </w:ins>
    </w:p>
    <w:p w14:paraId="422AE5E3" w14:textId="77777777" w:rsidR="002E0EAC" w:rsidRPr="002F28C7" w:rsidRDefault="002E0EAC">
      <w:pPr>
        <w:ind w:left="1440"/>
        <w:rPr>
          <w:ins w:id="1596" w:author="Adrian Moir (amoir)" w:date="2024-11-18T11:05:00Z" w16du:dateUtc="2024-11-18T11:05:00Z"/>
          <w:rFonts w:ascii="Courier New" w:hAnsi="Courier New" w:cs="Courier New"/>
          <w:sz w:val="20"/>
          <w:szCs w:val="20"/>
          <w:rPrChange w:id="1597" w:author="Adrian Moir (amoir)" w:date="2024-11-19T15:43:00Z" w16du:dateUtc="2024-11-19T15:43:00Z">
            <w:rPr>
              <w:ins w:id="1598" w:author="Adrian Moir (amoir)" w:date="2024-11-18T11:05:00Z" w16du:dateUtc="2024-11-18T11:05:00Z"/>
            </w:rPr>
          </w:rPrChange>
        </w:rPr>
        <w:pPrChange w:id="1599" w:author="Adrian Moir (amoir)" w:date="2024-11-19T18:17:00Z" w16du:dateUtc="2024-11-19T18:17:00Z">
          <w:pPr/>
        </w:pPrChange>
      </w:pPr>
      <w:proofErr w:type="spellStart"/>
      <w:ins w:id="1600" w:author="Adrian Moir (amoir)" w:date="2024-11-18T17:37:00Z" w16du:dateUtc="2024-11-18T17:37:00Z">
        <w:r>
          <w:t>Checking</w:t>
        </w:r>
        <w:proofErr w:type="spellEnd"/>
        <w:r>
          <w:t xml:space="preserve"> </w:t>
        </w:r>
        <w:proofErr w:type="spellStart"/>
        <w:r>
          <w:t>which</w:t>
        </w:r>
        <w:proofErr w:type="spellEnd"/>
        <w:r>
          <w:t xml:space="preserve"> </w:t>
        </w:r>
        <w:proofErr w:type="spellStart"/>
        <w:r>
          <w:t>dictionary</w:t>
        </w:r>
        <w:proofErr w:type="spellEnd"/>
        <w:r>
          <w:t xml:space="preserve"> </w:t>
        </w:r>
        <w:proofErr w:type="spellStart"/>
        <w:r>
          <w:t>size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runn</w:t>
        </w:r>
      </w:ins>
      <w:ins w:id="1601" w:author="Adrian Moir (amoir)" w:date="2024-11-18T17:38:00Z" w16du:dateUtc="2024-11-18T17:38:00Z">
        <w:r>
          <w:t>ing</w:t>
        </w:r>
        <w:proofErr w:type="spellEnd"/>
        <w:r>
          <w:t xml:space="preserve"> a </w:t>
        </w:r>
        <w:proofErr w:type="spellStart"/>
        <w:r>
          <w:t>simple</w:t>
        </w:r>
        <w:proofErr w:type="spellEnd"/>
        <w:r>
          <w:t xml:space="preserve"> </w:t>
        </w:r>
        <w:proofErr w:type="spellStart"/>
        <w:r>
          <w:t>list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</w:ins>
      <w:proofErr w:type="spellStart"/>
      <w:ins w:id="1602" w:author="Adrian Moir (amoir)" w:date="2024-11-19T15:24:00Z" w16du:dateUtc="2024-11-19T15:24:00Z">
        <w:r>
          <w:t>t</w:t>
        </w:r>
      </w:ins>
      <w:ins w:id="1603" w:author="Adrian Moir (amoir)" w:date="2024-11-18T17:38:00Z" w16du:dateUtc="2024-11-18T17:38:00Z">
        <w:r>
          <w:t>he</w:t>
        </w:r>
        <w:proofErr w:type="spellEnd"/>
        <w:r>
          <w:t xml:space="preserve"> </w:t>
        </w:r>
        <w:proofErr w:type="spellStart"/>
        <w:r>
          <w:t>files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</w:ins>
      <w:proofErr w:type="spellStart"/>
      <w:ins w:id="1604" w:author="Adrian Moir (amoir)" w:date="2024-11-19T15:44:00Z" w16du:dateUtc="2024-11-19T15:44:00Z">
        <w:r>
          <w:t>the</w:t>
        </w:r>
        <w:proofErr w:type="spellEnd"/>
        <w:r>
          <w:t xml:space="preserve"> </w:t>
        </w:r>
        <w:proofErr w:type="spellStart"/>
        <w:r>
          <w:t>meta-data</w:t>
        </w:r>
        <w:proofErr w:type="spellEnd"/>
        <w:r>
          <w:t xml:space="preserve"> </w:t>
        </w:r>
        <w:proofErr w:type="spellStart"/>
        <w:r>
          <w:t>dictionary</w:t>
        </w:r>
        <w:proofErr w:type="spellEnd"/>
        <w:r>
          <w:t xml:space="preserve"> </w:t>
        </w:r>
        <w:proofErr w:type="spellStart"/>
        <w:r>
          <w:t>location</w:t>
        </w:r>
        <w:proofErr w:type="spellEnd"/>
        <w:r>
          <w:t>.</w:t>
        </w:r>
      </w:ins>
    </w:p>
    <w:p w14:paraId="02C20651" w14:textId="77777777" w:rsidR="002E0EAC" w:rsidRDefault="002E0EAC">
      <w:pPr>
        <w:ind w:left="1440"/>
        <w:rPr>
          <w:ins w:id="1605" w:author="Adrian Moir (amoir)" w:date="2024-11-19T15:10:00Z" w16du:dateUtc="2024-11-19T15:10:00Z"/>
        </w:rPr>
        <w:pPrChange w:id="1606" w:author="Adrian Moir (amoir)" w:date="2024-11-19T18:17:00Z" w16du:dateUtc="2024-11-19T18:17:00Z">
          <w:pPr/>
        </w:pPrChange>
      </w:pPr>
    </w:p>
    <w:p w14:paraId="68790486" w14:textId="77777777" w:rsidR="002E0EAC" w:rsidRDefault="002E0EAC">
      <w:pPr>
        <w:ind w:left="1440"/>
        <w:rPr>
          <w:ins w:id="1607" w:author="Adrian Moir (amoir)" w:date="2024-11-19T15:22:00Z" w16du:dateUtc="2024-11-19T15:22:00Z"/>
        </w:rPr>
        <w:pPrChange w:id="1608" w:author="Adrian Moir (amoir)" w:date="2024-11-19T18:17:00Z" w16du:dateUtc="2024-11-19T18:17:00Z">
          <w:pPr/>
        </w:pPrChange>
      </w:pPr>
      <w:ins w:id="1609" w:author="Adrian Moir (amoir)" w:date="2024-11-19T15:10:00Z" w16du:dateUtc="2024-11-19T15:10:00Z">
        <w:r>
          <w:t xml:space="preserve">To </w:t>
        </w:r>
        <w:proofErr w:type="spellStart"/>
        <w:r>
          <w:t>determin</w:t>
        </w:r>
      </w:ins>
      <w:ins w:id="1610" w:author="Adrian Moir (amoir)" w:date="2024-11-19T15:19:00Z" w16du:dateUtc="2024-11-19T15:19:00Z">
        <w:r>
          <w:t>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current</w:t>
        </w:r>
        <w:proofErr w:type="spellEnd"/>
        <w:r>
          <w:t xml:space="preserve"> </w:t>
        </w:r>
        <w:proofErr w:type="spellStart"/>
        <w:r>
          <w:t>si</w:t>
        </w:r>
      </w:ins>
      <w:ins w:id="1611" w:author="Adrian Moir (amoir)" w:date="2024-11-19T15:20:00Z" w16du:dateUtc="2024-11-19T15:20:00Z">
        <w:r>
          <w:t>ze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dictionary</w:t>
        </w:r>
        <w:proofErr w:type="spellEnd"/>
        <w:r>
          <w:t xml:space="preserve"> </w:t>
        </w:r>
      </w:ins>
      <w:ins w:id="1612" w:author="Adrian Moir (amoir)" w:date="2024-11-19T15:21:00Z" w16du:dateUtc="2024-11-19T15:21:00Z">
        <w:r>
          <w:t xml:space="preserve">a </w:t>
        </w:r>
        <w:proofErr w:type="spellStart"/>
        <w:r>
          <w:t>list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directo</w:t>
        </w:r>
      </w:ins>
      <w:ins w:id="1613" w:author="Adrian Moir (amoir)" w:date="2024-11-19T15:22:00Z" w16du:dateUtc="2024-11-19T15:22:00Z">
        <w:r>
          <w:t>ry</w:t>
        </w:r>
        <w:proofErr w:type="spellEnd"/>
        <w:r>
          <w:t xml:space="preserve"> </w:t>
        </w:r>
        <w:proofErr w:type="spellStart"/>
        <w:r>
          <w:t>location</w:t>
        </w:r>
        <w:proofErr w:type="spellEnd"/>
        <w:r>
          <w:t xml:space="preserve"> </w:t>
        </w:r>
        <w:proofErr w:type="spellStart"/>
        <w:r>
          <w:t>will</w:t>
        </w:r>
        <w:proofErr w:type="spellEnd"/>
        <w:r>
          <w:t xml:space="preserve"> </w:t>
        </w:r>
        <w:proofErr w:type="spellStart"/>
        <w:r>
          <w:t>reveal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file</w:t>
        </w:r>
        <w:proofErr w:type="spellEnd"/>
        <w:r>
          <w:t xml:space="preserve"> </w:t>
        </w:r>
        <w:proofErr w:type="spellStart"/>
        <w:r>
          <w:t>names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use</w:t>
        </w:r>
      </w:ins>
      <w:proofErr w:type="spellEnd"/>
      <w:ins w:id="1614" w:author="Adrian Moir (amoir)" w:date="2024-11-19T16:16:00Z" w16du:dateUtc="2024-11-19T16:16:00Z">
        <w:r>
          <w:t xml:space="preserve">,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last</w:t>
        </w:r>
        <w:proofErr w:type="spellEnd"/>
        <w:r>
          <w:t xml:space="preserve"> </w:t>
        </w:r>
        <w:proofErr w:type="spellStart"/>
        <w:r>
          <w:t>two</w:t>
        </w:r>
        <w:proofErr w:type="spellEnd"/>
        <w:r>
          <w:t xml:space="preserve"> </w:t>
        </w:r>
        <w:proofErr w:type="spellStart"/>
        <w:r>
          <w:t>numbers</w:t>
        </w:r>
        <w:proofErr w:type="spellEnd"/>
        <w:r>
          <w:t xml:space="preserve"> </w:t>
        </w:r>
        <w:proofErr w:type="spellStart"/>
        <w:r>
          <w:t>on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file</w:t>
        </w:r>
        <w:proofErr w:type="spellEnd"/>
        <w:r>
          <w:t xml:space="preserve"> </w:t>
        </w:r>
        <w:proofErr w:type="spellStart"/>
        <w:r>
          <w:t>name</w:t>
        </w:r>
        <w:proofErr w:type="spellEnd"/>
        <w:r>
          <w:t xml:space="preserve"> </w:t>
        </w:r>
        <w:proofErr w:type="spellStart"/>
        <w:r>
          <w:t>indicate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shift</w:t>
        </w:r>
        <w:proofErr w:type="spellEnd"/>
        <w:r>
          <w:t xml:space="preserve"> </w:t>
        </w:r>
        <w:proofErr w:type="spellStart"/>
        <w:proofErr w:type="gramStart"/>
        <w:r>
          <w:t>size</w:t>
        </w:r>
        <w:proofErr w:type="spellEnd"/>
        <w:r>
          <w:t>..</w:t>
        </w:r>
      </w:ins>
      <w:proofErr w:type="gramEnd"/>
    </w:p>
    <w:p w14:paraId="05AF843E" w14:textId="77777777" w:rsidR="002E0EAC" w:rsidRDefault="002E0EAC">
      <w:pPr>
        <w:ind w:left="1440"/>
        <w:rPr>
          <w:ins w:id="1615" w:author="Adrian Moir (amoir)" w:date="2024-11-19T15:22:00Z" w16du:dateUtc="2024-11-19T15:22:00Z"/>
        </w:rPr>
        <w:pPrChange w:id="1616" w:author="Adrian Moir (amoir)" w:date="2024-11-19T18:17:00Z" w16du:dateUtc="2024-11-19T18:17:00Z">
          <w:pPr/>
        </w:pPrChange>
      </w:pPr>
    </w:p>
    <w:p w14:paraId="3970F6CC" w14:textId="77777777" w:rsidR="002E0EAC" w:rsidRDefault="002E0EAC">
      <w:pPr>
        <w:ind w:left="720"/>
        <w:rPr>
          <w:ins w:id="1617" w:author="Adrian Moir (amoir)" w:date="2024-11-19T15:23:00Z" w16du:dateUtc="2024-11-19T15:23:00Z"/>
          <w:rFonts w:ascii="Courier New" w:hAnsi="Courier New" w:cs="Courier New"/>
          <w:sz w:val="16"/>
          <w:szCs w:val="16"/>
        </w:rPr>
        <w:pPrChange w:id="1618" w:author="Adrian Moir (amoir)" w:date="2024-11-19T18:00:00Z" w16du:dateUtc="2024-11-19T18:00:00Z">
          <w:pPr/>
        </w:pPrChange>
      </w:pPr>
      <w:ins w:id="1619" w:author="Adrian Moir (amoir)" w:date="2024-11-19T15:22:00Z" w16du:dateUtc="2024-11-19T15:22:00Z">
        <w:r>
          <w:tab/>
        </w:r>
        <w:r w:rsidRPr="0084316C">
          <w:rPr>
            <w:rFonts w:ascii="Courier New" w:hAnsi="Courier New" w:cs="Courier New"/>
            <w:sz w:val="16"/>
            <w:szCs w:val="16"/>
            <w:rPrChange w:id="1620" w:author="Adrian Moir (amoir)" w:date="2024-11-19T15:22:00Z" w16du:dateUtc="2024-11-19T15:22:00Z">
              <w:rPr/>
            </w:rPrChange>
          </w:rPr>
          <w:t>#ls -</w:t>
        </w:r>
        <w:proofErr w:type="spellStart"/>
        <w:r w:rsidRPr="0084316C">
          <w:rPr>
            <w:rFonts w:ascii="Courier New" w:hAnsi="Courier New" w:cs="Courier New"/>
            <w:sz w:val="16"/>
            <w:szCs w:val="16"/>
            <w:rPrChange w:id="1621" w:author="Adrian Moir (amoir)" w:date="2024-11-19T15:22:00Z" w16du:dateUtc="2024-11-19T15:22:00Z">
              <w:rPr/>
            </w:rPrChange>
          </w:rPr>
          <w:t>al</w:t>
        </w:r>
        <w:proofErr w:type="spellEnd"/>
        <w:r w:rsidRPr="0084316C">
          <w:rPr>
            <w:rFonts w:ascii="Courier New" w:hAnsi="Courier New" w:cs="Courier New"/>
            <w:sz w:val="16"/>
            <w:szCs w:val="16"/>
            <w:rPrChange w:id="1622" w:author="Adrian Moir (amoir)" w:date="2024-11-19T15:22:00Z" w16du:dateUtc="2024-11-19T15:22:00Z">
              <w:rPr/>
            </w:rPrChange>
          </w:rPr>
          <w:t xml:space="preserve"> </w:t>
        </w:r>
      </w:ins>
      <w:ins w:id="1623" w:author="Adrian Moir (amoir)" w:date="2024-11-19T15:22:00Z">
        <w:r w:rsidRPr="0084316C">
          <w:rPr>
            <w:rFonts w:ascii="Courier New" w:hAnsi="Courier New" w:cs="Courier New"/>
            <w:sz w:val="16"/>
            <w:szCs w:val="16"/>
            <w:rPrChange w:id="1624" w:author="Adrian Moir (amoir)" w:date="2024-11-19T15:22:00Z" w16du:dateUtc="2024-11-19T15:22:00Z">
              <w:rPr/>
            </w:rPrChange>
          </w:rPr>
          <w:t>/</w:t>
        </w:r>
        <w:proofErr w:type="spellStart"/>
        <w:r w:rsidRPr="0084316C">
          <w:rPr>
            <w:rFonts w:ascii="Courier New" w:hAnsi="Courier New" w:cs="Courier New"/>
            <w:sz w:val="16"/>
            <w:szCs w:val="16"/>
            <w:rPrChange w:id="1625" w:author="Adrian Moir (amoir)" w:date="2024-11-19T15:22:00Z" w16du:dateUtc="2024-11-19T15:22:00Z">
              <w:rPr/>
            </w:rPrChange>
          </w:rPr>
          <w:t>QSmetadata</w:t>
        </w:r>
        <w:proofErr w:type="spellEnd"/>
        <w:r w:rsidRPr="0084316C">
          <w:rPr>
            <w:rFonts w:ascii="Courier New" w:hAnsi="Courier New" w:cs="Courier New"/>
            <w:sz w:val="16"/>
            <w:szCs w:val="16"/>
            <w:rPrChange w:id="1626" w:author="Adrian Moir (amoir)" w:date="2024-11-19T15:22:00Z" w16du:dateUtc="2024-11-19T15:22:00Z">
              <w:rPr/>
            </w:rPrChange>
          </w:rPr>
          <w:t>/</w:t>
        </w:r>
        <w:proofErr w:type="spellStart"/>
        <w:r w:rsidRPr="0084316C">
          <w:rPr>
            <w:rFonts w:ascii="Courier New" w:hAnsi="Courier New" w:cs="Courier New"/>
            <w:sz w:val="16"/>
            <w:szCs w:val="16"/>
            <w:rPrChange w:id="1627" w:author="Adrian Moir (amoir)" w:date="2024-11-19T15:22:00Z" w16du:dateUtc="2024-11-19T15:22:00Z">
              <w:rPr/>
            </w:rPrChange>
          </w:rPr>
          <w:t>qs_metadata</w:t>
        </w:r>
        <w:proofErr w:type="spellEnd"/>
        <w:r w:rsidRPr="0084316C">
          <w:rPr>
            <w:rFonts w:ascii="Courier New" w:hAnsi="Courier New" w:cs="Courier New"/>
            <w:sz w:val="16"/>
            <w:szCs w:val="16"/>
            <w:rPrChange w:id="1628" w:author="Adrian Moir (amoir)" w:date="2024-11-19T15:22:00Z" w16du:dateUtc="2024-11-19T15:22:00Z">
              <w:rPr/>
            </w:rPrChange>
          </w:rPr>
          <w:t>/dict2</w:t>
        </w:r>
      </w:ins>
    </w:p>
    <w:p w14:paraId="3DB8B365" w14:textId="77777777" w:rsidR="002E0EAC" w:rsidRDefault="002E0EAC">
      <w:pPr>
        <w:ind w:left="720"/>
        <w:rPr>
          <w:ins w:id="1629" w:author="Adrian Moir (amoir)" w:date="2024-11-19T15:23:00Z" w16du:dateUtc="2024-11-19T15:23:00Z"/>
          <w:rFonts w:ascii="Courier New" w:hAnsi="Courier New" w:cs="Courier New"/>
          <w:sz w:val="16"/>
          <w:szCs w:val="16"/>
        </w:rPr>
        <w:pPrChange w:id="1630" w:author="Adrian Moir (amoir)" w:date="2024-11-19T18:00:00Z" w16du:dateUtc="2024-11-19T18:00:00Z">
          <w:pPr/>
        </w:pPrChange>
      </w:pPr>
    </w:p>
    <w:p w14:paraId="71C707E0" w14:textId="77777777" w:rsidR="002E0EAC" w:rsidRPr="0084316C" w:rsidRDefault="002E0EAC">
      <w:pPr>
        <w:ind w:left="1440"/>
        <w:rPr>
          <w:ins w:id="1631" w:author="Adrian Moir (amoir)" w:date="2024-11-18T11:06:00Z" w16du:dateUtc="2024-11-18T11:06:00Z"/>
          <w:rFonts w:ascii="Courier New" w:hAnsi="Courier New" w:cs="Courier New"/>
          <w:sz w:val="16"/>
          <w:szCs w:val="16"/>
          <w:rPrChange w:id="1632" w:author="Adrian Moir (amoir)" w:date="2024-11-19T15:22:00Z" w16du:dateUtc="2024-11-19T15:22:00Z">
            <w:rPr>
              <w:ins w:id="1633" w:author="Adrian Moir (amoir)" w:date="2024-11-18T11:06:00Z" w16du:dateUtc="2024-11-18T11:06:00Z"/>
            </w:rPr>
          </w:rPrChange>
        </w:rPr>
        <w:pPrChange w:id="1634" w:author="Adrian Moir (amoir)" w:date="2024-11-19T18:00:00Z" w16du:dateUtc="2024-11-19T18:00:00Z">
          <w:pPr/>
        </w:pPrChange>
      </w:pPr>
      <w:ins w:id="1635" w:author="Adrian Moir (amoir)" w:date="2024-11-19T15:23:00Z">
        <w:r w:rsidRPr="00BA29C8">
          <w:rPr>
            <w:rFonts w:ascii="Courier New" w:hAnsi="Courier New" w:cs="Courier New"/>
            <w:sz w:val="16"/>
            <w:szCs w:val="16"/>
          </w:rPr>
          <w:t>-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rw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-------. 1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root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</w:t>
        </w:r>
        <w:proofErr w:type="spellStart"/>
        <w:proofErr w:type="gramStart"/>
        <w:r w:rsidRPr="00BA29C8">
          <w:rPr>
            <w:rFonts w:ascii="Courier New" w:hAnsi="Courier New" w:cs="Courier New"/>
            <w:sz w:val="16"/>
            <w:szCs w:val="16"/>
          </w:rPr>
          <w:t>root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>  68723736576</w:t>
        </w:r>
        <w:proofErr w:type="gramEnd"/>
        <w:r w:rsidRPr="00BA29C8">
          <w:rPr>
            <w:rFonts w:ascii="Courier New" w:hAnsi="Courier New" w:cs="Courier New"/>
            <w:sz w:val="16"/>
            <w:szCs w:val="16"/>
          </w:rPr>
          <w:t xml:space="preserve">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Nov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18 11:47 dict19</w:t>
        </w:r>
        <w:r w:rsidRPr="00BA29C8">
          <w:rPr>
            <w:rFonts w:ascii="Courier New" w:hAnsi="Courier New" w:cs="Courier New"/>
            <w:sz w:val="16"/>
            <w:szCs w:val="16"/>
          </w:rPr>
          <w:br/>
          <w:t>-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rw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-------. 1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root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root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137447407616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Nov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18 11:47 dict20</w:t>
        </w:r>
        <w:r w:rsidRPr="00BA29C8">
          <w:rPr>
            <w:rFonts w:ascii="Courier New" w:hAnsi="Courier New" w:cs="Courier New"/>
            <w:sz w:val="16"/>
            <w:szCs w:val="16"/>
          </w:rPr>
          <w:br/>
          <w:t>-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rw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-------. 1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root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root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274894749696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Nov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18 11:48 dict21</w:t>
        </w:r>
        <w:r w:rsidRPr="00BA29C8">
          <w:rPr>
            <w:rFonts w:ascii="Courier New" w:hAnsi="Courier New" w:cs="Courier New"/>
            <w:sz w:val="16"/>
            <w:szCs w:val="16"/>
          </w:rPr>
          <w:br/>
          <w:t>-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rw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-------. 1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root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root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343631003648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Nov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18 11:49 dict22</w:t>
        </w:r>
        <w:r w:rsidRPr="00BA29C8">
          <w:rPr>
            <w:rFonts w:ascii="Courier New" w:hAnsi="Courier New" w:cs="Courier New"/>
            <w:sz w:val="16"/>
            <w:szCs w:val="16"/>
          </w:rPr>
          <w:br/>
          <w:t>-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rw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-------. 1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root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root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584182726656 </w:t>
        </w:r>
        <w:proofErr w:type="spellStart"/>
        <w:r w:rsidRPr="00BA29C8">
          <w:rPr>
            <w:rFonts w:ascii="Courier New" w:hAnsi="Courier New" w:cs="Courier New"/>
            <w:sz w:val="16"/>
            <w:szCs w:val="16"/>
          </w:rPr>
          <w:t>Nov</w:t>
        </w:r>
        <w:proofErr w:type="spellEnd"/>
        <w:r w:rsidRPr="00BA29C8">
          <w:rPr>
            <w:rFonts w:ascii="Courier New" w:hAnsi="Courier New" w:cs="Courier New"/>
            <w:sz w:val="16"/>
            <w:szCs w:val="16"/>
          </w:rPr>
          <w:t xml:space="preserve"> 18 11:49 dict23</w:t>
        </w:r>
      </w:ins>
    </w:p>
    <w:p w14:paraId="7B860293" w14:textId="77777777" w:rsidR="002E0EAC" w:rsidRDefault="002E0EAC">
      <w:pPr>
        <w:ind w:left="720"/>
        <w:rPr>
          <w:ins w:id="1636" w:author="Adrian Moir (amoir)" w:date="2024-11-19T17:34:00Z" w16du:dateUtc="2024-11-19T17:34:00Z"/>
        </w:rPr>
        <w:pPrChange w:id="1637" w:author="Adrian Moir (amoir)" w:date="2024-11-19T18:00:00Z" w16du:dateUtc="2024-11-19T18:00:00Z">
          <w:pPr/>
        </w:pPrChange>
      </w:pPr>
    </w:p>
    <w:p w14:paraId="5F1DB850" w14:textId="77777777" w:rsidR="002E0EAC" w:rsidRDefault="002E0EAC">
      <w:pPr>
        <w:ind w:left="1440"/>
        <w:rPr>
          <w:ins w:id="1638" w:author="Adrian Moir (amoir)" w:date="2024-11-19T18:00:00Z" w16du:dateUtc="2024-11-19T18:00:00Z"/>
        </w:rPr>
        <w:pPrChange w:id="1639" w:author="Adrian Moir (amoir)" w:date="2024-11-19T18:24:00Z" w16du:dateUtc="2024-11-19T18:24:00Z">
          <w:pPr>
            <w:ind w:left="720"/>
          </w:pPr>
        </w:pPrChange>
      </w:pPr>
      <w:proofErr w:type="spellStart"/>
      <w:ins w:id="1640" w:author="Adrian Moir (amoir)" w:date="2024-11-19T16:16:00Z" w16du:dateUtc="2024-11-19T16:16:00Z">
        <w:r>
          <w:t>Each</w:t>
        </w:r>
        <w:proofErr w:type="spellEnd"/>
        <w:r>
          <w:t xml:space="preserve"> Shift </w:t>
        </w:r>
        <w:proofErr w:type="spellStart"/>
        <w:r>
          <w:t>size</w:t>
        </w:r>
        <w:proofErr w:type="spellEnd"/>
        <w:r>
          <w:t xml:space="preserve"> </w:t>
        </w:r>
        <w:proofErr w:type="spellStart"/>
        <w:r>
          <w:t>has</w:t>
        </w:r>
        <w:proofErr w:type="spellEnd"/>
        <w:r>
          <w:t xml:space="preserve"> a </w:t>
        </w:r>
        <w:proofErr w:type="spellStart"/>
        <w:r>
          <w:t>maximum</w:t>
        </w:r>
        <w:proofErr w:type="spellEnd"/>
        <w:r>
          <w:t xml:space="preserve"> </w:t>
        </w:r>
        <w:proofErr w:type="spellStart"/>
        <w:r>
          <w:t>number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keys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can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used</w:t>
        </w:r>
        <w:proofErr w:type="spellEnd"/>
        <w:r>
          <w:t xml:space="preserve"> </w:t>
        </w:r>
        <w:proofErr w:type="spellStart"/>
        <w:r>
          <w:t>t</w:t>
        </w:r>
      </w:ins>
      <w:ins w:id="1641" w:author="Adrian Moir (amoir)" w:date="2024-11-19T16:17:00Z" w16du:dateUtc="2024-11-19T16:17:00Z">
        <w:r>
          <w:t>o</w:t>
        </w:r>
        <w:proofErr w:type="spellEnd"/>
        <w:r>
          <w:t xml:space="preserve"> </w:t>
        </w:r>
        <w:proofErr w:type="spellStart"/>
        <w:r>
          <w:t>reference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stored</w:t>
        </w:r>
        <w:proofErr w:type="spellEnd"/>
        <w:r>
          <w:t xml:space="preserve"> </w:t>
        </w:r>
        <w:proofErr w:type="spellStart"/>
        <w:r>
          <w:t>data</w:t>
        </w:r>
        <w:proofErr w:type="spellEnd"/>
        <w:r>
          <w:t xml:space="preserve"> </w:t>
        </w:r>
        <w:proofErr w:type="spellStart"/>
        <w:r>
          <w:t>chunks</w:t>
        </w:r>
        <w:proofErr w:type="spellEnd"/>
        <w:r>
          <w:t>.</w:t>
        </w:r>
      </w:ins>
      <w:ins w:id="1642" w:author="Adrian Moir (amoir)" w:date="2024-11-19T18:24:00Z" w16du:dateUtc="2024-11-19T18:24:00Z">
        <w:r>
          <w:t xml:space="preserve"> </w:t>
        </w:r>
      </w:ins>
      <w:ins w:id="1643" w:author="Adrian Moir (amoir)" w:date="2024-11-19T16:17:00Z" w16du:dateUtc="2024-11-19T16:17:00Z">
        <w:r>
          <w:t>With a 2</w:t>
        </w:r>
      </w:ins>
      <w:ins w:id="1644" w:author="Adrian Moir (amoir)" w:date="2024-11-19T16:18:00Z" w16du:dateUtc="2024-11-19T16:18:00Z">
        <w:r>
          <w:t xml:space="preserve">KiB </w:t>
        </w:r>
        <w:proofErr w:type="spellStart"/>
        <w:r>
          <w:t>page</w:t>
        </w:r>
        <w:proofErr w:type="spellEnd"/>
        <w:r>
          <w:t xml:space="preserve"> </w:t>
        </w:r>
        <w:proofErr w:type="spellStart"/>
        <w:r>
          <w:t>size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an</w:t>
        </w:r>
        <w:proofErr w:type="spellEnd"/>
        <w:r>
          <w:t xml:space="preserve"> </w:t>
        </w:r>
        <w:proofErr w:type="spellStart"/>
        <w:r>
          <w:t>average</w:t>
        </w:r>
        <w:proofErr w:type="spellEnd"/>
        <w:r>
          <w:t xml:space="preserve"> 32</w:t>
        </w:r>
      </w:ins>
      <w:ins w:id="1645" w:author="Adrian Moir (amoir)" w:date="2024-11-19T18:25:00Z" w16du:dateUtc="2024-11-19T18:25:00Z">
        <w:r>
          <w:t>K</w:t>
        </w:r>
      </w:ins>
      <w:ins w:id="1646" w:author="Adrian Moir (amoir)" w:date="2024-11-19T16:18:00Z" w16du:dateUtc="2024-11-19T16:18:00Z">
        <w:r>
          <w:t xml:space="preserve">iB </w:t>
        </w:r>
        <w:proofErr w:type="spellStart"/>
        <w:r>
          <w:t>chunk</w:t>
        </w:r>
        <w:proofErr w:type="spellEnd"/>
        <w:r>
          <w:t xml:space="preserve"> </w:t>
        </w:r>
        <w:proofErr w:type="spellStart"/>
        <w:r>
          <w:t>size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number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</w:ins>
      <w:proofErr w:type="spellStart"/>
      <w:ins w:id="1647" w:author="Adrian Moir (amoir)" w:date="2024-11-19T16:19:00Z" w16du:dateUtc="2024-11-19T16:19:00Z">
        <w:r>
          <w:t>referenceable</w:t>
        </w:r>
      </w:ins>
      <w:proofErr w:type="spellEnd"/>
      <w:ins w:id="1648" w:author="Adrian Moir (amoir)" w:date="2024-11-19T16:18:00Z" w16du:dateUtc="2024-11-19T16:18:00Z">
        <w:r>
          <w:t xml:space="preserve"> </w:t>
        </w:r>
      </w:ins>
      <w:proofErr w:type="spellStart"/>
      <w:ins w:id="1649" w:author="Adrian Moir (amoir)" w:date="2024-11-19T16:19:00Z" w16du:dateUtc="2024-11-19T16:19:00Z">
        <w:r>
          <w:t>chunk</w:t>
        </w:r>
        <w:proofErr w:type="spellEnd"/>
        <w:r>
          <w:t xml:space="preserve"> </w:t>
        </w:r>
        <w:proofErr w:type="spellStart"/>
        <w:r>
          <w:t>entries</w:t>
        </w:r>
        <w:proofErr w:type="spellEnd"/>
        <w:r>
          <w:t xml:space="preserve"> </w:t>
        </w:r>
        <w:proofErr w:type="spellStart"/>
        <w:r>
          <w:t>are</w:t>
        </w:r>
        <w:proofErr w:type="spellEnd"/>
        <w:r>
          <w:t xml:space="preserve"> </w:t>
        </w:r>
        <w:proofErr w:type="spellStart"/>
        <w:r>
          <w:t>shown</w:t>
        </w:r>
      </w:ins>
      <w:proofErr w:type="spellEnd"/>
      <w:ins w:id="1650" w:author="Adrian Moir (amoir)" w:date="2024-11-19T16:20:00Z" w16du:dateUtc="2024-11-19T16:20:00Z">
        <w:r>
          <w:t xml:space="preserve"> </w:t>
        </w:r>
        <w:proofErr w:type="spellStart"/>
        <w:r>
          <w:t>below</w:t>
        </w:r>
      </w:ins>
      <w:proofErr w:type="spellEnd"/>
      <w:ins w:id="1651" w:author="Adrian Moir (amoir)" w:date="2024-11-19T17:35:00Z" w16du:dateUtc="2024-11-19T17:35:00Z">
        <w:r>
          <w:t xml:space="preserve">. </w:t>
        </w:r>
        <w:proofErr w:type="spellStart"/>
        <w:r>
          <w:t>If</w:t>
        </w:r>
        <w:proofErr w:type="spellEnd"/>
        <w:r>
          <w:t xml:space="preserve"> a </w:t>
        </w:r>
        <w:proofErr w:type="spellStart"/>
        <w:r>
          <w:t>dictionary</w:t>
        </w:r>
      </w:ins>
      <w:proofErr w:type="spellEnd"/>
      <w:ins w:id="1652" w:author="Adrian Moir (amoir)" w:date="2024-11-19T17:49:00Z" w16du:dateUtc="2024-11-19T17:49:00Z">
        <w:r>
          <w:t xml:space="preserve"> </w:t>
        </w:r>
        <w:proofErr w:type="spellStart"/>
        <w:r>
          <w:t>needs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expanded</w:t>
        </w:r>
        <w:proofErr w:type="spellEnd"/>
        <w:r>
          <w:t xml:space="preserve">, </w:t>
        </w:r>
        <w:proofErr w:type="spellStart"/>
        <w:r>
          <w:t>extra</w:t>
        </w:r>
        <w:proofErr w:type="spellEnd"/>
        <w:r>
          <w:t xml:space="preserve"> </w:t>
        </w:r>
        <w:proofErr w:type="spellStart"/>
        <w:r>
          <w:t>disk</w:t>
        </w:r>
        <w:proofErr w:type="spellEnd"/>
        <w:r>
          <w:t xml:space="preserve"> </w:t>
        </w:r>
        <w:proofErr w:type="spellStart"/>
        <w:r>
          <w:t>space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RAM </w:t>
        </w:r>
        <w:proofErr w:type="spellStart"/>
        <w:r>
          <w:t>may</w:t>
        </w:r>
        <w:proofErr w:type="spellEnd"/>
        <w:r>
          <w:t xml:space="preserve"> </w:t>
        </w:r>
        <w:proofErr w:type="spellStart"/>
        <w:r>
          <w:t>need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added</w:t>
        </w:r>
      </w:ins>
      <w:proofErr w:type="spellEnd"/>
      <w:ins w:id="1653" w:author="Adrian Moir (amoir)" w:date="2024-11-19T17:50:00Z" w16du:dateUtc="2024-11-19T17:50:00Z">
        <w:r>
          <w:t xml:space="preserve"> </w:t>
        </w:r>
        <w:proofErr w:type="spellStart"/>
        <w:r>
          <w:t>as</w:t>
        </w:r>
        <w:proofErr w:type="spellEnd"/>
        <w:r>
          <w:t xml:space="preserve"> </w:t>
        </w:r>
        <w:proofErr w:type="spellStart"/>
        <w:r>
          <w:t>shown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</w:ins>
      <w:ins w:id="1654" w:author="Adrian Moir (amoir)" w:date="2024-11-19T18:03:00Z" w16du:dateUtc="2024-11-19T18:03:00Z">
        <w:r>
          <w:fldChar w:fldCharType="begin"/>
        </w:r>
        <w:r>
          <w:instrText>HYPERLINK  \l "_Table_1._–"</w:instrText>
        </w:r>
        <w:r>
          <w:fldChar w:fldCharType="separate"/>
        </w:r>
        <w:proofErr w:type="spellStart"/>
        <w:r w:rsidRPr="00C007F2">
          <w:rPr>
            <w:rStyle w:val="Hyperlink"/>
          </w:rPr>
          <w:t>table</w:t>
        </w:r>
        <w:proofErr w:type="spellEnd"/>
        <w:r w:rsidRPr="00C007F2">
          <w:rPr>
            <w:rStyle w:val="Hyperlink"/>
          </w:rPr>
          <w:t xml:space="preserve"> 1</w:t>
        </w:r>
        <w:r>
          <w:fldChar w:fldCharType="end"/>
        </w:r>
      </w:ins>
      <w:ins w:id="1655" w:author="Adrian Moir (amoir)" w:date="2024-11-19T17:50:00Z" w16du:dateUtc="2024-11-19T17:50:00Z">
        <w:r>
          <w:t xml:space="preserve"> </w:t>
        </w:r>
        <w:proofErr w:type="spellStart"/>
        <w:r>
          <w:t>below</w:t>
        </w:r>
      </w:ins>
      <w:proofErr w:type="spellEnd"/>
      <w:ins w:id="1656" w:author="Adrian Moir (amoir)" w:date="2024-11-19T18:00:00Z" w16du:dateUtc="2024-11-19T18:00:00Z">
        <w:r>
          <w:t>.</w:t>
        </w:r>
      </w:ins>
    </w:p>
    <w:p w14:paraId="0BAD9401" w14:textId="215AB708" w:rsidR="002E0EAC" w:rsidRPr="00A549C1" w:rsidRDefault="002E0EAC" w:rsidP="002E0EAC">
      <w:pPr>
        <w:rPr>
          <w:ins w:id="1657" w:author="Adrian Moir (amoir)" w:date="2024-11-19T16:16:00Z" w16du:dateUtc="2024-11-19T16:16:00Z"/>
          <w:lang w:val="en-GB"/>
        </w:rPr>
      </w:pPr>
    </w:p>
    <w:p w14:paraId="3572124E" w14:textId="77777777" w:rsidR="00A549C1" w:rsidRDefault="00A549C1">
      <w:pPr>
        <w:tabs>
          <w:tab w:val="clear" w:pos="576"/>
        </w:tabs>
        <w:rPr>
          <w:bCs/>
          <w:color w:val="535659" w:themeColor="text1"/>
          <w:sz w:val="24"/>
          <w:szCs w:val="24"/>
          <w:lang w:val="en-US"/>
        </w:rPr>
      </w:pPr>
      <w:bookmarkStart w:id="1658" w:name="_Table_1._–"/>
      <w:bookmarkEnd w:id="1658"/>
      <w:r>
        <w:rPr>
          <w:b/>
          <w:bCs/>
          <w:sz w:val="24"/>
          <w:szCs w:val="24"/>
        </w:rPr>
        <w:br w:type="page"/>
      </w:r>
    </w:p>
    <w:p w14:paraId="1D13AC61" w14:textId="302C7ADC" w:rsidR="002E0EAC" w:rsidRPr="000B102F" w:rsidRDefault="002E0EAC">
      <w:pPr>
        <w:pStyle w:val="Heading3"/>
        <w:rPr>
          <w:ins w:id="1659" w:author="Adrian Moir (amoir)" w:date="2024-11-19T16:20:00Z" w16du:dateUtc="2024-11-19T16:20:00Z"/>
          <w:bCs/>
          <w:sz w:val="24"/>
          <w:szCs w:val="24"/>
        </w:rPr>
        <w:pPrChange w:id="1660" w:author="Adrian Moir (amoir)" w:date="2024-11-19T18:30:00Z" w16du:dateUtc="2024-11-19T18:30:00Z">
          <w:pPr/>
        </w:pPrChange>
      </w:pPr>
      <w:bookmarkStart w:id="1661" w:name="_Toc184641413"/>
      <w:ins w:id="1662" w:author="Adrian Moir (amoir)" w:date="2024-11-19T17:55:00Z" w16du:dateUtc="2024-11-19T17:55:00Z">
        <w:r w:rsidRPr="000B102F">
          <w:rPr>
            <w:b w:val="0"/>
            <w:bCs/>
            <w:sz w:val="24"/>
            <w:szCs w:val="24"/>
          </w:rPr>
          <w:lastRenderedPageBreak/>
          <w:t>Table 1. – Dictionary Sizing Requirements</w:t>
        </w:r>
      </w:ins>
      <w:bookmarkEnd w:id="1661"/>
      <w:ins w:id="1663" w:author="Adrian Moir (amoir)" w:date="2024-11-19T16:20:00Z" w16du:dateUtc="2024-11-19T16:20:00Z">
        <w:r w:rsidRPr="000B102F">
          <w:rPr>
            <w:b w:val="0"/>
            <w:bCs/>
            <w:sz w:val="24"/>
            <w:szCs w:val="24"/>
          </w:rPr>
          <w:tab/>
        </w:r>
      </w:ins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1276"/>
        <w:gridCol w:w="992"/>
        <w:gridCol w:w="1843"/>
        <w:gridCol w:w="1559"/>
        <w:gridCol w:w="1276"/>
        <w:gridCol w:w="1134"/>
        <w:gridCol w:w="1270"/>
      </w:tblGrid>
      <w:tr w:rsidR="00127CBB" w:rsidRPr="00BF6F8F" w14:paraId="29BE6CC7" w14:textId="77777777" w:rsidTr="00127CBB">
        <w:trPr>
          <w:ins w:id="1664" w:author="Adrian Moir (amoir)" w:date="2024-11-19T16:20:00Z"/>
        </w:trPr>
        <w:tc>
          <w:tcPr>
            <w:tcW w:w="1413" w:type="dxa"/>
          </w:tcPr>
          <w:p w14:paraId="16C8B9B1" w14:textId="77777777" w:rsidR="002E0EAC" w:rsidRPr="009F6FCC" w:rsidRDefault="002E0EAC">
            <w:pPr>
              <w:jc w:val="center"/>
              <w:rPr>
                <w:ins w:id="1665" w:author="Adrian Moir (amoir)" w:date="2024-11-19T16:20:00Z" w16du:dateUtc="2024-11-19T16:20:00Z"/>
                <w:sz w:val="16"/>
                <w:szCs w:val="16"/>
                <w:rPrChange w:id="1666" w:author="Adrian Moir (amoir)" w:date="2024-11-19T17:51:00Z" w16du:dateUtc="2024-11-19T17:51:00Z">
                  <w:rPr>
                    <w:ins w:id="1667" w:author="Adrian Moir (amoir)" w:date="2024-11-19T16:20:00Z" w16du:dateUtc="2024-11-19T16:20:00Z"/>
                  </w:rPr>
                </w:rPrChange>
              </w:rPr>
              <w:pPrChange w:id="1668" w:author="Adrian Moir (amoir)" w:date="2024-11-19T16:23:00Z" w16du:dateUtc="2024-11-19T16:23:00Z">
                <w:pPr/>
              </w:pPrChange>
            </w:pPr>
            <w:proofErr w:type="spellStart"/>
            <w:ins w:id="1669" w:author="Adrian Moir (amoir)" w:date="2024-11-19T16:20:00Z" w16du:dateUtc="2024-11-19T16:20:00Z">
              <w:r w:rsidRPr="009F6FCC">
                <w:rPr>
                  <w:sz w:val="16"/>
                  <w:szCs w:val="16"/>
                  <w:rPrChange w:id="1670" w:author="Adrian Moir (amoir)" w:date="2024-11-19T17:51:00Z" w16du:dateUtc="2024-11-19T17:51:00Z">
                    <w:rPr/>
                  </w:rPrChange>
                </w:rPr>
                <w:t>Dictionary</w:t>
              </w:r>
              <w:proofErr w:type="spellEnd"/>
              <w:r w:rsidRPr="009F6FCC">
                <w:rPr>
                  <w:sz w:val="16"/>
                  <w:szCs w:val="16"/>
                  <w:rPrChange w:id="1671" w:author="Adrian Moir (amoir)" w:date="2024-11-19T17:51:00Z" w16du:dateUtc="2024-11-19T17:51:00Z">
                    <w:rPr/>
                  </w:rPrChange>
                </w:rPr>
                <w:t xml:space="preserve"> Shift </w:t>
              </w:r>
              <w:proofErr w:type="spellStart"/>
              <w:r w:rsidRPr="009F6FCC">
                <w:rPr>
                  <w:sz w:val="16"/>
                  <w:szCs w:val="16"/>
                  <w:rPrChange w:id="1672" w:author="Adrian Moir (amoir)" w:date="2024-11-19T17:51:00Z" w16du:dateUtc="2024-11-19T17:51:00Z">
                    <w:rPr/>
                  </w:rPrChange>
                </w:rPr>
                <w:t>number</w:t>
              </w:r>
              <w:proofErr w:type="spellEnd"/>
            </w:ins>
          </w:p>
        </w:tc>
        <w:tc>
          <w:tcPr>
            <w:tcW w:w="1276" w:type="dxa"/>
          </w:tcPr>
          <w:p w14:paraId="2D887479" w14:textId="77777777" w:rsidR="002E0EAC" w:rsidRPr="009F6FCC" w:rsidRDefault="002E0EAC">
            <w:pPr>
              <w:jc w:val="center"/>
              <w:rPr>
                <w:ins w:id="1673" w:author="Adrian Moir (amoir)" w:date="2024-11-19T16:20:00Z" w16du:dateUtc="2024-11-19T16:20:00Z"/>
                <w:sz w:val="16"/>
                <w:szCs w:val="16"/>
                <w:rPrChange w:id="1674" w:author="Adrian Moir (amoir)" w:date="2024-11-19T17:51:00Z" w16du:dateUtc="2024-11-19T17:51:00Z">
                  <w:rPr>
                    <w:ins w:id="1675" w:author="Adrian Moir (amoir)" w:date="2024-11-19T16:20:00Z" w16du:dateUtc="2024-11-19T16:20:00Z"/>
                  </w:rPr>
                </w:rPrChange>
              </w:rPr>
              <w:pPrChange w:id="1676" w:author="Adrian Moir (amoir)" w:date="2024-11-19T16:23:00Z" w16du:dateUtc="2024-11-19T16:23:00Z">
                <w:pPr/>
              </w:pPrChange>
            </w:pPr>
            <w:ins w:id="1677" w:author="Adrian Moir (amoir)" w:date="2024-11-19T16:21:00Z" w16du:dateUtc="2024-11-19T16:21:00Z">
              <w:r w:rsidRPr="009F6FCC">
                <w:rPr>
                  <w:sz w:val="16"/>
                  <w:szCs w:val="16"/>
                  <w:rPrChange w:id="1678" w:author="Adrian Moir (amoir)" w:date="2024-11-19T17:51:00Z" w16du:dateUtc="2024-11-19T17:51:00Z">
                    <w:rPr/>
                  </w:rPrChange>
                </w:rPr>
                <w:t xml:space="preserve">Number </w:t>
              </w:r>
              <w:proofErr w:type="spellStart"/>
              <w:r w:rsidRPr="009F6FCC">
                <w:rPr>
                  <w:sz w:val="16"/>
                  <w:szCs w:val="16"/>
                  <w:rPrChange w:id="1679" w:author="Adrian Moir (amoir)" w:date="2024-11-19T17:51:00Z" w16du:dateUtc="2024-11-19T17:51:00Z">
                    <w:rPr/>
                  </w:rPrChange>
                </w:rPr>
                <w:t>of</w:t>
              </w:r>
              <w:proofErr w:type="spellEnd"/>
              <w:r w:rsidRPr="009F6FCC">
                <w:rPr>
                  <w:sz w:val="16"/>
                  <w:szCs w:val="16"/>
                  <w:rPrChange w:id="1680" w:author="Adrian Moir (amoir)" w:date="2024-11-19T17:51:00Z" w16du:dateUtc="2024-11-19T17:51:00Z">
                    <w:rPr/>
                  </w:rPrChange>
                </w:rPr>
                <w:t xml:space="preserve"> </w:t>
              </w:r>
              <w:proofErr w:type="spellStart"/>
              <w:r w:rsidRPr="009F6FCC">
                <w:rPr>
                  <w:sz w:val="16"/>
                  <w:szCs w:val="16"/>
                  <w:rPrChange w:id="1681" w:author="Adrian Moir (amoir)" w:date="2024-11-19T17:51:00Z" w16du:dateUtc="2024-11-19T17:51:00Z">
                    <w:rPr/>
                  </w:rPrChange>
                </w:rPr>
                <w:t>keys</w:t>
              </w:r>
              <w:proofErr w:type="spellEnd"/>
              <w:r w:rsidRPr="009F6FCC">
                <w:rPr>
                  <w:sz w:val="16"/>
                  <w:szCs w:val="16"/>
                  <w:rPrChange w:id="1682" w:author="Adrian Moir (amoir)" w:date="2024-11-19T17:51:00Z" w16du:dateUtc="2024-11-19T17:51:00Z">
                    <w:rPr/>
                  </w:rPrChange>
                </w:rPr>
                <w:t xml:space="preserve"> (</w:t>
              </w:r>
              <w:proofErr w:type="spellStart"/>
              <w:r w:rsidRPr="009F6FCC">
                <w:rPr>
                  <w:sz w:val="16"/>
                  <w:szCs w:val="16"/>
                  <w:rPrChange w:id="1683" w:author="Adrian Moir (amoir)" w:date="2024-11-19T17:51:00Z" w16du:dateUtc="2024-11-19T17:51:00Z">
                    <w:rPr/>
                  </w:rPrChange>
                </w:rPr>
                <w:t>Billion</w:t>
              </w:r>
              <w:proofErr w:type="spellEnd"/>
              <w:r w:rsidRPr="009F6FCC">
                <w:rPr>
                  <w:sz w:val="16"/>
                  <w:szCs w:val="16"/>
                  <w:rPrChange w:id="1684" w:author="Adrian Moir (amoir)" w:date="2024-11-19T17:51:00Z" w16du:dateUtc="2024-11-19T17:51:00Z">
                    <w:rPr/>
                  </w:rPrChange>
                </w:rPr>
                <w:t>)</w:t>
              </w:r>
            </w:ins>
          </w:p>
        </w:tc>
        <w:tc>
          <w:tcPr>
            <w:tcW w:w="992" w:type="dxa"/>
          </w:tcPr>
          <w:p w14:paraId="66E91022" w14:textId="77777777" w:rsidR="002E0EAC" w:rsidRPr="009F6FCC" w:rsidRDefault="002E0EAC">
            <w:pPr>
              <w:jc w:val="center"/>
              <w:rPr>
                <w:ins w:id="1685" w:author="Adrian Moir (amoir)" w:date="2024-11-19T16:20:00Z" w16du:dateUtc="2024-11-19T16:20:00Z"/>
                <w:sz w:val="16"/>
                <w:szCs w:val="16"/>
                <w:rPrChange w:id="1686" w:author="Adrian Moir (amoir)" w:date="2024-11-19T17:51:00Z" w16du:dateUtc="2024-11-19T17:51:00Z">
                  <w:rPr>
                    <w:ins w:id="1687" w:author="Adrian Moir (amoir)" w:date="2024-11-19T16:20:00Z" w16du:dateUtc="2024-11-19T16:20:00Z"/>
                  </w:rPr>
                </w:rPrChange>
              </w:rPr>
              <w:pPrChange w:id="1688" w:author="Adrian Moir (amoir)" w:date="2024-11-19T16:23:00Z" w16du:dateUtc="2024-11-19T16:23:00Z">
                <w:pPr/>
              </w:pPrChange>
            </w:pPr>
            <w:ins w:id="1689" w:author="Adrian Moir (amoir)" w:date="2024-11-19T16:21:00Z" w16du:dateUtc="2024-11-19T16:21:00Z">
              <w:r w:rsidRPr="009F6FCC">
                <w:rPr>
                  <w:sz w:val="16"/>
                  <w:szCs w:val="16"/>
                  <w:rPrChange w:id="1690" w:author="Adrian Moir (amoir)" w:date="2024-11-19T17:51:00Z" w16du:dateUtc="2024-11-19T17:51:00Z">
                    <w:rPr/>
                  </w:rPrChange>
                </w:rPr>
                <w:t xml:space="preserve">Disk </w:t>
              </w:r>
              <w:proofErr w:type="spellStart"/>
              <w:r w:rsidRPr="009F6FCC">
                <w:rPr>
                  <w:sz w:val="16"/>
                  <w:szCs w:val="16"/>
                  <w:rPrChange w:id="1691" w:author="Adrian Moir (amoir)" w:date="2024-11-19T17:51:00Z" w16du:dateUtc="2024-11-19T17:51:00Z">
                    <w:rPr/>
                  </w:rPrChange>
                </w:rPr>
                <w:t>Size</w:t>
              </w:r>
              <w:proofErr w:type="spellEnd"/>
              <w:r w:rsidRPr="009F6FCC">
                <w:rPr>
                  <w:sz w:val="16"/>
                  <w:szCs w:val="16"/>
                  <w:rPrChange w:id="1692" w:author="Adrian Moir (amoir)" w:date="2024-11-19T17:51:00Z" w16du:dateUtc="2024-11-19T17:51:00Z">
                    <w:rPr/>
                  </w:rPrChange>
                </w:rPr>
                <w:t xml:space="preserve"> Space </w:t>
              </w:r>
            </w:ins>
            <w:ins w:id="1693" w:author="Adrian Moir (amoir)" w:date="2024-11-19T17:53:00Z" w16du:dateUtc="2024-11-19T17:53:00Z">
              <w:r>
                <w:rPr>
                  <w:sz w:val="16"/>
                  <w:szCs w:val="16"/>
                </w:rPr>
                <w:br/>
              </w:r>
            </w:ins>
            <w:proofErr w:type="spellStart"/>
            <w:ins w:id="1694" w:author="Adrian Moir (amoir)" w:date="2024-11-19T16:21:00Z" w16du:dateUtc="2024-11-19T16:21:00Z">
              <w:r w:rsidRPr="009F6FCC">
                <w:rPr>
                  <w:sz w:val="16"/>
                  <w:szCs w:val="16"/>
                  <w:rPrChange w:id="1695" w:author="Adrian Moir (amoir)" w:date="2024-11-19T17:51:00Z" w16du:dateUtc="2024-11-19T17:51:00Z">
                    <w:rPr/>
                  </w:rPrChange>
                </w:rPr>
                <w:t>GiB</w:t>
              </w:r>
            </w:ins>
            <w:proofErr w:type="spellEnd"/>
          </w:p>
        </w:tc>
        <w:tc>
          <w:tcPr>
            <w:tcW w:w="1843" w:type="dxa"/>
          </w:tcPr>
          <w:p w14:paraId="161CE1D0" w14:textId="77777777" w:rsidR="002E0EAC" w:rsidRPr="009F6FCC" w:rsidRDefault="002E0EAC" w:rsidP="003C5C3A">
            <w:pPr>
              <w:jc w:val="center"/>
              <w:rPr>
                <w:ins w:id="1696" w:author="Adrian Moir (amoir)" w:date="2024-11-19T16:24:00Z" w16du:dateUtc="2024-11-19T16:24:00Z"/>
                <w:sz w:val="16"/>
                <w:szCs w:val="16"/>
                <w:rPrChange w:id="1697" w:author="Adrian Moir (amoir)" w:date="2024-11-19T17:51:00Z" w16du:dateUtc="2024-11-19T17:51:00Z">
                  <w:rPr>
                    <w:ins w:id="1698" w:author="Adrian Moir (amoir)" w:date="2024-11-19T16:24:00Z" w16du:dateUtc="2024-11-19T16:24:00Z"/>
                  </w:rPr>
                </w:rPrChange>
              </w:rPr>
            </w:pPr>
            <w:proofErr w:type="spellStart"/>
            <w:ins w:id="1699" w:author="Adrian Moir (amoir)" w:date="2024-11-19T16:46:00Z" w16du:dateUtc="2024-11-19T16:46:00Z">
              <w:r w:rsidRPr="009F6FCC">
                <w:rPr>
                  <w:sz w:val="16"/>
                  <w:szCs w:val="16"/>
                  <w:rPrChange w:id="1700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Cache</w:t>
              </w:r>
              <w:proofErr w:type="spellEnd"/>
              <w:r w:rsidRPr="009F6FCC">
                <w:rPr>
                  <w:sz w:val="16"/>
                  <w:szCs w:val="16"/>
                  <w:rPrChange w:id="1701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</w:ins>
            <w:ins w:id="1702" w:author="Adrian Moir (amoir)" w:date="2024-11-19T16:25:00Z" w16du:dateUtc="2024-11-19T16:25:00Z">
              <w:r w:rsidRPr="009F6FCC">
                <w:rPr>
                  <w:sz w:val="16"/>
                  <w:szCs w:val="16"/>
                  <w:rPrChange w:id="1703" w:author="Adrian Moir (amoir)" w:date="2024-11-19T17:51:00Z" w16du:dateUtc="2024-11-19T17:51:00Z">
                    <w:rPr/>
                  </w:rPrChange>
                </w:rPr>
                <w:t xml:space="preserve">Memory </w:t>
              </w:r>
              <w:proofErr w:type="spellStart"/>
              <w:r w:rsidRPr="009F6FCC">
                <w:rPr>
                  <w:sz w:val="16"/>
                  <w:szCs w:val="16"/>
                  <w:rPrChange w:id="1704" w:author="Adrian Moir (amoir)" w:date="2024-11-19T17:51:00Z" w16du:dateUtc="2024-11-19T17:51:00Z">
                    <w:rPr/>
                  </w:rPrChange>
                </w:rPr>
                <w:t>Required</w:t>
              </w:r>
            </w:ins>
            <w:proofErr w:type="spellEnd"/>
            <w:ins w:id="1705" w:author="Adrian Moir (amoir)" w:date="2024-11-19T16:48:00Z" w16du:dateUtc="2024-11-19T16:48:00Z">
              <w:r w:rsidRPr="009F6FCC">
                <w:rPr>
                  <w:sz w:val="16"/>
                  <w:szCs w:val="16"/>
                  <w:rPrChange w:id="1706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  <w:proofErr w:type="spellStart"/>
              <w:r w:rsidRPr="009F6FCC">
                <w:rPr>
                  <w:sz w:val="16"/>
                  <w:szCs w:val="16"/>
                  <w:rPrChange w:id="1707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for</w:t>
              </w:r>
              <w:proofErr w:type="spellEnd"/>
              <w:r w:rsidRPr="009F6FCC">
                <w:rPr>
                  <w:sz w:val="16"/>
                  <w:szCs w:val="16"/>
                  <w:rPrChange w:id="170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  <w:proofErr w:type="spellStart"/>
              <w:r w:rsidRPr="009F6FCC">
                <w:rPr>
                  <w:sz w:val="16"/>
                  <w:szCs w:val="16"/>
                  <w:rPrChange w:id="1709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Dictionary</w:t>
              </w:r>
            </w:ins>
            <w:proofErr w:type="spellEnd"/>
            <w:ins w:id="1710" w:author="Adrian Moir (amoir)" w:date="2024-11-19T16:44:00Z" w16du:dateUtc="2024-11-19T16:44:00Z">
              <w:r w:rsidRPr="009F6FCC">
                <w:rPr>
                  <w:sz w:val="16"/>
                  <w:szCs w:val="16"/>
                  <w:rPrChange w:id="1711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br/>
                <w:t>MB</w:t>
              </w:r>
            </w:ins>
          </w:p>
        </w:tc>
        <w:tc>
          <w:tcPr>
            <w:tcW w:w="1559" w:type="dxa"/>
          </w:tcPr>
          <w:p w14:paraId="6D0FACE5" w14:textId="77777777" w:rsidR="002E0EAC" w:rsidRPr="009F6FCC" w:rsidRDefault="002E0EAC" w:rsidP="003C5C3A">
            <w:pPr>
              <w:jc w:val="center"/>
              <w:rPr>
                <w:ins w:id="1712" w:author="Adrian Moir (amoir)" w:date="2024-11-19T16:25:00Z" w16du:dateUtc="2024-11-19T16:25:00Z"/>
                <w:sz w:val="16"/>
                <w:szCs w:val="16"/>
                <w:rPrChange w:id="1713" w:author="Adrian Moir (amoir)" w:date="2024-11-19T17:51:00Z" w16du:dateUtc="2024-11-19T17:51:00Z">
                  <w:rPr>
                    <w:ins w:id="1714" w:author="Adrian Moir (amoir)" w:date="2024-11-19T16:25:00Z" w16du:dateUtc="2024-11-19T16:25:00Z"/>
                  </w:rPr>
                </w:rPrChange>
              </w:rPr>
            </w:pPr>
            <w:proofErr w:type="spellStart"/>
            <w:ins w:id="1715" w:author="Adrian Moir (amoir)" w:date="2024-11-19T16:25:00Z" w16du:dateUtc="2024-11-19T16:25:00Z">
              <w:r w:rsidRPr="009F6FCC">
                <w:rPr>
                  <w:sz w:val="16"/>
                  <w:szCs w:val="16"/>
                  <w:rPrChange w:id="1716" w:author="Adrian Moir (amoir)" w:date="2024-11-19T17:51:00Z" w16du:dateUtc="2024-11-19T17:51:00Z">
                    <w:rPr/>
                  </w:rPrChange>
                </w:rPr>
                <w:t>Additi</w:t>
              </w:r>
            </w:ins>
            <w:ins w:id="1717" w:author="Adrian Moir (amoir)" w:date="2024-11-19T16:26:00Z" w16du:dateUtc="2024-11-19T16:26:00Z">
              <w:r w:rsidRPr="009F6FCC">
                <w:rPr>
                  <w:sz w:val="16"/>
                  <w:szCs w:val="16"/>
                  <w:rPrChange w:id="1718" w:author="Adrian Moir (amoir)" w:date="2024-11-19T17:51:00Z" w16du:dateUtc="2024-11-19T17:51:00Z">
                    <w:rPr/>
                  </w:rPrChange>
                </w:rPr>
                <w:t>onal</w:t>
              </w:r>
              <w:proofErr w:type="spellEnd"/>
              <w:r w:rsidRPr="009F6FCC">
                <w:rPr>
                  <w:sz w:val="16"/>
                  <w:szCs w:val="16"/>
                  <w:rPrChange w:id="1719" w:author="Adrian Moir (amoir)" w:date="2024-11-19T17:51:00Z" w16du:dateUtc="2024-11-19T17:51:00Z">
                    <w:rPr/>
                  </w:rPrChange>
                </w:rPr>
                <w:t xml:space="preserve"> Memory </w:t>
              </w:r>
            </w:ins>
            <w:proofErr w:type="spellStart"/>
            <w:ins w:id="1720" w:author="Adrian Moir (amoir)" w:date="2024-11-19T16:46:00Z" w16du:dateUtc="2024-11-19T16:46:00Z">
              <w:r w:rsidRPr="009F6FCC">
                <w:rPr>
                  <w:sz w:val="16"/>
                  <w:szCs w:val="16"/>
                  <w:rPrChange w:id="1721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Required</w:t>
              </w:r>
            </w:ins>
            <w:proofErr w:type="spellEnd"/>
            <w:ins w:id="1722" w:author="Adrian Moir (amoir)" w:date="2024-11-19T16:44:00Z" w16du:dateUtc="2024-11-19T16:44:00Z">
              <w:r w:rsidRPr="009F6FCC">
                <w:rPr>
                  <w:sz w:val="16"/>
                  <w:szCs w:val="16"/>
                  <w:rPrChange w:id="172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</w:ins>
            <w:ins w:id="1724" w:author="Adrian Moir (amoir)" w:date="2024-11-19T17:52:00Z" w16du:dateUtc="2024-11-19T17:52:00Z">
              <w:r>
                <w:rPr>
                  <w:sz w:val="16"/>
                  <w:szCs w:val="16"/>
                </w:rPr>
                <w:br/>
              </w:r>
            </w:ins>
            <w:ins w:id="1725" w:author="Adrian Moir (amoir)" w:date="2024-11-19T16:44:00Z" w16du:dateUtc="2024-11-19T16:44:00Z">
              <w:r w:rsidRPr="009F6FCC">
                <w:rPr>
                  <w:sz w:val="16"/>
                  <w:szCs w:val="16"/>
                  <w:rPrChange w:id="1726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MB</w:t>
              </w:r>
            </w:ins>
          </w:p>
        </w:tc>
        <w:tc>
          <w:tcPr>
            <w:tcW w:w="1276" w:type="dxa"/>
          </w:tcPr>
          <w:p w14:paraId="0D68C036" w14:textId="77777777" w:rsidR="002E0EAC" w:rsidRPr="009F6FCC" w:rsidRDefault="002E0EAC" w:rsidP="003C5C3A">
            <w:pPr>
              <w:jc w:val="center"/>
              <w:rPr>
                <w:ins w:id="1727" w:author="Adrian Moir (amoir)" w:date="2024-11-19T16:46:00Z" w16du:dateUtc="2024-11-19T16:46:00Z"/>
                <w:sz w:val="16"/>
                <w:szCs w:val="16"/>
                <w:rPrChange w:id="1728" w:author="Adrian Moir (amoir)" w:date="2024-11-19T17:51:00Z" w16du:dateUtc="2024-11-19T17:51:00Z">
                  <w:rPr>
                    <w:ins w:id="1729" w:author="Adrian Moir (amoir)" w:date="2024-11-19T16:46:00Z" w16du:dateUtc="2024-11-19T16:46:00Z"/>
                    <w:sz w:val="20"/>
                    <w:szCs w:val="20"/>
                  </w:rPr>
                </w:rPrChange>
              </w:rPr>
            </w:pPr>
            <w:ins w:id="1730" w:author="Adrian Moir (amoir)" w:date="2024-11-19T16:46:00Z" w16du:dateUtc="2024-11-19T16:46:00Z">
              <w:r w:rsidRPr="009F6FCC">
                <w:rPr>
                  <w:sz w:val="16"/>
                  <w:szCs w:val="16"/>
                  <w:rPrChange w:id="1731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Total </w:t>
              </w:r>
            </w:ins>
            <w:proofErr w:type="spellStart"/>
            <w:ins w:id="1732" w:author="Adrian Moir (amoir)" w:date="2024-11-19T17:52:00Z" w16du:dateUtc="2024-11-19T17:52:00Z">
              <w:r>
                <w:rPr>
                  <w:sz w:val="16"/>
                  <w:szCs w:val="16"/>
                </w:rPr>
                <w:t>m</w:t>
              </w:r>
            </w:ins>
            <w:ins w:id="1733" w:author="Adrian Moir (amoir)" w:date="2024-11-19T16:46:00Z" w16du:dateUtc="2024-11-19T16:46:00Z">
              <w:r w:rsidRPr="009F6FCC">
                <w:rPr>
                  <w:sz w:val="16"/>
                  <w:szCs w:val="16"/>
                  <w:rPrChange w:id="1734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emo</w:t>
              </w:r>
            </w:ins>
            <w:ins w:id="1735" w:author="Adrian Moir (amoir)" w:date="2024-11-19T16:47:00Z" w16du:dateUtc="2024-11-19T16:47:00Z">
              <w:r w:rsidRPr="009F6FCC">
                <w:rPr>
                  <w:sz w:val="16"/>
                  <w:szCs w:val="16"/>
                  <w:rPrChange w:id="1736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ry</w:t>
              </w:r>
              <w:proofErr w:type="spellEnd"/>
              <w:r w:rsidRPr="009F6FCC">
                <w:rPr>
                  <w:sz w:val="16"/>
                  <w:szCs w:val="16"/>
                  <w:rPrChange w:id="1737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</w:ins>
            <w:proofErr w:type="spellStart"/>
            <w:ins w:id="1738" w:author="Adrian Moir (amoir)" w:date="2024-11-19T17:52:00Z" w16du:dateUtc="2024-11-19T17:52:00Z">
              <w:r>
                <w:rPr>
                  <w:sz w:val="16"/>
                  <w:szCs w:val="16"/>
                </w:rPr>
                <w:t>r</w:t>
              </w:r>
            </w:ins>
            <w:ins w:id="1739" w:author="Adrian Moir (amoir)" w:date="2024-11-19T16:47:00Z" w16du:dateUtc="2024-11-19T16:47:00Z">
              <w:r w:rsidRPr="009F6FCC">
                <w:rPr>
                  <w:sz w:val="16"/>
                  <w:szCs w:val="16"/>
                  <w:rPrChange w:id="1740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equired</w:t>
              </w:r>
            </w:ins>
            <w:proofErr w:type="spellEnd"/>
            <w:ins w:id="1741" w:author="Adrian Moir (amoir)" w:date="2024-11-19T17:52:00Z" w16du:dateUtc="2024-11-19T17:52:00Z">
              <w:r>
                <w:rPr>
                  <w:sz w:val="16"/>
                  <w:szCs w:val="16"/>
                </w:rPr>
                <w:br/>
              </w:r>
            </w:ins>
            <w:ins w:id="1742" w:author="Adrian Moir (amoir)" w:date="2024-11-19T16:49:00Z" w16du:dateUtc="2024-11-19T16:49:00Z">
              <w:r w:rsidRPr="009F6FCC">
                <w:rPr>
                  <w:sz w:val="16"/>
                  <w:szCs w:val="16"/>
                  <w:rPrChange w:id="174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MB</w:t>
              </w:r>
            </w:ins>
          </w:p>
        </w:tc>
        <w:tc>
          <w:tcPr>
            <w:tcW w:w="1134" w:type="dxa"/>
          </w:tcPr>
          <w:p w14:paraId="06A28434" w14:textId="77777777" w:rsidR="002E0EAC" w:rsidRPr="009F6FCC" w:rsidRDefault="002E0EAC" w:rsidP="003C5C3A">
            <w:pPr>
              <w:jc w:val="center"/>
              <w:rPr>
                <w:ins w:id="1744" w:author="Adrian Moir (amoir)" w:date="2024-11-19T17:03:00Z" w16du:dateUtc="2024-11-19T17:03:00Z"/>
                <w:sz w:val="16"/>
                <w:szCs w:val="16"/>
                <w:rPrChange w:id="1745" w:author="Adrian Moir (amoir)" w:date="2024-11-19T17:51:00Z" w16du:dateUtc="2024-11-19T17:51:00Z">
                  <w:rPr>
                    <w:ins w:id="1746" w:author="Adrian Moir (amoir)" w:date="2024-11-19T17:03:00Z" w16du:dateUtc="2024-11-19T17:03:00Z"/>
                    <w:sz w:val="20"/>
                    <w:szCs w:val="20"/>
                  </w:rPr>
                </w:rPrChange>
              </w:rPr>
            </w:pPr>
            <w:ins w:id="1747" w:author="Adrian Moir (amoir)" w:date="2024-11-19T17:03:00Z" w16du:dateUtc="2024-11-19T17:03:00Z">
              <w:r w:rsidRPr="009F6FCC">
                <w:rPr>
                  <w:sz w:val="16"/>
                  <w:szCs w:val="16"/>
                  <w:rPrChange w:id="174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Memory </w:t>
              </w:r>
            </w:ins>
            <w:proofErr w:type="spellStart"/>
            <w:ins w:id="1749" w:author="Adrian Moir (amoir)" w:date="2024-11-19T17:52:00Z" w16du:dateUtc="2024-11-19T17:52:00Z">
              <w:r>
                <w:rPr>
                  <w:sz w:val="16"/>
                  <w:szCs w:val="16"/>
                </w:rPr>
                <w:t>u</w:t>
              </w:r>
            </w:ins>
            <w:ins w:id="1750" w:author="Adrian Moir (amoir)" w:date="2024-11-19T17:04:00Z" w16du:dateUtc="2024-11-19T17:04:00Z">
              <w:r w:rsidRPr="009F6FCC">
                <w:rPr>
                  <w:sz w:val="16"/>
                  <w:szCs w:val="16"/>
                  <w:rPrChange w:id="1751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plift</w:t>
              </w:r>
              <w:proofErr w:type="spellEnd"/>
              <w:r w:rsidRPr="009F6FCC">
                <w:rPr>
                  <w:sz w:val="16"/>
                  <w:szCs w:val="16"/>
                  <w:rPrChange w:id="1752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</w:ins>
            <w:ins w:id="1753" w:author="Adrian Moir (amoir)" w:date="2024-11-19T17:52:00Z" w16du:dateUtc="2024-11-19T17:52:00Z">
              <w:r>
                <w:rPr>
                  <w:sz w:val="16"/>
                  <w:szCs w:val="16"/>
                </w:rPr>
                <w:br/>
                <w:t>MB</w:t>
              </w:r>
            </w:ins>
          </w:p>
        </w:tc>
        <w:tc>
          <w:tcPr>
            <w:tcW w:w="1270" w:type="dxa"/>
          </w:tcPr>
          <w:p w14:paraId="23B6754A" w14:textId="77777777" w:rsidR="002E0EAC" w:rsidRPr="009F6FCC" w:rsidRDefault="002E0EAC" w:rsidP="003C5C3A">
            <w:pPr>
              <w:jc w:val="center"/>
              <w:rPr>
                <w:ins w:id="1754" w:author="Adrian Moir (amoir)" w:date="2024-11-19T17:25:00Z" w16du:dateUtc="2024-11-19T17:25:00Z"/>
                <w:sz w:val="16"/>
                <w:szCs w:val="16"/>
                <w:rPrChange w:id="1755" w:author="Adrian Moir (amoir)" w:date="2024-11-19T17:51:00Z" w16du:dateUtc="2024-11-19T17:51:00Z">
                  <w:rPr>
                    <w:ins w:id="1756" w:author="Adrian Moir (amoir)" w:date="2024-11-19T17:25:00Z" w16du:dateUtc="2024-11-19T17:25:00Z"/>
                    <w:sz w:val="20"/>
                    <w:szCs w:val="20"/>
                  </w:rPr>
                </w:rPrChange>
              </w:rPr>
            </w:pPr>
            <w:ins w:id="1757" w:author="Adrian Moir (amoir)" w:date="2024-11-19T17:25:00Z" w16du:dateUtc="2024-11-19T17:25:00Z">
              <w:r w:rsidRPr="009F6FCC">
                <w:rPr>
                  <w:sz w:val="16"/>
                  <w:szCs w:val="16"/>
                  <w:rPrChange w:id="175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Disk </w:t>
              </w:r>
              <w:proofErr w:type="spellStart"/>
              <w:r w:rsidRPr="009F6FCC">
                <w:rPr>
                  <w:sz w:val="16"/>
                  <w:szCs w:val="16"/>
                  <w:rPrChange w:id="1759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space</w:t>
              </w:r>
              <w:proofErr w:type="spellEnd"/>
              <w:r w:rsidRPr="009F6FCC">
                <w:rPr>
                  <w:sz w:val="16"/>
                  <w:szCs w:val="16"/>
                  <w:rPrChange w:id="1760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  <w:proofErr w:type="spellStart"/>
              <w:r w:rsidRPr="009F6FCC">
                <w:rPr>
                  <w:sz w:val="16"/>
                  <w:szCs w:val="16"/>
                  <w:rPrChange w:id="1761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uplift</w:t>
              </w:r>
              <w:proofErr w:type="spellEnd"/>
              <w:r w:rsidRPr="009F6FCC">
                <w:rPr>
                  <w:sz w:val="16"/>
                  <w:szCs w:val="16"/>
                  <w:rPrChange w:id="1762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 xml:space="preserve"> </w:t>
              </w:r>
              <w:proofErr w:type="spellStart"/>
              <w:r w:rsidRPr="009F6FCC">
                <w:rPr>
                  <w:sz w:val="16"/>
                  <w:szCs w:val="16"/>
                  <w:rPrChange w:id="176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required</w:t>
              </w:r>
            </w:ins>
            <w:proofErr w:type="spellEnd"/>
            <w:ins w:id="1764" w:author="Adrian Moir (amoir)" w:date="2024-11-19T17:27:00Z" w16du:dateUtc="2024-11-19T17:27:00Z">
              <w:r w:rsidRPr="009F6FCC">
                <w:rPr>
                  <w:sz w:val="16"/>
                  <w:szCs w:val="16"/>
                  <w:rPrChange w:id="1765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br/>
              </w:r>
              <w:proofErr w:type="spellStart"/>
              <w:r w:rsidRPr="009F6FCC">
                <w:rPr>
                  <w:sz w:val="16"/>
                  <w:szCs w:val="16"/>
                  <w:rPrChange w:id="1766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GiB</w:t>
              </w:r>
            </w:ins>
            <w:proofErr w:type="spellEnd"/>
          </w:p>
        </w:tc>
      </w:tr>
      <w:tr w:rsidR="00127CBB" w:rsidRPr="00BF6F8F" w14:paraId="4A4AD400" w14:textId="77777777" w:rsidTr="00127CBB">
        <w:trPr>
          <w:ins w:id="1767" w:author="Adrian Moir (amoir)" w:date="2024-11-19T16:20:00Z"/>
        </w:trPr>
        <w:tc>
          <w:tcPr>
            <w:tcW w:w="1413" w:type="dxa"/>
          </w:tcPr>
          <w:p w14:paraId="095FE06B" w14:textId="77777777" w:rsidR="002E0EAC" w:rsidRPr="009F6FCC" w:rsidRDefault="002E0EAC">
            <w:pPr>
              <w:jc w:val="center"/>
              <w:rPr>
                <w:ins w:id="1768" w:author="Adrian Moir (amoir)" w:date="2024-11-19T16:20:00Z" w16du:dateUtc="2024-11-19T16:20:00Z"/>
                <w:sz w:val="16"/>
                <w:szCs w:val="16"/>
                <w:rPrChange w:id="1769" w:author="Adrian Moir (amoir)" w:date="2024-11-19T17:51:00Z" w16du:dateUtc="2024-11-19T17:51:00Z">
                  <w:rPr>
                    <w:ins w:id="1770" w:author="Adrian Moir (amoir)" w:date="2024-11-19T16:20:00Z" w16du:dateUtc="2024-11-19T16:20:00Z"/>
                  </w:rPr>
                </w:rPrChange>
              </w:rPr>
              <w:pPrChange w:id="1771" w:author="Adrian Moir (amoir)" w:date="2024-11-19T16:23:00Z" w16du:dateUtc="2024-11-19T16:23:00Z">
                <w:pPr/>
              </w:pPrChange>
            </w:pPr>
            <w:ins w:id="1772" w:author="Adrian Moir (amoir)" w:date="2024-11-19T16:20:00Z" w16du:dateUtc="2024-11-19T16:20:00Z">
              <w:r w:rsidRPr="009F6FCC">
                <w:rPr>
                  <w:sz w:val="16"/>
                  <w:szCs w:val="16"/>
                  <w:rPrChange w:id="1773" w:author="Adrian Moir (amoir)" w:date="2024-11-19T17:51:00Z" w16du:dateUtc="2024-11-19T17:51:00Z">
                    <w:rPr/>
                  </w:rPrChange>
                </w:rPr>
                <w:t>Sh</w:t>
              </w:r>
            </w:ins>
            <w:ins w:id="1774" w:author="Adrian Moir (amoir)" w:date="2024-11-19T16:21:00Z" w16du:dateUtc="2024-11-19T16:21:00Z">
              <w:r w:rsidRPr="009F6FCC">
                <w:rPr>
                  <w:sz w:val="16"/>
                  <w:szCs w:val="16"/>
                  <w:rPrChange w:id="1775" w:author="Adrian Moir (amoir)" w:date="2024-11-19T17:51:00Z" w16du:dateUtc="2024-11-19T17:51:00Z">
                    <w:rPr/>
                  </w:rPrChange>
                </w:rPr>
                <w:t>ift 19</w:t>
              </w:r>
            </w:ins>
          </w:p>
        </w:tc>
        <w:tc>
          <w:tcPr>
            <w:tcW w:w="1276" w:type="dxa"/>
          </w:tcPr>
          <w:p w14:paraId="3E311F58" w14:textId="77777777" w:rsidR="002E0EAC" w:rsidRPr="009F6FCC" w:rsidRDefault="002E0EAC">
            <w:pPr>
              <w:jc w:val="center"/>
              <w:rPr>
                <w:ins w:id="1776" w:author="Adrian Moir (amoir)" w:date="2024-11-19T16:20:00Z" w16du:dateUtc="2024-11-19T16:20:00Z"/>
                <w:sz w:val="16"/>
                <w:szCs w:val="16"/>
                <w:rPrChange w:id="1777" w:author="Adrian Moir (amoir)" w:date="2024-11-19T17:51:00Z" w16du:dateUtc="2024-11-19T17:51:00Z">
                  <w:rPr>
                    <w:ins w:id="1778" w:author="Adrian Moir (amoir)" w:date="2024-11-19T16:20:00Z" w16du:dateUtc="2024-11-19T16:20:00Z"/>
                  </w:rPr>
                </w:rPrChange>
              </w:rPr>
              <w:pPrChange w:id="1779" w:author="Adrian Moir (amoir)" w:date="2024-11-19T16:23:00Z" w16du:dateUtc="2024-11-19T16:23:00Z">
                <w:pPr/>
              </w:pPrChange>
            </w:pPr>
            <w:ins w:id="1780" w:author="Adrian Moir (amoir)" w:date="2024-11-19T16:21:00Z" w16du:dateUtc="2024-11-19T16:21:00Z">
              <w:r w:rsidRPr="009F6FCC">
                <w:rPr>
                  <w:sz w:val="16"/>
                  <w:szCs w:val="16"/>
                  <w:rPrChange w:id="1781" w:author="Adrian Moir (amoir)" w:date="2024-11-19T17:51:00Z" w16du:dateUtc="2024-11-19T17:51:00Z">
                    <w:rPr/>
                  </w:rPrChange>
                </w:rPr>
                <w:t>3</w:t>
              </w:r>
            </w:ins>
          </w:p>
        </w:tc>
        <w:tc>
          <w:tcPr>
            <w:tcW w:w="992" w:type="dxa"/>
          </w:tcPr>
          <w:p w14:paraId="7D8C4ED4" w14:textId="77777777" w:rsidR="002E0EAC" w:rsidRPr="009F6FCC" w:rsidRDefault="002E0EAC">
            <w:pPr>
              <w:jc w:val="center"/>
              <w:rPr>
                <w:ins w:id="1782" w:author="Adrian Moir (amoir)" w:date="2024-11-19T16:20:00Z" w16du:dateUtc="2024-11-19T16:20:00Z"/>
                <w:sz w:val="16"/>
                <w:szCs w:val="16"/>
                <w:rPrChange w:id="1783" w:author="Adrian Moir (amoir)" w:date="2024-11-19T17:51:00Z" w16du:dateUtc="2024-11-19T17:51:00Z">
                  <w:rPr>
                    <w:ins w:id="1784" w:author="Adrian Moir (amoir)" w:date="2024-11-19T16:20:00Z" w16du:dateUtc="2024-11-19T16:20:00Z"/>
                  </w:rPr>
                </w:rPrChange>
              </w:rPr>
              <w:pPrChange w:id="1785" w:author="Adrian Moir (amoir)" w:date="2024-11-19T16:23:00Z" w16du:dateUtc="2024-11-19T16:23:00Z">
                <w:pPr/>
              </w:pPrChange>
            </w:pPr>
            <w:ins w:id="1786" w:author="Adrian Moir (amoir)" w:date="2024-11-19T16:22:00Z" w16du:dateUtc="2024-11-19T16:22:00Z">
              <w:r w:rsidRPr="009F6FCC">
                <w:rPr>
                  <w:sz w:val="16"/>
                  <w:szCs w:val="16"/>
                  <w:rPrChange w:id="1787" w:author="Adrian Moir (amoir)" w:date="2024-11-19T17:51:00Z" w16du:dateUtc="2024-11-19T17:51:00Z">
                    <w:rPr/>
                  </w:rPrChange>
                </w:rPr>
                <w:t>64</w:t>
              </w:r>
            </w:ins>
          </w:p>
        </w:tc>
        <w:tc>
          <w:tcPr>
            <w:tcW w:w="1843" w:type="dxa"/>
          </w:tcPr>
          <w:p w14:paraId="0AB90F62" w14:textId="77777777" w:rsidR="002E0EAC" w:rsidRPr="009F6FCC" w:rsidRDefault="002E0EAC" w:rsidP="003C5C3A">
            <w:pPr>
              <w:jc w:val="center"/>
              <w:rPr>
                <w:ins w:id="1788" w:author="Adrian Moir (amoir)" w:date="2024-11-19T16:24:00Z" w16du:dateUtc="2024-11-19T16:24:00Z"/>
                <w:sz w:val="16"/>
                <w:szCs w:val="16"/>
                <w:rPrChange w:id="1789" w:author="Adrian Moir (amoir)" w:date="2024-11-19T17:51:00Z" w16du:dateUtc="2024-11-19T17:51:00Z">
                  <w:rPr>
                    <w:ins w:id="1790" w:author="Adrian Moir (amoir)" w:date="2024-11-19T16:24:00Z" w16du:dateUtc="2024-11-19T16:24:00Z"/>
                  </w:rPr>
                </w:rPrChange>
              </w:rPr>
            </w:pPr>
            <w:ins w:id="1791" w:author="Adrian Moir (amoir)" w:date="2024-11-19T16:57:00Z" w16du:dateUtc="2024-11-19T16:57:00Z">
              <w:r w:rsidRPr="009F6FCC">
                <w:rPr>
                  <w:sz w:val="16"/>
                  <w:szCs w:val="16"/>
                  <w:rPrChange w:id="1792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2</w:t>
              </w:r>
            </w:ins>
            <w:ins w:id="1793" w:author="Adrian Moir (amoir)" w:date="2024-11-19T16:59:00Z" w16du:dateUtc="2024-11-19T16:59:00Z">
              <w:r w:rsidRPr="009F6FCC">
                <w:rPr>
                  <w:sz w:val="16"/>
                  <w:szCs w:val="16"/>
                  <w:rPrChange w:id="1794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,</w:t>
              </w:r>
            </w:ins>
            <w:ins w:id="1795" w:author="Adrian Moir (amoir)" w:date="2024-11-19T16:57:00Z" w16du:dateUtc="2024-11-19T16:57:00Z">
              <w:r w:rsidRPr="009F6FCC">
                <w:rPr>
                  <w:sz w:val="16"/>
                  <w:szCs w:val="16"/>
                  <w:rPrChange w:id="1796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048</w:t>
              </w:r>
            </w:ins>
          </w:p>
        </w:tc>
        <w:tc>
          <w:tcPr>
            <w:tcW w:w="1559" w:type="dxa"/>
          </w:tcPr>
          <w:p w14:paraId="788FD985" w14:textId="77777777" w:rsidR="002E0EAC" w:rsidRPr="009F6FCC" w:rsidRDefault="002E0EAC" w:rsidP="003C5C3A">
            <w:pPr>
              <w:jc w:val="center"/>
              <w:rPr>
                <w:ins w:id="1797" w:author="Adrian Moir (amoir)" w:date="2024-11-19T16:25:00Z" w16du:dateUtc="2024-11-19T16:25:00Z"/>
                <w:sz w:val="16"/>
                <w:szCs w:val="16"/>
                <w:rPrChange w:id="1798" w:author="Adrian Moir (amoir)" w:date="2024-11-19T17:51:00Z" w16du:dateUtc="2024-11-19T17:51:00Z">
                  <w:rPr>
                    <w:ins w:id="1799" w:author="Adrian Moir (amoir)" w:date="2024-11-19T16:25:00Z" w16du:dateUtc="2024-11-19T16:25:00Z"/>
                  </w:rPr>
                </w:rPrChange>
              </w:rPr>
            </w:pPr>
            <w:ins w:id="1800" w:author="Adrian Moir (amoir)" w:date="2024-11-19T16:57:00Z" w16du:dateUtc="2024-11-19T16:57:00Z">
              <w:r w:rsidRPr="009F6FCC">
                <w:rPr>
                  <w:sz w:val="16"/>
                  <w:szCs w:val="16"/>
                  <w:rPrChange w:id="1801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1</w:t>
              </w:r>
            </w:ins>
            <w:ins w:id="1802" w:author="Adrian Moir (amoir)" w:date="2024-11-19T16:58:00Z" w16du:dateUtc="2024-11-19T16:58:00Z">
              <w:r w:rsidRPr="009F6FCC">
                <w:rPr>
                  <w:sz w:val="16"/>
                  <w:szCs w:val="16"/>
                  <w:rPrChange w:id="180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28</w:t>
              </w:r>
            </w:ins>
          </w:p>
        </w:tc>
        <w:tc>
          <w:tcPr>
            <w:tcW w:w="1276" w:type="dxa"/>
          </w:tcPr>
          <w:p w14:paraId="4198C8FD" w14:textId="77777777" w:rsidR="002E0EAC" w:rsidRPr="009F6FCC" w:rsidRDefault="002E0EAC" w:rsidP="003C5C3A">
            <w:pPr>
              <w:jc w:val="center"/>
              <w:rPr>
                <w:ins w:id="1804" w:author="Adrian Moir (amoir)" w:date="2024-11-19T16:46:00Z" w16du:dateUtc="2024-11-19T16:46:00Z"/>
                <w:sz w:val="16"/>
                <w:szCs w:val="16"/>
                <w:rPrChange w:id="1805" w:author="Adrian Moir (amoir)" w:date="2024-11-19T17:51:00Z" w16du:dateUtc="2024-11-19T17:51:00Z">
                  <w:rPr>
                    <w:ins w:id="1806" w:author="Adrian Moir (amoir)" w:date="2024-11-19T16:46:00Z" w16du:dateUtc="2024-11-19T16:46:00Z"/>
                    <w:sz w:val="20"/>
                    <w:szCs w:val="20"/>
                  </w:rPr>
                </w:rPrChange>
              </w:rPr>
            </w:pPr>
            <w:ins w:id="1807" w:author="Adrian Moir (amoir)" w:date="2024-11-19T16:58:00Z" w16du:dateUtc="2024-11-19T16:58:00Z">
              <w:r w:rsidRPr="009F6FCC">
                <w:rPr>
                  <w:sz w:val="16"/>
                  <w:szCs w:val="16"/>
                  <w:rPrChange w:id="180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2,176</w:t>
              </w:r>
            </w:ins>
          </w:p>
        </w:tc>
        <w:tc>
          <w:tcPr>
            <w:tcW w:w="1134" w:type="dxa"/>
          </w:tcPr>
          <w:p w14:paraId="1D636D8D" w14:textId="77777777" w:rsidR="002E0EAC" w:rsidRPr="009F6FCC" w:rsidRDefault="002E0EAC" w:rsidP="003C5C3A">
            <w:pPr>
              <w:jc w:val="center"/>
              <w:rPr>
                <w:ins w:id="1809" w:author="Adrian Moir (amoir)" w:date="2024-11-19T17:03:00Z" w16du:dateUtc="2024-11-19T17:03:00Z"/>
                <w:sz w:val="16"/>
                <w:szCs w:val="16"/>
                <w:rPrChange w:id="1810" w:author="Adrian Moir (amoir)" w:date="2024-11-19T17:51:00Z" w16du:dateUtc="2024-11-19T17:51:00Z">
                  <w:rPr>
                    <w:ins w:id="1811" w:author="Adrian Moir (amoir)" w:date="2024-11-19T17:03:00Z" w16du:dateUtc="2024-11-19T17:03:00Z"/>
                    <w:sz w:val="20"/>
                    <w:szCs w:val="20"/>
                  </w:rPr>
                </w:rPrChange>
              </w:rPr>
            </w:pPr>
            <w:ins w:id="1812" w:author="Adrian Moir (amoir)" w:date="2024-11-19T17:04:00Z" w16du:dateUtc="2024-11-19T17:04:00Z">
              <w:r w:rsidRPr="009F6FCC">
                <w:rPr>
                  <w:sz w:val="16"/>
                  <w:szCs w:val="16"/>
                  <w:rPrChange w:id="181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-</w:t>
              </w:r>
            </w:ins>
          </w:p>
        </w:tc>
        <w:tc>
          <w:tcPr>
            <w:tcW w:w="1270" w:type="dxa"/>
          </w:tcPr>
          <w:p w14:paraId="0A6E7352" w14:textId="77777777" w:rsidR="002E0EAC" w:rsidRPr="009F6FCC" w:rsidRDefault="002E0EAC" w:rsidP="003C5C3A">
            <w:pPr>
              <w:jc w:val="center"/>
              <w:rPr>
                <w:ins w:id="1814" w:author="Adrian Moir (amoir)" w:date="2024-11-19T17:25:00Z" w16du:dateUtc="2024-11-19T17:25:00Z"/>
                <w:sz w:val="16"/>
                <w:szCs w:val="16"/>
                <w:rPrChange w:id="1815" w:author="Adrian Moir (amoir)" w:date="2024-11-19T17:51:00Z" w16du:dateUtc="2024-11-19T17:51:00Z">
                  <w:rPr>
                    <w:ins w:id="1816" w:author="Adrian Moir (amoir)" w:date="2024-11-19T17:25:00Z" w16du:dateUtc="2024-11-19T17:25:00Z"/>
                    <w:sz w:val="20"/>
                    <w:szCs w:val="20"/>
                  </w:rPr>
                </w:rPrChange>
              </w:rPr>
            </w:pPr>
            <w:ins w:id="1817" w:author="Adrian Moir (amoir)" w:date="2024-11-19T17:25:00Z" w16du:dateUtc="2024-11-19T17:25:00Z">
              <w:r w:rsidRPr="009F6FCC">
                <w:rPr>
                  <w:sz w:val="16"/>
                  <w:szCs w:val="16"/>
                  <w:rPrChange w:id="181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-</w:t>
              </w:r>
            </w:ins>
          </w:p>
        </w:tc>
      </w:tr>
      <w:tr w:rsidR="00127CBB" w:rsidRPr="00BF6F8F" w14:paraId="096245B8" w14:textId="77777777" w:rsidTr="00127CBB">
        <w:trPr>
          <w:ins w:id="1819" w:author="Adrian Moir (amoir)" w:date="2024-11-19T16:20:00Z"/>
        </w:trPr>
        <w:tc>
          <w:tcPr>
            <w:tcW w:w="1413" w:type="dxa"/>
          </w:tcPr>
          <w:p w14:paraId="33B3DB38" w14:textId="77777777" w:rsidR="002E0EAC" w:rsidRPr="009F6FCC" w:rsidRDefault="002E0EAC">
            <w:pPr>
              <w:jc w:val="center"/>
              <w:rPr>
                <w:ins w:id="1820" w:author="Adrian Moir (amoir)" w:date="2024-11-19T16:20:00Z" w16du:dateUtc="2024-11-19T16:20:00Z"/>
                <w:sz w:val="16"/>
                <w:szCs w:val="16"/>
                <w:rPrChange w:id="1821" w:author="Adrian Moir (amoir)" w:date="2024-11-19T17:51:00Z" w16du:dateUtc="2024-11-19T17:51:00Z">
                  <w:rPr>
                    <w:ins w:id="1822" w:author="Adrian Moir (amoir)" w:date="2024-11-19T16:20:00Z" w16du:dateUtc="2024-11-19T16:20:00Z"/>
                  </w:rPr>
                </w:rPrChange>
              </w:rPr>
              <w:pPrChange w:id="1823" w:author="Adrian Moir (amoir)" w:date="2024-11-19T16:23:00Z" w16du:dateUtc="2024-11-19T16:23:00Z">
                <w:pPr/>
              </w:pPrChange>
            </w:pPr>
            <w:ins w:id="1824" w:author="Adrian Moir (amoir)" w:date="2024-11-19T16:21:00Z" w16du:dateUtc="2024-11-19T16:21:00Z">
              <w:r w:rsidRPr="009F6FCC">
                <w:rPr>
                  <w:sz w:val="16"/>
                  <w:szCs w:val="16"/>
                  <w:rPrChange w:id="1825" w:author="Adrian Moir (amoir)" w:date="2024-11-19T17:51:00Z" w16du:dateUtc="2024-11-19T17:51:00Z">
                    <w:rPr/>
                  </w:rPrChange>
                </w:rPr>
                <w:t>Shif</w:t>
              </w:r>
            </w:ins>
            <w:ins w:id="1826" w:author="Adrian Moir (amoir)" w:date="2024-11-19T16:22:00Z" w16du:dateUtc="2024-11-19T16:22:00Z">
              <w:r w:rsidRPr="009F6FCC">
                <w:rPr>
                  <w:sz w:val="16"/>
                  <w:szCs w:val="16"/>
                  <w:rPrChange w:id="1827" w:author="Adrian Moir (amoir)" w:date="2024-11-19T17:51:00Z" w16du:dateUtc="2024-11-19T17:51:00Z">
                    <w:rPr/>
                  </w:rPrChange>
                </w:rPr>
                <w:t>t</w:t>
              </w:r>
            </w:ins>
            <w:ins w:id="1828" w:author="Adrian Moir (amoir)" w:date="2024-11-19T16:21:00Z" w16du:dateUtc="2024-11-19T16:21:00Z">
              <w:r w:rsidRPr="009F6FCC">
                <w:rPr>
                  <w:sz w:val="16"/>
                  <w:szCs w:val="16"/>
                  <w:rPrChange w:id="1829" w:author="Adrian Moir (amoir)" w:date="2024-11-19T17:51:00Z" w16du:dateUtc="2024-11-19T17:51:00Z">
                    <w:rPr/>
                  </w:rPrChange>
                </w:rPr>
                <w:t xml:space="preserve"> </w:t>
              </w:r>
            </w:ins>
            <w:ins w:id="1830" w:author="Adrian Moir (amoir)" w:date="2024-11-19T16:22:00Z" w16du:dateUtc="2024-11-19T16:22:00Z">
              <w:r w:rsidRPr="009F6FCC">
                <w:rPr>
                  <w:sz w:val="16"/>
                  <w:szCs w:val="16"/>
                  <w:rPrChange w:id="1831" w:author="Adrian Moir (amoir)" w:date="2024-11-19T17:51:00Z" w16du:dateUtc="2024-11-19T17:51:00Z">
                    <w:rPr/>
                  </w:rPrChange>
                </w:rPr>
                <w:t>20</w:t>
              </w:r>
            </w:ins>
          </w:p>
        </w:tc>
        <w:tc>
          <w:tcPr>
            <w:tcW w:w="1276" w:type="dxa"/>
          </w:tcPr>
          <w:p w14:paraId="15EDB74E" w14:textId="77777777" w:rsidR="002E0EAC" w:rsidRPr="009F6FCC" w:rsidRDefault="002E0EAC">
            <w:pPr>
              <w:jc w:val="center"/>
              <w:rPr>
                <w:ins w:id="1832" w:author="Adrian Moir (amoir)" w:date="2024-11-19T16:20:00Z" w16du:dateUtc="2024-11-19T16:20:00Z"/>
                <w:sz w:val="16"/>
                <w:szCs w:val="16"/>
                <w:rPrChange w:id="1833" w:author="Adrian Moir (amoir)" w:date="2024-11-19T17:51:00Z" w16du:dateUtc="2024-11-19T17:51:00Z">
                  <w:rPr>
                    <w:ins w:id="1834" w:author="Adrian Moir (amoir)" w:date="2024-11-19T16:20:00Z" w16du:dateUtc="2024-11-19T16:20:00Z"/>
                  </w:rPr>
                </w:rPrChange>
              </w:rPr>
              <w:pPrChange w:id="1835" w:author="Adrian Moir (amoir)" w:date="2024-11-19T16:23:00Z" w16du:dateUtc="2024-11-19T16:23:00Z">
                <w:pPr/>
              </w:pPrChange>
            </w:pPr>
            <w:ins w:id="1836" w:author="Adrian Moir (amoir)" w:date="2024-11-19T16:22:00Z" w16du:dateUtc="2024-11-19T16:22:00Z">
              <w:r w:rsidRPr="009F6FCC">
                <w:rPr>
                  <w:sz w:val="16"/>
                  <w:szCs w:val="16"/>
                  <w:rPrChange w:id="1837" w:author="Adrian Moir (amoir)" w:date="2024-11-19T17:51:00Z" w16du:dateUtc="2024-11-19T17:51:00Z">
                    <w:rPr/>
                  </w:rPrChange>
                </w:rPr>
                <w:t>6</w:t>
              </w:r>
            </w:ins>
          </w:p>
        </w:tc>
        <w:tc>
          <w:tcPr>
            <w:tcW w:w="992" w:type="dxa"/>
          </w:tcPr>
          <w:p w14:paraId="5B9DFB82" w14:textId="77777777" w:rsidR="002E0EAC" w:rsidRPr="009F6FCC" w:rsidRDefault="002E0EAC">
            <w:pPr>
              <w:jc w:val="center"/>
              <w:rPr>
                <w:ins w:id="1838" w:author="Adrian Moir (amoir)" w:date="2024-11-19T16:20:00Z" w16du:dateUtc="2024-11-19T16:20:00Z"/>
                <w:sz w:val="16"/>
                <w:szCs w:val="16"/>
                <w:rPrChange w:id="1839" w:author="Adrian Moir (amoir)" w:date="2024-11-19T17:51:00Z" w16du:dateUtc="2024-11-19T17:51:00Z">
                  <w:rPr>
                    <w:ins w:id="1840" w:author="Adrian Moir (amoir)" w:date="2024-11-19T16:20:00Z" w16du:dateUtc="2024-11-19T16:20:00Z"/>
                  </w:rPr>
                </w:rPrChange>
              </w:rPr>
              <w:pPrChange w:id="1841" w:author="Adrian Moir (amoir)" w:date="2024-11-19T16:23:00Z" w16du:dateUtc="2024-11-19T16:23:00Z">
                <w:pPr/>
              </w:pPrChange>
            </w:pPr>
            <w:ins w:id="1842" w:author="Adrian Moir (amoir)" w:date="2024-11-19T16:22:00Z" w16du:dateUtc="2024-11-19T16:22:00Z">
              <w:r w:rsidRPr="009F6FCC">
                <w:rPr>
                  <w:sz w:val="16"/>
                  <w:szCs w:val="16"/>
                  <w:rPrChange w:id="1843" w:author="Adrian Moir (amoir)" w:date="2024-11-19T17:51:00Z" w16du:dateUtc="2024-11-19T17:51:00Z">
                    <w:rPr/>
                  </w:rPrChange>
                </w:rPr>
                <w:t>128</w:t>
              </w:r>
            </w:ins>
          </w:p>
        </w:tc>
        <w:tc>
          <w:tcPr>
            <w:tcW w:w="1843" w:type="dxa"/>
          </w:tcPr>
          <w:p w14:paraId="56C691B4" w14:textId="77777777" w:rsidR="002E0EAC" w:rsidRPr="009F6FCC" w:rsidRDefault="002E0EAC" w:rsidP="003C5C3A">
            <w:pPr>
              <w:jc w:val="center"/>
              <w:rPr>
                <w:ins w:id="1844" w:author="Adrian Moir (amoir)" w:date="2024-11-19T16:24:00Z" w16du:dateUtc="2024-11-19T16:24:00Z"/>
                <w:sz w:val="16"/>
                <w:szCs w:val="16"/>
                <w:rPrChange w:id="1845" w:author="Adrian Moir (amoir)" w:date="2024-11-19T17:51:00Z" w16du:dateUtc="2024-11-19T17:51:00Z">
                  <w:rPr>
                    <w:ins w:id="1846" w:author="Adrian Moir (amoir)" w:date="2024-11-19T16:24:00Z" w16du:dateUtc="2024-11-19T16:24:00Z"/>
                  </w:rPr>
                </w:rPrChange>
              </w:rPr>
            </w:pPr>
            <w:ins w:id="1847" w:author="Adrian Moir (amoir)" w:date="2024-11-19T16:59:00Z" w16du:dateUtc="2024-11-19T16:59:00Z">
              <w:r w:rsidRPr="009F6FCC">
                <w:rPr>
                  <w:sz w:val="16"/>
                  <w:szCs w:val="16"/>
                  <w:rPrChange w:id="184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4,096</w:t>
              </w:r>
            </w:ins>
          </w:p>
        </w:tc>
        <w:tc>
          <w:tcPr>
            <w:tcW w:w="1559" w:type="dxa"/>
          </w:tcPr>
          <w:p w14:paraId="1AD07A50" w14:textId="77777777" w:rsidR="002E0EAC" w:rsidRPr="009F6FCC" w:rsidRDefault="002E0EAC" w:rsidP="003C5C3A">
            <w:pPr>
              <w:jc w:val="center"/>
              <w:rPr>
                <w:ins w:id="1849" w:author="Adrian Moir (amoir)" w:date="2024-11-19T16:25:00Z" w16du:dateUtc="2024-11-19T16:25:00Z"/>
                <w:sz w:val="16"/>
                <w:szCs w:val="16"/>
                <w:rPrChange w:id="1850" w:author="Adrian Moir (amoir)" w:date="2024-11-19T17:51:00Z" w16du:dateUtc="2024-11-19T17:51:00Z">
                  <w:rPr>
                    <w:ins w:id="1851" w:author="Adrian Moir (amoir)" w:date="2024-11-19T16:25:00Z" w16du:dateUtc="2024-11-19T16:25:00Z"/>
                  </w:rPr>
                </w:rPrChange>
              </w:rPr>
            </w:pPr>
            <w:ins w:id="1852" w:author="Adrian Moir (amoir)" w:date="2024-11-19T16:59:00Z" w16du:dateUtc="2024-11-19T16:59:00Z">
              <w:r w:rsidRPr="009F6FCC">
                <w:rPr>
                  <w:sz w:val="16"/>
                  <w:szCs w:val="16"/>
                  <w:rPrChange w:id="185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240</w:t>
              </w:r>
            </w:ins>
          </w:p>
        </w:tc>
        <w:tc>
          <w:tcPr>
            <w:tcW w:w="1276" w:type="dxa"/>
          </w:tcPr>
          <w:p w14:paraId="4AF11352" w14:textId="77777777" w:rsidR="002E0EAC" w:rsidRPr="009F6FCC" w:rsidRDefault="002E0EAC" w:rsidP="003C5C3A">
            <w:pPr>
              <w:jc w:val="center"/>
              <w:rPr>
                <w:ins w:id="1854" w:author="Adrian Moir (amoir)" w:date="2024-11-19T16:46:00Z" w16du:dateUtc="2024-11-19T16:46:00Z"/>
                <w:sz w:val="16"/>
                <w:szCs w:val="16"/>
                <w:rPrChange w:id="1855" w:author="Adrian Moir (amoir)" w:date="2024-11-19T17:51:00Z" w16du:dateUtc="2024-11-19T17:51:00Z">
                  <w:rPr>
                    <w:ins w:id="1856" w:author="Adrian Moir (amoir)" w:date="2024-11-19T16:46:00Z" w16du:dateUtc="2024-11-19T16:46:00Z"/>
                    <w:sz w:val="20"/>
                    <w:szCs w:val="20"/>
                  </w:rPr>
                </w:rPrChange>
              </w:rPr>
            </w:pPr>
            <w:ins w:id="1857" w:author="Adrian Moir (amoir)" w:date="2024-11-19T17:00:00Z" w16du:dateUtc="2024-11-19T17:00:00Z">
              <w:r w:rsidRPr="009F6FCC">
                <w:rPr>
                  <w:sz w:val="16"/>
                  <w:szCs w:val="16"/>
                  <w:rPrChange w:id="185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4,336</w:t>
              </w:r>
            </w:ins>
          </w:p>
        </w:tc>
        <w:tc>
          <w:tcPr>
            <w:tcW w:w="1134" w:type="dxa"/>
          </w:tcPr>
          <w:p w14:paraId="1D7F1CD7" w14:textId="77777777" w:rsidR="002E0EAC" w:rsidRPr="009F6FCC" w:rsidRDefault="002E0EAC" w:rsidP="003C5C3A">
            <w:pPr>
              <w:jc w:val="center"/>
              <w:rPr>
                <w:ins w:id="1859" w:author="Adrian Moir (amoir)" w:date="2024-11-19T17:03:00Z" w16du:dateUtc="2024-11-19T17:03:00Z"/>
                <w:sz w:val="16"/>
                <w:szCs w:val="16"/>
                <w:rPrChange w:id="1860" w:author="Adrian Moir (amoir)" w:date="2024-11-19T17:51:00Z" w16du:dateUtc="2024-11-19T17:51:00Z">
                  <w:rPr>
                    <w:ins w:id="1861" w:author="Adrian Moir (amoir)" w:date="2024-11-19T17:03:00Z" w16du:dateUtc="2024-11-19T17:03:00Z"/>
                    <w:sz w:val="20"/>
                    <w:szCs w:val="20"/>
                  </w:rPr>
                </w:rPrChange>
              </w:rPr>
            </w:pPr>
            <w:ins w:id="1862" w:author="Adrian Moir (amoir)" w:date="2024-11-19T17:04:00Z" w16du:dateUtc="2024-11-19T17:04:00Z">
              <w:r w:rsidRPr="009F6FCC">
                <w:rPr>
                  <w:sz w:val="16"/>
                  <w:szCs w:val="16"/>
                  <w:rPrChange w:id="186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2,160</w:t>
              </w:r>
            </w:ins>
          </w:p>
        </w:tc>
        <w:tc>
          <w:tcPr>
            <w:tcW w:w="1270" w:type="dxa"/>
          </w:tcPr>
          <w:p w14:paraId="308214BC" w14:textId="77777777" w:rsidR="002E0EAC" w:rsidRPr="009F6FCC" w:rsidRDefault="002E0EAC" w:rsidP="003C5C3A">
            <w:pPr>
              <w:jc w:val="center"/>
              <w:rPr>
                <w:ins w:id="1864" w:author="Adrian Moir (amoir)" w:date="2024-11-19T17:25:00Z" w16du:dateUtc="2024-11-19T17:25:00Z"/>
                <w:sz w:val="16"/>
                <w:szCs w:val="16"/>
                <w:rPrChange w:id="1865" w:author="Adrian Moir (amoir)" w:date="2024-11-19T17:51:00Z" w16du:dateUtc="2024-11-19T17:51:00Z">
                  <w:rPr>
                    <w:ins w:id="1866" w:author="Adrian Moir (amoir)" w:date="2024-11-19T17:25:00Z" w16du:dateUtc="2024-11-19T17:25:00Z"/>
                    <w:sz w:val="20"/>
                    <w:szCs w:val="20"/>
                  </w:rPr>
                </w:rPrChange>
              </w:rPr>
            </w:pPr>
            <w:ins w:id="1867" w:author="Adrian Moir (amoir)" w:date="2024-11-19T17:26:00Z" w16du:dateUtc="2024-11-19T17:26:00Z">
              <w:r w:rsidRPr="009F6FCC">
                <w:rPr>
                  <w:sz w:val="16"/>
                  <w:szCs w:val="16"/>
                  <w:rPrChange w:id="186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64</w:t>
              </w:r>
            </w:ins>
          </w:p>
        </w:tc>
      </w:tr>
      <w:tr w:rsidR="00127CBB" w:rsidRPr="00BF6F8F" w14:paraId="73867FEB" w14:textId="77777777" w:rsidTr="00127CBB">
        <w:trPr>
          <w:ins w:id="1869" w:author="Adrian Moir (amoir)" w:date="2024-11-19T16:20:00Z"/>
        </w:trPr>
        <w:tc>
          <w:tcPr>
            <w:tcW w:w="1413" w:type="dxa"/>
          </w:tcPr>
          <w:p w14:paraId="1A195A05" w14:textId="77777777" w:rsidR="002E0EAC" w:rsidRPr="009F6FCC" w:rsidRDefault="002E0EAC">
            <w:pPr>
              <w:jc w:val="center"/>
              <w:rPr>
                <w:ins w:id="1870" w:author="Adrian Moir (amoir)" w:date="2024-11-19T16:20:00Z" w16du:dateUtc="2024-11-19T16:20:00Z"/>
                <w:sz w:val="16"/>
                <w:szCs w:val="16"/>
                <w:rPrChange w:id="1871" w:author="Adrian Moir (amoir)" w:date="2024-11-19T17:51:00Z" w16du:dateUtc="2024-11-19T17:51:00Z">
                  <w:rPr>
                    <w:ins w:id="1872" w:author="Adrian Moir (amoir)" w:date="2024-11-19T16:20:00Z" w16du:dateUtc="2024-11-19T16:20:00Z"/>
                  </w:rPr>
                </w:rPrChange>
              </w:rPr>
              <w:pPrChange w:id="1873" w:author="Adrian Moir (amoir)" w:date="2024-11-19T16:23:00Z" w16du:dateUtc="2024-11-19T16:23:00Z">
                <w:pPr/>
              </w:pPrChange>
            </w:pPr>
            <w:ins w:id="1874" w:author="Adrian Moir (amoir)" w:date="2024-11-19T16:22:00Z" w16du:dateUtc="2024-11-19T16:22:00Z">
              <w:r w:rsidRPr="009F6FCC">
                <w:rPr>
                  <w:sz w:val="16"/>
                  <w:szCs w:val="16"/>
                  <w:rPrChange w:id="1875" w:author="Adrian Moir (amoir)" w:date="2024-11-19T17:51:00Z" w16du:dateUtc="2024-11-19T17:51:00Z">
                    <w:rPr/>
                  </w:rPrChange>
                </w:rPr>
                <w:t>Shift 21</w:t>
              </w:r>
            </w:ins>
          </w:p>
        </w:tc>
        <w:tc>
          <w:tcPr>
            <w:tcW w:w="1276" w:type="dxa"/>
          </w:tcPr>
          <w:p w14:paraId="599F31CE" w14:textId="77777777" w:rsidR="002E0EAC" w:rsidRPr="009F6FCC" w:rsidRDefault="002E0EAC">
            <w:pPr>
              <w:jc w:val="center"/>
              <w:rPr>
                <w:ins w:id="1876" w:author="Adrian Moir (amoir)" w:date="2024-11-19T16:20:00Z" w16du:dateUtc="2024-11-19T16:20:00Z"/>
                <w:sz w:val="16"/>
                <w:szCs w:val="16"/>
                <w:rPrChange w:id="1877" w:author="Adrian Moir (amoir)" w:date="2024-11-19T17:51:00Z" w16du:dateUtc="2024-11-19T17:51:00Z">
                  <w:rPr>
                    <w:ins w:id="1878" w:author="Adrian Moir (amoir)" w:date="2024-11-19T16:20:00Z" w16du:dateUtc="2024-11-19T16:20:00Z"/>
                  </w:rPr>
                </w:rPrChange>
              </w:rPr>
              <w:pPrChange w:id="1879" w:author="Adrian Moir (amoir)" w:date="2024-11-19T16:23:00Z" w16du:dateUtc="2024-11-19T16:23:00Z">
                <w:pPr/>
              </w:pPrChange>
            </w:pPr>
            <w:ins w:id="1880" w:author="Adrian Moir (amoir)" w:date="2024-11-19T16:22:00Z" w16du:dateUtc="2024-11-19T16:22:00Z">
              <w:r w:rsidRPr="009F6FCC">
                <w:rPr>
                  <w:sz w:val="16"/>
                  <w:szCs w:val="16"/>
                  <w:rPrChange w:id="1881" w:author="Adrian Moir (amoir)" w:date="2024-11-19T17:51:00Z" w16du:dateUtc="2024-11-19T17:51:00Z">
                    <w:rPr/>
                  </w:rPrChange>
                </w:rPr>
                <w:t>11</w:t>
              </w:r>
            </w:ins>
          </w:p>
        </w:tc>
        <w:tc>
          <w:tcPr>
            <w:tcW w:w="992" w:type="dxa"/>
          </w:tcPr>
          <w:p w14:paraId="4B468A52" w14:textId="77777777" w:rsidR="002E0EAC" w:rsidRPr="009F6FCC" w:rsidRDefault="002E0EAC">
            <w:pPr>
              <w:jc w:val="center"/>
              <w:rPr>
                <w:ins w:id="1882" w:author="Adrian Moir (amoir)" w:date="2024-11-19T16:20:00Z" w16du:dateUtc="2024-11-19T16:20:00Z"/>
                <w:sz w:val="16"/>
                <w:szCs w:val="16"/>
                <w:rPrChange w:id="1883" w:author="Adrian Moir (amoir)" w:date="2024-11-19T17:51:00Z" w16du:dateUtc="2024-11-19T17:51:00Z">
                  <w:rPr>
                    <w:ins w:id="1884" w:author="Adrian Moir (amoir)" w:date="2024-11-19T16:20:00Z" w16du:dateUtc="2024-11-19T16:20:00Z"/>
                  </w:rPr>
                </w:rPrChange>
              </w:rPr>
              <w:pPrChange w:id="1885" w:author="Adrian Moir (amoir)" w:date="2024-11-19T16:23:00Z" w16du:dateUtc="2024-11-19T16:23:00Z">
                <w:pPr/>
              </w:pPrChange>
            </w:pPr>
            <w:ins w:id="1886" w:author="Adrian Moir (amoir)" w:date="2024-11-19T16:23:00Z" w16du:dateUtc="2024-11-19T16:23:00Z">
              <w:r w:rsidRPr="009F6FCC">
                <w:rPr>
                  <w:sz w:val="16"/>
                  <w:szCs w:val="16"/>
                  <w:rPrChange w:id="1887" w:author="Adrian Moir (amoir)" w:date="2024-11-19T17:51:00Z" w16du:dateUtc="2024-11-19T17:51:00Z">
                    <w:rPr/>
                  </w:rPrChange>
                </w:rPr>
                <w:t>256</w:t>
              </w:r>
            </w:ins>
          </w:p>
        </w:tc>
        <w:tc>
          <w:tcPr>
            <w:tcW w:w="1843" w:type="dxa"/>
          </w:tcPr>
          <w:p w14:paraId="6C354780" w14:textId="77777777" w:rsidR="002E0EAC" w:rsidRPr="009F6FCC" w:rsidRDefault="002E0EAC" w:rsidP="003C5C3A">
            <w:pPr>
              <w:jc w:val="center"/>
              <w:rPr>
                <w:ins w:id="1888" w:author="Adrian Moir (amoir)" w:date="2024-11-19T16:24:00Z" w16du:dateUtc="2024-11-19T16:24:00Z"/>
                <w:sz w:val="16"/>
                <w:szCs w:val="16"/>
                <w:rPrChange w:id="1889" w:author="Adrian Moir (amoir)" w:date="2024-11-19T17:51:00Z" w16du:dateUtc="2024-11-19T17:51:00Z">
                  <w:rPr>
                    <w:ins w:id="1890" w:author="Adrian Moir (amoir)" w:date="2024-11-19T16:24:00Z" w16du:dateUtc="2024-11-19T16:24:00Z"/>
                  </w:rPr>
                </w:rPrChange>
              </w:rPr>
            </w:pPr>
            <w:ins w:id="1891" w:author="Adrian Moir (amoir)" w:date="2024-11-19T16:59:00Z" w16du:dateUtc="2024-11-19T16:59:00Z">
              <w:r w:rsidRPr="009F6FCC">
                <w:rPr>
                  <w:sz w:val="16"/>
                  <w:szCs w:val="16"/>
                  <w:rPrChange w:id="1892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8,192</w:t>
              </w:r>
            </w:ins>
          </w:p>
        </w:tc>
        <w:tc>
          <w:tcPr>
            <w:tcW w:w="1559" w:type="dxa"/>
          </w:tcPr>
          <w:p w14:paraId="5304DFED" w14:textId="77777777" w:rsidR="002E0EAC" w:rsidRPr="009F6FCC" w:rsidRDefault="002E0EAC" w:rsidP="003C5C3A">
            <w:pPr>
              <w:jc w:val="center"/>
              <w:rPr>
                <w:ins w:id="1893" w:author="Adrian Moir (amoir)" w:date="2024-11-19T16:25:00Z" w16du:dateUtc="2024-11-19T16:25:00Z"/>
                <w:sz w:val="16"/>
                <w:szCs w:val="16"/>
                <w:rPrChange w:id="1894" w:author="Adrian Moir (amoir)" w:date="2024-11-19T17:51:00Z" w16du:dateUtc="2024-11-19T17:51:00Z">
                  <w:rPr>
                    <w:ins w:id="1895" w:author="Adrian Moir (amoir)" w:date="2024-11-19T16:25:00Z" w16du:dateUtc="2024-11-19T16:25:00Z"/>
                  </w:rPr>
                </w:rPrChange>
              </w:rPr>
            </w:pPr>
            <w:ins w:id="1896" w:author="Adrian Moir (amoir)" w:date="2024-11-19T17:00:00Z" w16du:dateUtc="2024-11-19T17:00:00Z">
              <w:r w:rsidRPr="009F6FCC">
                <w:rPr>
                  <w:sz w:val="16"/>
                  <w:szCs w:val="16"/>
                  <w:rPrChange w:id="1897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512</w:t>
              </w:r>
            </w:ins>
          </w:p>
        </w:tc>
        <w:tc>
          <w:tcPr>
            <w:tcW w:w="1276" w:type="dxa"/>
          </w:tcPr>
          <w:p w14:paraId="7D0F6C9F" w14:textId="77777777" w:rsidR="002E0EAC" w:rsidRPr="009F6FCC" w:rsidRDefault="002E0EAC" w:rsidP="003C5C3A">
            <w:pPr>
              <w:jc w:val="center"/>
              <w:rPr>
                <w:ins w:id="1898" w:author="Adrian Moir (amoir)" w:date="2024-11-19T16:46:00Z" w16du:dateUtc="2024-11-19T16:46:00Z"/>
                <w:sz w:val="16"/>
                <w:szCs w:val="16"/>
                <w:rPrChange w:id="1899" w:author="Adrian Moir (amoir)" w:date="2024-11-19T17:51:00Z" w16du:dateUtc="2024-11-19T17:51:00Z">
                  <w:rPr>
                    <w:ins w:id="1900" w:author="Adrian Moir (amoir)" w:date="2024-11-19T16:46:00Z" w16du:dateUtc="2024-11-19T16:46:00Z"/>
                    <w:sz w:val="20"/>
                    <w:szCs w:val="20"/>
                  </w:rPr>
                </w:rPrChange>
              </w:rPr>
            </w:pPr>
            <w:ins w:id="1901" w:author="Adrian Moir (amoir)" w:date="2024-11-19T17:01:00Z" w16du:dateUtc="2024-11-19T17:01:00Z">
              <w:r w:rsidRPr="009F6FCC">
                <w:rPr>
                  <w:sz w:val="16"/>
                  <w:szCs w:val="16"/>
                  <w:rPrChange w:id="1902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8,704</w:t>
              </w:r>
            </w:ins>
          </w:p>
        </w:tc>
        <w:tc>
          <w:tcPr>
            <w:tcW w:w="1134" w:type="dxa"/>
          </w:tcPr>
          <w:p w14:paraId="53C714AF" w14:textId="77777777" w:rsidR="002E0EAC" w:rsidRPr="009F6FCC" w:rsidRDefault="002E0EAC" w:rsidP="003C5C3A">
            <w:pPr>
              <w:jc w:val="center"/>
              <w:rPr>
                <w:ins w:id="1903" w:author="Adrian Moir (amoir)" w:date="2024-11-19T17:03:00Z" w16du:dateUtc="2024-11-19T17:03:00Z"/>
                <w:sz w:val="16"/>
                <w:szCs w:val="16"/>
                <w:rPrChange w:id="1904" w:author="Adrian Moir (amoir)" w:date="2024-11-19T17:51:00Z" w16du:dateUtc="2024-11-19T17:51:00Z">
                  <w:rPr>
                    <w:ins w:id="1905" w:author="Adrian Moir (amoir)" w:date="2024-11-19T17:03:00Z" w16du:dateUtc="2024-11-19T17:03:00Z"/>
                    <w:sz w:val="20"/>
                    <w:szCs w:val="20"/>
                  </w:rPr>
                </w:rPrChange>
              </w:rPr>
            </w:pPr>
            <w:ins w:id="1906" w:author="Adrian Moir (amoir)" w:date="2024-11-19T17:23:00Z" w16du:dateUtc="2024-11-19T17:23:00Z">
              <w:r w:rsidRPr="009F6FCC">
                <w:rPr>
                  <w:sz w:val="16"/>
                  <w:szCs w:val="16"/>
                  <w:rPrChange w:id="1907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4,368</w:t>
              </w:r>
            </w:ins>
          </w:p>
        </w:tc>
        <w:tc>
          <w:tcPr>
            <w:tcW w:w="1270" w:type="dxa"/>
          </w:tcPr>
          <w:p w14:paraId="17716042" w14:textId="77777777" w:rsidR="002E0EAC" w:rsidRPr="009F6FCC" w:rsidRDefault="002E0EAC" w:rsidP="003C5C3A">
            <w:pPr>
              <w:jc w:val="center"/>
              <w:rPr>
                <w:ins w:id="1908" w:author="Adrian Moir (amoir)" w:date="2024-11-19T17:25:00Z" w16du:dateUtc="2024-11-19T17:25:00Z"/>
                <w:sz w:val="16"/>
                <w:szCs w:val="16"/>
                <w:rPrChange w:id="1909" w:author="Adrian Moir (amoir)" w:date="2024-11-19T17:51:00Z" w16du:dateUtc="2024-11-19T17:51:00Z">
                  <w:rPr>
                    <w:ins w:id="1910" w:author="Adrian Moir (amoir)" w:date="2024-11-19T17:25:00Z" w16du:dateUtc="2024-11-19T17:25:00Z"/>
                    <w:sz w:val="20"/>
                    <w:szCs w:val="20"/>
                  </w:rPr>
                </w:rPrChange>
              </w:rPr>
            </w:pPr>
            <w:ins w:id="1911" w:author="Adrian Moir (amoir)" w:date="2024-11-19T17:26:00Z" w16du:dateUtc="2024-11-19T17:26:00Z">
              <w:r w:rsidRPr="009F6FCC">
                <w:rPr>
                  <w:sz w:val="16"/>
                  <w:szCs w:val="16"/>
                  <w:rPrChange w:id="1912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128</w:t>
              </w:r>
            </w:ins>
          </w:p>
        </w:tc>
      </w:tr>
      <w:tr w:rsidR="00127CBB" w:rsidRPr="00BF6F8F" w14:paraId="23B19E9C" w14:textId="77777777" w:rsidTr="00127CBB">
        <w:trPr>
          <w:ins w:id="1913" w:author="Adrian Moir (amoir)" w:date="2024-11-19T16:23:00Z"/>
        </w:trPr>
        <w:tc>
          <w:tcPr>
            <w:tcW w:w="1413" w:type="dxa"/>
          </w:tcPr>
          <w:p w14:paraId="09E64034" w14:textId="77777777" w:rsidR="002E0EAC" w:rsidRPr="009F6FCC" w:rsidRDefault="002E0EAC" w:rsidP="003C5C3A">
            <w:pPr>
              <w:jc w:val="center"/>
              <w:rPr>
                <w:ins w:id="1914" w:author="Adrian Moir (amoir)" w:date="2024-11-19T16:23:00Z" w16du:dateUtc="2024-11-19T16:23:00Z"/>
                <w:sz w:val="16"/>
                <w:szCs w:val="16"/>
                <w:rPrChange w:id="1915" w:author="Adrian Moir (amoir)" w:date="2024-11-19T17:51:00Z" w16du:dateUtc="2024-11-19T17:51:00Z">
                  <w:rPr>
                    <w:ins w:id="1916" w:author="Adrian Moir (amoir)" w:date="2024-11-19T16:23:00Z" w16du:dateUtc="2024-11-19T16:23:00Z"/>
                  </w:rPr>
                </w:rPrChange>
              </w:rPr>
            </w:pPr>
            <w:ins w:id="1917" w:author="Adrian Moir (amoir)" w:date="2024-11-19T16:23:00Z" w16du:dateUtc="2024-11-19T16:23:00Z">
              <w:r w:rsidRPr="009F6FCC">
                <w:rPr>
                  <w:sz w:val="16"/>
                  <w:szCs w:val="16"/>
                  <w:rPrChange w:id="1918" w:author="Adrian Moir (amoir)" w:date="2024-11-19T17:51:00Z" w16du:dateUtc="2024-11-19T17:51:00Z">
                    <w:rPr/>
                  </w:rPrChange>
                </w:rPr>
                <w:t>Shift 22</w:t>
              </w:r>
            </w:ins>
          </w:p>
        </w:tc>
        <w:tc>
          <w:tcPr>
            <w:tcW w:w="1276" w:type="dxa"/>
          </w:tcPr>
          <w:p w14:paraId="6139B8AC" w14:textId="77777777" w:rsidR="002E0EAC" w:rsidRPr="009F6FCC" w:rsidRDefault="002E0EAC" w:rsidP="003C5C3A">
            <w:pPr>
              <w:jc w:val="center"/>
              <w:rPr>
                <w:ins w:id="1919" w:author="Adrian Moir (amoir)" w:date="2024-11-19T16:23:00Z" w16du:dateUtc="2024-11-19T16:23:00Z"/>
                <w:sz w:val="16"/>
                <w:szCs w:val="16"/>
                <w:rPrChange w:id="1920" w:author="Adrian Moir (amoir)" w:date="2024-11-19T17:51:00Z" w16du:dateUtc="2024-11-19T17:51:00Z">
                  <w:rPr>
                    <w:ins w:id="1921" w:author="Adrian Moir (amoir)" w:date="2024-11-19T16:23:00Z" w16du:dateUtc="2024-11-19T16:23:00Z"/>
                  </w:rPr>
                </w:rPrChange>
              </w:rPr>
            </w:pPr>
            <w:ins w:id="1922" w:author="Adrian Moir (amoir)" w:date="2024-11-19T16:23:00Z" w16du:dateUtc="2024-11-19T16:23:00Z">
              <w:r w:rsidRPr="009F6FCC">
                <w:rPr>
                  <w:sz w:val="16"/>
                  <w:szCs w:val="16"/>
                  <w:rPrChange w:id="1923" w:author="Adrian Moir (amoir)" w:date="2024-11-19T17:51:00Z" w16du:dateUtc="2024-11-19T17:51:00Z">
                    <w:rPr/>
                  </w:rPrChange>
                </w:rPr>
                <w:t>23</w:t>
              </w:r>
            </w:ins>
          </w:p>
        </w:tc>
        <w:tc>
          <w:tcPr>
            <w:tcW w:w="992" w:type="dxa"/>
          </w:tcPr>
          <w:p w14:paraId="7E6E77A5" w14:textId="77777777" w:rsidR="002E0EAC" w:rsidRPr="009F6FCC" w:rsidRDefault="002E0EAC" w:rsidP="003C5C3A">
            <w:pPr>
              <w:jc w:val="center"/>
              <w:rPr>
                <w:ins w:id="1924" w:author="Adrian Moir (amoir)" w:date="2024-11-19T16:23:00Z" w16du:dateUtc="2024-11-19T16:23:00Z"/>
                <w:sz w:val="16"/>
                <w:szCs w:val="16"/>
                <w:rPrChange w:id="1925" w:author="Adrian Moir (amoir)" w:date="2024-11-19T17:51:00Z" w16du:dateUtc="2024-11-19T17:51:00Z">
                  <w:rPr>
                    <w:ins w:id="1926" w:author="Adrian Moir (amoir)" w:date="2024-11-19T16:23:00Z" w16du:dateUtc="2024-11-19T16:23:00Z"/>
                  </w:rPr>
                </w:rPrChange>
              </w:rPr>
            </w:pPr>
            <w:ins w:id="1927" w:author="Adrian Moir (amoir)" w:date="2024-11-19T16:23:00Z" w16du:dateUtc="2024-11-19T16:23:00Z">
              <w:r w:rsidRPr="009F6FCC">
                <w:rPr>
                  <w:sz w:val="16"/>
                  <w:szCs w:val="16"/>
                  <w:rPrChange w:id="1928" w:author="Adrian Moir (amoir)" w:date="2024-11-19T17:51:00Z" w16du:dateUtc="2024-11-19T17:51:00Z">
                    <w:rPr/>
                  </w:rPrChange>
                </w:rPr>
                <w:t>384</w:t>
              </w:r>
            </w:ins>
          </w:p>
        </w:tc>
        <w:tc>
          <w:tcPr>
            <w:tcW w:w="1843" w:type="dxa"/>
          </w:tcPr>
          <w:p w14:paraId="6EF0FAFC" w14:textId="77777777" w:rsidR="002E0EAC" w:rsidRPr="009F6FCC" w:rsidRDefault="002E0EAC" w:rsidP="003C5C3A">
            <w:pPr>
              <w:jc w:val="center"/>
              <w:rPr>
                <w:ins w:id="1929" w:author="Adrian Moir (amoir)" w:date="2024-11-19T16:24:00Z" w16du:dateUtc="2024-11-19T16:24:00Z"/>
                <w:sz w:val="16"/>
                <w:szCs w:val="16"/>
                <w:rPrChange w:id="1930" w:author="Adrian Moir (amoir)" w:date="2024-11-19T17:51:00Z" w16du:dateUtc="2024-11-19T17:51:00Z">
                  <w:rPr>
                    <w:ins w:id="1931" w:author="Adrian Moir (amoir)" w:date="2024-11-19T16:24:00Z" w16du:dateUtc="2024-11-19T16:24:00Z"/>
                  </w:rPr>
                </w:rPrChange>
              </w:rPr>
            </w:pPr>
            <w:ins w:id="1932" w:author="Adrian Moir (amoir)" w:date="2024-11-19T16:59:00Z" w16du:dateUtc="2024-11-19T16:59:00Z">
              <w:r w:rsidRPr="009F6FCC">
                <w:rPr>
                  <w:sz w:val="16"/>
                  <w:szCs w:val="16"/>
                  <w:rPrChange w:id="193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16,384</w:t>
              </w:r>
            </w:ins>
          </w:p>
        </w:tc>
        <w:tc>
          <w:tcPr>
            <w:tcW w:w="1559" w:type="dxa"/>
          </w:tcPr>
          <w:p w14:paraId="2DD9941A" w14:textId="77777777" w:rsidR="002E0EAC" w:rsidRPr="009F6FCC" w:rsidRDefault="002E0EAC" w:rsidP="003C5C3A">
            <w:pPr>
              <w:jc w:val="center"/>
              <w:rPr>
                <w:ins w:id="1934" w:author="Adrian Moir (amoir)" w:date="2024-11-19T16:25:00Z" w16du:dateUtc="2024-11-19T16:25:00Z"/>
                <w:sz w:val="16"/>
                <w:szCs w:val="16"/>
                <w:rPrChange w:id="1935" w:author="Adrian Moir (amoir)" w:date="2024-11-19T17:51:00Z" w16du:dateUtc="2024-11-19T17:51:00Z">
                  <w:rPr>
                    <w:ins w:id="1936" w:author="Adrian Moir (amoir)" w:date="2024-11-19T16:25:00Z" w16du:dateUtc="2024-11-19T16:25:00Z"/>
                  </w:rPr>
                </w:rPrChange>
              </w:rPr>
            </w:pPr>
            <w:ins w:id="1937" w:author="Adrian Moir (amoir)" w:date="2024-11-19T16:44:00Z" w16du:dateUtc="2024-11-19T16:44:00Z">
              <w:r w:rsidRPr="009F6FCC">
                <w:rPr>
                  <w:sz w:val="16"/>
                  <w:szCs w:val="16"/>
                  <w:rPrChange w:id="193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1</w:t>
              </w:r>
            </w:ins>
            <w:ins w:id="1939" w:author="Adrian Moir (amoir)" w:date="2024-11-19T16:50:00Z" w16du:dateUtc="2024-11-19T16:50:00Z">
              <w:r w:rsidRPr="009F6FCC">
                <w:rPr>
                  <w:sz w:val="16"/>
                  <w:szCs w:val="16"/>
                  <w:rPrChange w:id="1940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,</w:t>
              </w:r>
            </w:ins>
            <w:ins w:id="1941" w:author="Adrian Moir (amoir)" w:date="2024-11-19T16:44:00Z" w16du:dateUtc="2024-11-19T16:44:00Z">
              <w:r w:rsidRPr="009F6FCC">
                <w:rPr>
                  <w:sz w:val="16"/>
                  <w:szCs w:val="16"/>
                  <w:rPrChange w:id="1942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424</w:t>
              </w:r>
            </w:ins>
          </w:p>
        </w:tc>
        <w:tc>
          <w:tcPr>
            <w:tcW w:w="1276" w:type="dxa"/>
          </w:tcPr>
          <w:p w14:paraId="0F137B58" w14:textId="77777777" w:rsidR="002E0EAC" w:rsidRPr="009F6FCC" w:rsidRDefault="002E0EAC" w:rsidP="003C5C3A">
            <w:pPr>
              <w:jc w:val="center"/>
              <w:rPr>
                <w:ins w:id="1943" w:author="Adrian Moir (amoir)" w:date="2024-11-19T16:46:00Z" w16du:dateUtc="2024-11-19T16:46:00Z"/>
                <w:sz w:val="16"/>
                <w:szCs w:val="16"/>
                <w:rPrChange w:id="1944" w:author="Adrian Moir (amoir)" w:date="2024-11-19T17:51:00Z" w16du:dateUtc="2024-11-19T17:51:00Z">
                  <w:rPr>
                    <w:ins w:id="1945" w:author="Adrian Moir (amoir)" w:date="2024-11-19T16:46:00Z" w16du:dateUtc="2024-11-19T16:46:00Z"/>
                    <w:sz w:val="20"/>
                    <w:szCs w:val="20"/>
                  </w:rPr>
                </w:rPrChange>
              </w:rPr>
            </w:pPr>
            <w:ins w:id="1946" w:author="Adrian Moir (amoir)" w:date="2024-11-19T17:01:00Z" w16du:dateUtc="2024-11-19T17:01:00Z">
              <w:r w:rsidRPr="009F6FCC">
                <w:rPr>
                  <w:sz w:val="16"/>
                  <w:szCs w:val="16"/>
                  <w:rPrChange w:id="1947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17,808</w:t>
              </w:r>
            </w:ins>
          </w:p>
        </w:tc>
        <w:tc>
          <w:tcPr>
            <w:tcW w:w="1134" w:type="dxa"/>
          </w:tcPr>
          <w:p w14:paraId="796FA6E6" w14:textId="77777777" w:rsidR="002E0EAC" w:rsidRPr="009F6FCC" w:rsidRDefault="002E0EAC" w:rsidP="003C5C3A">
            <w:pPr>
              <w:jc w:val="center"/>
              <w:rPr>
                <w:ins w:id="1948" w:author="Adrian Moir (amoir)" w:date="2024-11-19T17:03:00Z" w16du:dateUtc="2024-11-19T17:03:00Z"/>
                <w:sz w:val="16"/>
                <w:szCs w:val="16"/>
                <w:rPrChange w:id="1949" w:author="Adrian Moir (amoir)" w:date="2024-11-19T17:51:00Z" w16du:dateUtc="2024-11-19T17:51:00Z">
                  <w:rPr>
                    <w:ins w:id="1950" w:author="Adrian Moir (amoir)" w:date="2024-11-19T17:03:00Z" w16du:dateUtc="2024-11-19T17:03:00Z"/>
                    <w:sz w:val="20"/>
                    <w:szCs w:val="20"/>
                  </w:rPr>
                </w:rPrChange>
              </w:rPr>
            </w:pPr>
            <w:ins w:id="1951" w:author="Adrian Moir (amoir)" w:date="2024-11-19T17:24:00Z" w16du:dateUtc="2024-11-19T17:24:00Z">
              <w:r w:rsidRPr="009F6FCC">
                <w:rPr>
                  <w:sz w:val="16"/>
                  <w:szCs w:val="16"/>
                  <w:rPrChange w:id="1952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9,104</w:t>
              </w:r>
            </w:ins>
          </w:p>
        </w:tc>
        <w:tc>
          <w:tcPr>
            <w:tcW w:w="1270" w:type="dxa"/>
          </w:tcPr>
          <w:p w14:paraId="4B62ADC8" w14:textId="77777777" w:rsidR="002E0EAC" w:rsidRPr="009F6FCC" w:rsidRDefault="002E0EAC" w:rsidP="003C5C3A">
            <w:pPr>
              <w:jc w:val="center"/>
              <w:rPr>
                <w:ins w:id="1953" w:author="Adrian Moir (amoir)" w:date="2024-11-19T17:25:00Z" w16du:dateUtc="2024-11-19T17:25:00Z"/>
                <w:sz w:val="16"/>
                <w:szCs w:val="16"/>
                <w:rPrChange w:id="1954" w:author="Adrian Moir (amoir)" w:date="2024-11-19T17:51:00Z" w16du:dateUtc="2024-11-19T17:51:00Z">
                  <w:rPr>
                    <w:ins w:id="1955" w:author="Adrian Moir (amoir)" w:date="2024-11-19T17:25:00Z" w16du:dateUtc="2024-11-19T17:25:00Z"/>
                    <w:sz w:val="20"/>
                    <w:szCs w:val="20"/>
                  </w:rPr>
                </w:rPrChange>
              </w:rPr>
            </w:pPr>
            <w:ins w:id="1956" w:author="Adrian Moir (amoir)" w:date="2024-11-19T17:26:00Z" w16du:dateUtc="2024-11-19T17:26:00Z">
              <w:r w:rsidRPr="009F6FCC">
                <w:rPr>
                  <w:sz w:val="16"/>
                  <w:szCs w:val="16"/>
                  <w:rPrChange w:id="1957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128</w:t>
              </w:r>
            </w:ins>
          </w:p>
        </w:tc>
      </w:tr>
      <w:tr w:rsidR="00127CBB" w:rsidRPr="00BF6F8F" w14:paraId="41CED812" w14:textId="77777777" w:rsidTr="00127CBB">
        <w:trPr>
          <w:ins w:id="1958" w:author="Adrian Moir (amoir)" w:date="2024-11-19T16:27:00Z"/>
        </w:trPr>
        <w:tc>
          <w:tcPr>
            <w:tcW w:w="1413" w:type="dxa"/>
          </w:tcPr>
          <w:p w14:paraId="701E8F0D" w14:textId="77777777" w:rsidR="002E0EAC" w:rsidRPr="009F6FCC" w:rsidRDefault="002E0EAC" w:rsidP="003C5C3A">
            <w:pPr>
              <w:jc w:val="center"/>
              <w:rPr>
                <w:ins w:id="1959" w:author="Adrian Moir (amoir)" w:date="2024-11-19T16:27:00Z" w16du:dateUtc="2024-11-19T16:27:00Z"/>
                <w:sz w:val="16"/>
                <w:szCs w:val="16"/>
                <w:rPrChange w:id="1960" w:author="Adrian Moir (amoir)" w:date="2024-11-19T17:51:00Z" w16du:dateUtc="2024-11-19T17:51:00Z">
                  <w:rPr>
                    <w:ins w:id="1961" w:author="Adrian Moir (amoir)" w:date="2024-11-19T16:27:00Z" w16du:dateUtc="2024-11-19T16:27:00Z"/>
                    <w:sz w:val="20"/>
                    <w:szCs w:val="20"/>
                  </w:rPr>
                </w:rPrChange>
              </w:rPr>
            </w:pPr>
            <w:ins w:id="1962" w:author="Adrian Moir (amoir)" w:date="2024-11-19T16:27:00Z" w16du:dateUtc="2024-11-19T16:27:00Z">
              <w:r w:rsidRPr="009F6FCC">
                <w:rPr>
                  <w:sz w:val="16"/>
                  <w:szCs w:val="16"/>
                  <w:rPrChange w:id="196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Shift 23</w:t>
              </w:r>
            </w:ins>
          </w:p>
        </w:tc>
        <w:tc>
          <w:tcPr>
            <w:tcW w:w="1276" w:type="dxa"/>
          </w:tcPr>
          <w:p w14:paraId="5F62D165" w14:textId="77777777" w:rsidR="002E0EAC" w:rsidRPr="009F6FCC" w:rsidRDefault="002E0EAC" w:rsidP="003C5C3A">
            <w:pPr>
              <w:jc w:val="center"/>
              <w:rPr>
                <w:ins w:id="1964" w:author="Adrian Moir (amoir)" w:date="2024-11-19T16:27:00Z" w16du:dateUtc="2024-11-19T16:27:00Z"/>
                <w:sz w:val="16"/>
                <w:szCs w:val="16"/>
                <w:rPrChange w:id="1965" w:author="Adrian Moir (amoir)" w:date="2024-11-19T17:51:00Z" w16du:dateUtc="2024-11-19T17:51:00Z">
                  <w:rPr>
                    <w:ins w:id="1966" w:author="Adrian Moir (amoir)" w:date="2024-11-19T16:27:00Z" w16du:dateUtc="2024-11-19T16:27:00Z"/>
                    <w:sz w:val="20"/>
                    <w:szCs w:val="20"/>
                  </w:rPr>
                </w:rPrChange>
              </w:rPr>
            </w:pPr>
            <w:ins w:id="1967" w:author="Adrian Moir (amoir)" w:date="2024-11-19T16:28:00Z" w16du:dateUtc="2024-11-19T16:28:00Z">
              <w:r w:rsidRPr="009F6FCC">
                <w:rPr>
                  <w:sz w:val="16"/>
                  <w:szCs w:val="16"/>
                  <w:rPrChange w:id="196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48</w:t>
              </w:r>
            </w:ins>
          </w:p>
        </w:tc>
        <w:tc>
          <w:tcPr>
            <w:tcW w:w="992" w:type="dxa"/>
          </w:tcPr>
          <w:p w14:paraId="6D07EA47" w14:textId="77777777" w:rsidR="002E0EAC" w:rsidRPr="009F6FCC" w:rsidRDefault="002E0EAC" w:rsidP="003C5C3A">
            <w:pPr>
              <w:jc w:val="center"/>
              <w:rPr>
                <w:ins w:id="1969" w:author="Adrian Moir (amoir)" w:date="2024-11-19T16:27:00Z" w16du:dateUtc="2024-11-19T16:27:00Z"/>
                <w:sz w:val="16"/>
                <w:szCs w:val="16"/>
                <w:rPrChange w:id="1970" w:author="Adrian Moir (amoir)" w:date="2024-11-19T17:51:00Z" w16du:dateUtc="2024-11-19T17:51:00Z">
                  <w:rPr>
                    <w:ins w:id="1971" w:author="Adrian Moir (amoir)" w:date="2024-11-19T16:27:00Z" w16du:dateUtc="2024-11-19T16:27:00Z"/>
                    <w:sz w:val="20"/>
                    <w:szCs w:val="20"/>
                  </w:rPr>
                </w:rPrChange>
              </w:rPr>
            </w:pPr>
            <w:ins w:id="1972" w:author="Adrian Moir (amoir)" w:date="2024-11-19T16:28:00Z" w16du:dateUtc="2024-11-19T16:28:00Z">
              <w:r w:rsidRPr="009F6FCC">
                <w:rPr>
                  <w:sz w:val="16"/>
                  <w:szCs w:val="16"/>
                  <w:rPrChange w:id="197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650</w:t>
              </w:r>
            </w:ins>
          </w:p>
        </w:tc>
        <w:tc>
          <w:tcPr>
            <w:tcW w:w="1843" w:type="dxa"/>
          </w:tcPr>
          <w:p w14:paraId="63B396C8" w14:textId="77777777" w:rsidR="002E0EAC" w:rsidRPr="009F6FCC" w:rsidRDefault="002E0EAC" w:rsidP="003C5C3A">
            <w:pPr>
              <w:jc w:val="center"/>
              <w:rPr>
                <w:ins w:id="1974" w:author="Adrian Moir (amoir)" w:date="2024-11-19T16:27:00Z" w16du:dateUtc="2024-11-19T16:27:00Z"/>
                <w:sz w:val="16"/>
                <w:szCs w:val="16"/>
                <w:rPrChange w:id="1975" w:author="Adrian Moir (amoir)" w:date="2024-11-19T17:51:00Z" w16du:dateUtc="2024-11-19T17:51:00Z">
                  <w:rPr>
                    <w:ins w:id="1976" w:author="Adrian Moir (amoir)" w:date="2024-11-19T16:27:00Z" w16du:dateUtc="2024-11-19T16:27:00Z"/>
                    <w:sz w:val="20"/>
                    <w:szCs w:val="20"/>
                  </w:rPr>
                </w:rPrChange>
              </w:rPr>
            </w:pPr>
            <w:ins w:id="1977" w:author="Adrian Moir (amoir)" w:date="2024-11-19T16:59:00Z" w16du:dateUtc="2024-11-19T16:59:00Z">
              <w:r w:rsidRPr="009F6FCC">
                <w:rPr>
                  <w:sz w:val="16"/>
                  <w:szCs w:val="16"/>
                  <w:rPrChange w:id="1978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32,768</w:t>
              </w:r>
            </w:ins>
          </w:p>
        </w:tc>
        <w:tc>
          <w:tcPr>
            <w:tcW w:w="1559" w:type="dxa"/>
          </w:tcPr>
          <w:p w14:paraId="7BAC738F" w14:textId="77777777" w:rsidR="002E0EAC" w:rsidRPr="009F6FCC" w:rsidRDefault="002E0EAC" w:rsidP="003C5C3A">
            <w:pPr>
              <w:jc w:val="center"/>
              <w:rPr>
                <w:ins w:id="1979" w:author="Adrian Moir (amoir)" w:date="2024-11-19T16:27:00Z" w16du:dateUtc="2024-11-19T16:27:00Z"/>
                <w:sz w:val="16"/>
                <w:szCs w:val="16"/>
                <w:rPrChange w:id="1980" w:author="Adrian Moir (amoir)" w:date="2024-11-19T17:51:00Z" w16du:dateUtc="2024-11-19T17:51:00Z">
                  <w:rPr>
                    <w:ins w:id="1981" w:author="Adrian Moir (amoir)" w:date="2024-11-19T16:27:00Z" w16du:dateUtc="2024-11-19T16:27:00Z"/>
                    <w:sz w:val="20"/>
                    <w:szCs w:val="20"/>
                  </w:rPr>
                </w:rPrChange>
              </w:rPr>
            </w:pPr>
            <w:ins w:id="1982" w:author="Adrian Moir (amoir)" w:date="2024-11-19T16:44:00Z" w16du:dateUtc="2024-11-19T16:44:00Z">
              <w:r w:rsidRPr="009F6FCC">
                <w:rPr>
                  <w:sz w:val="16"/>
                  <w:szCs w:val="16"/>
                  <w:rPrChange w:id="1983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2</w:t>
              </w:r>
            </w:ins>
            <w:ins w:id="1984" w:author="Adrian Moir (amoir)" w:date="2024-11-19T16:50:00Z" w16du:dateUtc="2024-11-19T16:50:00Z">
              <w:r w:rsidRPr="009F6FCC">
                <w:rPr>
                  <w:sz w:val="16"/>
                  <w:szCs w:val="16"/>
                  <w:rPrChange w:id="1985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,</w:t>
              </w:r>
            </w:ins>
            <w:ins w:id="1986" w:author="Adrian Moir (amoir)" w:date="2024-11-19T16:44:00Z" w16du:dateUtc="2024-11-19T16:44:00Z">
              <w:r w:rsidRPr="009F6FCC">
                <w:rPr>
                  <w:sz w:val="16"/>
                  <w:szCs w:val="16"/>
                  <w:rPrChange w:id="1987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576</w:t>
              </w:r>
            </w:ins>
          </w:p>
        </w:tc>
        <w:tc>
          <w:tcPr>
            <w:tcW w:w="1276" w:type="dxa"/>
          </w:tcPr>
          <w:p w14:paraId="21DA2D49" w14:textId="77777777" w:rsidR="002E0EAC" w:rsidRPr="009F6FCC" w:rsidRDefault="002E0EAC" w:rsidP="003C5C3A">
            <w:pPr>
              <w:jc w:val="center"/>
              <w:rPr>
                <w:ins w:id="1988" w:author="Adrian Moir (amoir)" w:date="2024-11-19T16:46:00Z" w16du:dateUtc="2024-11-19T16:46:00Z"/>
                <w:sz w:val="16"/>
                <w:szCs w:val="16"/>
                <w:rPrChange w:id="1989" w:author="Adrian Moir (amoir)" w:date="2024-11-19T17:51:00Z" w16du:dateUtc="2024-11-19T17:51:00Z">
                  <w:rPr>
                    <w:ins w:id="1990" w:author="Adrian Moir (amoir)" w:date="2024-11-19T16:46:00Z" w16du:dateUtc="2024-11-19T16:46:00Z"/>
                    <w:sz w:val="20"/>
                    <w:szCs w:val="20"/>
                  </w:rPr>
                </w:rPrChange>
              </w:rPr>
            </w:pPr>
            <w:ins w:id="1991" w:author="Adrian Moir (amoir)" w:date="2024-11-19T17:02:00Z" w16du:dateUtc="2024-11-19T17:02:00Z">
              <w:r w:rsidRPr="009F6FCC">
                <w:rPr>
                  <w:sz w:val="16"/>
                  <w:szCs w:val="16"/>
                  <w:rPrChange w:id="1992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35,344</w:t>
              </w:r>
            </w:ins>
          </w:p>
        </w:tc>
        <w:tc>
          <w:tcPr>
            <w:tcW w:w="1134" w:type="dxa"/>
          </w:tcPr>
          <w:p w14:paraId="4A08186B" w14:textId="77777777" w:rsidR="002E0EAC" w:rsidRPr="009F6FCC" w:rsidRDefault="002E0EAC" w:rsidP="003C5C3A">
            <w:pPr>
              <w:jc w:val="center"/>
              <w:rPr>
                <w:ins w:id="1993" w:author="Adrian Moir (amoir)" w:date="2024-11-19T17:03:00Z" w16du:dateUtc="2024-11-19T17:03:00Z"/>
                <w:sz w:val="16"/>
                <w:szCs w:val="16"/>
                <w:rPrChange w:id="1994" w:author="Adrian Moir (amoir)" w:date="2024-11-19T17:51:00Z" w16du:dateUtc="2024-11-19T17:51:00Z">
                  <w:rPr>
                    <w:ins w:id="1995" w:author="Adrian Moir (amoir)" w:date="2024-11-19T17:03:00Z" w16du:dateUtc="2024-11-19T17:03:00Z"/>
                    <w:sz w:val="20"/>
                    <w:szCs w:val="20"/>
                  </w:rPr>
                </w:rPrChange>
              </w:rPr>
            </w:pPr>
            <w:ins w:id="1996" w:author="Adrian Moir (amoir)" w:date="2024-11-19T17:24:00Z" w16du:dateUtc="2024-11-19T17:24:00Z">
              <w:r w:rsidRPr="009F6FCC">
                <w:rPr>
                  <w:sz w:val="16"/>
                  <w:szCs w:val="16"/>
                  <w:rPrChange w:id="1997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17,536</w:t>
              </w:r>
            </w:ins>
          </w:p>
        </w:tc>
        <w:tc>
          <w:tcPr>
            <w:tcW w:w="1270" w:type="dxa"/>
          </w:tcPr>
          <w:p w14:paraId="339DA4FA" w14:textId="77777777" w:rsidR="002E0EAC" w:rsidRPr="009F6FCC" w:rsidRDefault="002E0EAC" w:rsidP="003C5C3A">
            <w:pPr>
              <w:jc w:val="center"/>
              <w:rPr>
                <w:ins w:id="1998" w:author="Adrian Moir (amoir)" w:date="2024-11-19T17:25:00Z" w16du:dateUtc="2024-11-19T17:25:00Z"/>
                <w:sz w:val="16"/>
                <w:szCs w:val="16"/>
                <w:rPrChange w:id="1999" w:author="Adrian Moir (amoir)" w:date="2024-11-19T17:51:00Z" w16du:dateUtc="2024-11-19T17:51:00Z">
                  <w:rPr>
                    <w:ins w:id="2000" w:author="Adrian Moir (amoir)" w:date="2024-11-19T17:25:00Z" w16du:dateUtc="2024-11-19T17:25:00Z"/>
                    <w:sz w:val="20"/>
                    <w:szCs w:val="20"/>
                  </w:rPr>
                </w:rPrChange>
              </w:rPr>
            </w:pPr>
            <w:ins w:id="2001" w:author="Adrian Moir (amoir)" w:date="2024-11-19T17:27:00Z" w16du:dateUtc="2024-11-19T17:27:00Z">
              <w:r w:rsidRPr="009F6FCC">
                <w:rPr>
                  <w:sz w:val="16"/>
                  <w:szCs w:val="16"/>
                  <w:rPrChange w:id="2002" w:author="Adrian Moir (amoir)" w:date="2024-11-19T17:51:00Z" w16du:dateUtc="2024-11-19T17:51:00Z">
                    <w:rPr>
                      <w:sz w:val="20"/>
                      <w:szCs w:val="20"/>
                    </w:rPr>
                  </w:rPrChange>
                </w:rPr>
                <w:t>266</w:t>
              </w:r>
            </w:ins>
          </w:p>
        </w:tc>
      </w:tr>
    </w:tbl>
    <w:p w14:paraId="48F85CEF" w14:textId="77777777" w:rsidR="002E0EAC" w:rsidRPr="00A549C1" w:rsidRDefault="002E0EAC" w:rsidP="002E0EAC">
      <w:pPr>
        <w:rPr>
          <w:ins w:id="2003" w:author="Adrian Moir (amoir)" w:date="2024-11-13T14:47:00Z" w16du:dateUtc="2024-11-13T14:47:00Z"/>
          <w:lang w:val="en-GB"/>
        </w:rPr>
      </w:pPr>
    </w:p>
    <w:p w14:paraId="7B1218D5" w14:textId="77777777" w:rsidR="002E0EAC" w:rsidRPr="000B102F" w:rsidRDefault="002E0EAC">
      <w:pPr>
        <w:pStyle w:val="Heading3"/>
        <w:ind w:left="720"/>
        <w:rPr>
          <w:ins w:id="2004" w:author="Adrian Moir (amoir)" w:date="2024-11-13T14:51:00Z" w16du:dateUtc="2024-11-13T14:51:00Z"/>
          <w:bCs/>
          <w:sz w:val="24"/>
          <w:szCs w:val="24"/>
        </w:rPr>
        <w:pPrChange w:id="2005" w:author="Adrian Moir (amoir)" w:date="2024-11-19T18:28:00Z" w16du:dateUtc="2024-11-19T18:28:00Z">
          <w:pPr/>
        </w:pPrChange>
      </w:pPr>
      <w:bookmarkStart w:id="2006" w:name="_Toc184641414"/>
      <w:ins w:id="2007" w:author="Adrian Moir (amoir)" w:date="2024-11-13T14:49:00Z" w16du:dateUtc="2024-11-13T14:49:00Z">
        <w:r w:rsidRPr="000B102F">
          <w:rPr>
            <w:b w:val="0"/>
            <w:bCs/>
            <w:sz w:val="24"/>
            <w:szCs w:val="24"/>
          </w:rPr>
          <w:t>Checking cloud tier consumption</w:t>
        </w:r>
      </w:ins>
      <w:ins w:id="2008" w:author="Adrian Moir (amoir)" w:date="2024-11-13T15:03:00Z" w16du:dateUtc="2024-11-13T15:03:00Z">
        <w:r w:rsidRPr="000B102F">
          <w:rPr>
            <w:b w:val="0"/>
            <w:bCs/>
            <w:sz w:val="24"/>
            <w:szCs w:val="24"/>
          </w:rPr>
          <w:t xml:space="preserve"> and health</w:t>
        </w:r>
      </w:ins>
      <w:ins w:id="2009" w:author="Adrian Moir (amoir)" w:date="2024-11-19T18:16:00Z" w16du:dateUtc="2024-11-19T18:16:00Z">
        <w:r w:rsidRPr="000B102F">
          <w:rPr>
            <w:b w:val="0"/>
            <w:bCs/>
            <w:i/>
            <w:iCs/>
            <w:sz w:val="24"/>
            <w:szCs w:val="24"/>
          </w:rPr>
          <w:t xml:space="preserve"> if an alert is raised</w:t>
        </w:r>
      </w:ins>
      <w:ins w:id="2010" w:author="Adrian Moir (amoir)" w:date="2024-11-13T15:03:00Z" w16du:dateUtc="2024-11-13T15:03:00Z">
        <w:r w:rsidRPr="000B102F">
          <w:rPr>
            <w:b w:val="0"/>
            <w:bCs/>
            <w:sz w:val="24"/>
            <w:szCs w:val="24"/>
          </w:rPr>
          <w:t>.</w:t>
        </w:r>
      </w:ins>
      <w:bookmarkEnd w:id="2006"/>
    </w:p>
    <w:p w14:paraId="004FA5AF" w14:textId="77777777" w:rsidR="002E0EAC" w:rsidRPr="004559FA" w:rsidRDefault="002E0EAC">
      <w:pPr>
        <w:ind w:left="1440"/>
        <w:rPr>
          <w:ins w:id="2011" w:author="Adrian Moir (amoir)" w:date="2024-11-13T14:48:00Z" w16du:dateUtc="2024-11-13T14:48:00Z"/>
          <w:b/>
          <w:bCs/>
          <w:sz w:val="15"/>
          <w:szCs w:val="15"/>
          <w:rPrChange w:id="2012" w:author="Adrian Moir (amoir)" w:date="2024-11-13T15:05:00Z" w16du:dateUtc="2024-11-13T15:05:00Z">
            <w:rPr>
              <w:ins w:id="2013" w:author="Adrian Moir (amoir)" w:date="2024-11-13T14:48:00Z" w16du:dateUtc="2024-11-13T14:48:00Z"/>
              <w:b/>
              <w:bCs/>
            </w:rPr>
          </w:rPrChange>
        </w:rPr>
        <w:pPrChange w:id="2014" w:author="Adrian Moir (amoir)" w:date="2024-11-19T18:18:00Z" w16du:dateUtc="2024-11-19T18:18:00Z">
          <w:pPr/>
        </w:pPrChange>
      </w:pPr>
      <w:ins w:id="2015" w:author="Adrian Moir (amoir)" w:date="2024-11-13T14:49:00Z" w16du:dateUtc="2024-11-13T14:49:00Z">
        <w:r>
          <w:rPr>
            <w:b/>
            <w:bCs/>
          </w:rPr>
          <w:br/>
        </w:r>
      </w:ins>
      <w:proofErr w:type="spellStart"/>
      <w:ins w:id="2016" w:author="Adrian Moir (amoir)" w:date="2024-11-13T14:47:00Z">
        <w:r w:rsidRPr="004559FA">
          <w:rPr>
            <w:rFonts w:ascii="Courier New" w:hAnsi="Courier New" w:cs="Courier New"/>
            <w:sz w:val="15"/>
            <w:szCs w:val="15"/>
            <w:rPrChange w:id="2017" w:author="Adrian Moir (amoir)" w:date="2024-11-13T15:05:00Z" w16du:dateUtc="2024-11-13T15:05:00Z">
              <w:rPr>
                <w:b/>
                <w:bCs/>
              </w:rPr>
            </w:rPrChange>
          </w:rPr>
          <w:t>stats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018" w:author="Adrian Moir (amoir)" w:date="2024-11-13T15:05:00Z" w16du:dateUtc="2024-11-13T15:05:00Z">
              <w:rPr>
                <w:b/>
                <w:bCs/>
              </w:rPr>
            </w:rPrChange>
          </w:rPr>
          <w:t xml:space="preserve"> --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019" w:author="Adrian Moir (amoir)" w:date="2024-11-13T15:05:00Z" w16du:dateUtc="2024-11-13T15:05:00Z">
              <w:rPr>
                <w:b/>
                <w:bCs/>
              </w:rPr>
            </w:rPrChange>
          </w:rPr>
          <w:t>cloud_tier</w:t>
        </w:r>
      </w:ins>
      <w:proofErr w:type="spellEnd"/>
    </w:p>
    <w:p w14:paraId="0A93D942" w14:textId="77777777" w:rsidR="002E0EAC" w:rsidRPr="004559FA" w:rsidRDefault="002E0EAC">
      <w:pPr>
        <w:ind w:left="720"/>
        <w:rPr>
          <w:ins w:id="2020" w:author="Adrian Moir (amoir)" w:date="2024-11-13T14:59:00Z" w16du:dateUtc="2024-11-13T14:59:00Z"/>
          <w:b/>
          <w:bCs/>
          <w:sz w:val="15"/>
          <w:szCs w:val="15"/>
          <w:rPrChange w:id="2021" w:author="Adrian Moir (amoir)" w:date="2024-11-13T15:05:00Z" w16du:dateUtc="2024-11-13T15:05:00Z">
            <w:rPr>
              <w:ins w:id="2022" w:author="Adrian Moir (amoir)" w:date="2024-11-13T14:59:00Z" w16du:dateUtc="2024-11-13T14:59:00Z"/>
              <w:b/>
              <w:bCs/>
            </w:rPr>
          </w:rPrChange>
        </w:rPr>
        <w:pPrChange w:id="2023" w:author="Adrian Moir (amoir)" w:date="2024-11-19T18:18:00Z" w16du:dateUtc="2024-11-19T18:18:00Z">
          <w:pPr/>
        </w:pPrChange>
      </w:pPr>
    </w:p>
    <w:p w14:paraId="650272AC" w14:textId="77777777" w:rsidR="002E0EAC" w:rsidRPr="004559FA" w:rsidRDefault="002E0EAC">
      <w:pPr>
        <w:ind w:left="720" w:firstLine="720"/>
        <w:rPr>
          <w:ins w:id="2024" w:author="Adrian Moir (amoir)" w:date="2024-11-13T14:59:00Z" w16du:dateUtc="2024-11-13T14:59:00Z"/>
          <w:rFonts w:ascii="Courier New" w:hAnsi="Courier New" w:cs="Courier New"/>
          <w:sz w:val="15"/>
          <w:szCs w:val="15"/>
          <w:rPrChange w:id="2025" w:author="Adrian Moir (amoir)" w:date="2024-11-13T15:05:00Z" w16du:dateUtc="2024-11-13T15:05:00Z">
            <w:rPr>
              <w:ins w:id="2026" w:author="Adrian Moir (amoir)" w:date="2024-11-13T14:59:00Z" w16du:dateUtc="2024-11-13T14:59:00Z"/>
              <w:b/>
              <w:bCs/>
            </w:rPr>
          </w:rPrChange>
        </w:rPr>
        <w:pPrChange w:id="2027" w:author="Adrian Moir (amoir)" w:date="2024-11-19T18:18:00Z" w16du:dateUtc="2024-11-19T18:18:00Z">
          <w:pPr/>
        </w:pPrChange>
      </w:pPr>
      <w:ins w:id="2028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029" w:author="Adrian Moir (amoir)" w:date="2024-11-13T15:05:00Z" w16du:dateUtc="2024-11-13T15:05:00Z">
              <w:rPr>
                <w:b/>
                <w:bCs/>
              </w:rPr>
            </w:rPrChange>
          </w:rPr>
          <w:t>#stats --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030" w:author="Adrian Moir (amoir)" w:date="2024-11-13T15:05:00Z" w16du:dateUtc="2024-11-13T15:05:00Z">
              <w:rPr>
                <w:b/>
                <w:bCs/>
              </w:rPr>
            </w:rPrChange>
          </w:rPr>
          <w:t>cloud_tier</w:t>
        </w:r>
        <w:proofErr w:type="spellEnd"/>
      </w:ins>
    </w:p>
    <w:p w14:paraId="29F61375" w14:textId="77777777" w:rsidR="002E0EAC" w:rsidRPr="004559FA" w:rsidRDefault="002E0EAC">
      <w:pPr>
        <w:ind w:left="2160"/>
        <w:rPr>
          <w:ins w:id="2031" w:author="Adrian Moir (amoir)" w:date="2024-11-13T14:59:00Z" w16du:dateUtc="2024-11-13T14:59:00Z"/>
          <w:rFonts w:ascii="Courier New" w:hAnsi="Courier New" w:cs="Courier New"/>
          <w:sz w:val="15"/>
          <w:szCs w:val="15"/>
          <w:rPrChange w:id="2032" w:author="Adrian Moir (amoir)" w:date="2024-11-13T15:05:00Z" w16du:dateUtc="2024-11-13T15:05:00Z">
            <w:rPr>
              <w:ins w:id="2033" w:author="Adrian Moir (amoir)" w:date="2024-11-13T14:59:00Z" w16du:dateUtc="2024-11-13T14:59:00Z"/>
              <w:b/>
              <w:bCs/>
            </w:rPr>
          </w:rPrChange>
        </w:rPr>
        <w:pPrChange w:id="2034" w:author="Adrian Moir (amoir)" w:date="2024-11-19T18:18:00Z" w16du:dateUtc="2024-11-19T18:18:00Z">
          <w:pPr/>
        </w:pPrChange>
      </w:pPr>
      <w:ins w:id="2035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036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037" w:author="Adrian Moir (amoir)" w:date="2024-11-13T15:05:00Z" w16du:dateUtc="2024-11-13T15:05:00Z">
              <w:rPr>
                <w:b/>
                <w:bCs/>
              </w:rPr>
            </w:rPrChange>
          </w:rPr>
          <w:t>Inodes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038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039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040" w:author="Adrian Moir (amoir)" w:date="2024-11-13T15:05:00Z" w16du:dateUtc="2024-11-13T15:05:00Z">
              <w:rPr>
                <w:b/>
                <w:bCs/>
              </w:rPr>
            </w:rPrChange>
          </w:rPr>
          <w:t xml:space="preserve"> 9321</w:t>
        </w:r>
      </w:ins>
    </w:p>
    <w:p w14:paraId="60553808" w14:textId="77777777" w:rsidR="002E0EAC" w:rsidRPr="004559FA" w:rsidRDefault="002E0EAC">
      <w:pPr>
        <w:ind w:left="2160"/>
        <w:rPr>
          <w:ins w:id="2041" w:author="Adrian Moir (amoir)" w:date="2024-11-13T14:59:00Z" w16du:dateUtc="2024-11-13T14:59:00Z"/>
          <w:rFonts w:ascii="Courier New" w:hAnsi="Courier New" w:cs="Courier New"/>
          <w:sz w:val="15"/>
          <w:szCs w:val="15"/>
          <w:rPrChange w:id="2042" w:author="Adrian Moir (amoir)" w:date="2024-11-13T15:05:00Z" w16du:dateUtc="2024-11-13T15:05:00Z">
            <w:rPr>
              <w:ins w:id="2043" w:author="Adrian Moir (amoir)" w:date="2024-11-13T14:59:00Z" w16du:dateUtc="2024-11-13T14:59:00Z"/>
              <w:b/>
              <w:bCs/>
            </w:rPr>
          </w:rPrChange>
        </w:rPr>
        <w:pPrChange w:id="2044" w:author="Adrian Moir (amoir)" w:date="2024-11-19T18:18:00Z" w16du:dateUtc="2024-11-19T18:18:00Z">
          <w:pPr/>
        </w:pPrChange>
      </w:pPr>
      <w:proofErr w:type="spellStart"/>
      <w:ins w:id="2045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046" w:author="Adrian Moir (amoir)" w:date="2024-11-13T15:05:00Z" w16du:dateUtc="2024-11-13T15:05:00Z">
              <w:rPr>
                <w:b/>
                <w:bCs/>
              </w:rPr>
            </w:rPrChange>
          </w:rPr>
          <w:t>Read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047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048" w:author="Adrian Moir (amoir)" w:date="2024-11-13T15:05:00Z" w16du:dateUtc="2024-11-13T15:05:00Z">
              <w:rPr>
                <w:b/>
                <w:bCs/>
              </w:rPr>
            </w:rPrChange>
          </w:rPr>
          <w:t>Throughput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049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050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051" w:author="Adrian Moir (amoir)" w:date="2024-11-13T15:05:00Z" w16du:dateUtc="2024-11-13T15:05:00Z">
              <w:rPr>
                <w:b/>
                <w:bCs/>
              </w:rPr>
            </w:rPrChange>
          </w:rPr>
          <w:t xml:space="preserve"> 0.00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052" w:author="Adrian Moir (amoir)" w:date="2024-11-13T15:05:00Z" w16du:dateUtc="2024-11-13T15:05:00Z">
              <w:rPr>
                <w:b/>
                <w:bCs/>
              </w:rPr>
            </w:rPrChange>
          </w:rPr>
          <w:t>MiB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053" w:author="Adrian Moir (amoir)" w:date="2024-11-13T15:05:00Z" w16du:dateUtc="2024-11-13T15:05:00Z">
              <w:rPr>
                <w:b/>
                <w:bCs/>
              </w:rPr>
            </w:rPrChange>
          </w:rPr>
          <w:t>/s</w:t>
        </w:r>
      </w:ins>
    </w:p>
    <w:p w14:paraId="40538484" w14:textId="77777777" w:rsidR="002E0EAC" w:rsidRPr="004559FA" w:rsidRDefault="002E0EAC">
      <w:pPr>
        <w:ind w:left="2160"/>
        <w:rPr>
          <w:ins w:id="2054" w:author="Adrian Moir (amoir)" w:date="2024-11-13T14:59:00Z" w16du:dateUtc="2024-11-13T14:59:00Z"/>
          <w:rFonts w:ascii="Courier New" w:hAnsi="Courier New" w:cs="Courier New"/>
          <w:sz w:val="15"/>
          <w:szCs w:val="15"/>
          <w:rPrChange w:id="2055" w:author="Adrian Moir (amoir)" w:date="2024-11-13T15:05:00Z" w16du:dateUtc="2024-11-13T15:05:00Z">
            <w:rPr>
              <w:ins w:id="2056" w:author="Adrian Moir (amoir)" w:date="2024-11-13T14:59:00Z" w16du:dateUtc="2024-11-13T14:59:00Z"/>
              <w:b/>
              <w:bCs/>
            </w:rPr>
          </w:rPrChange>
        </w:rPr>
        <w:pPrChange w:id="2057" w:author="Adrian Moir (amoir)" w:date="2024-11-19T18:18:00Z" w16du:dateUtc="2024-11-19T18:18:00Z">
          <w:pPr/>
        </w:pPrChange>
      </w:pPr>
      <w:proofErr w:type="spellStart"/>
      <w:ins w:id="2058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059" w:author="Adrian Moir (amoir)" w:date="2024-11-13T15:05:00Z" w16du:dateUtc="2024-11-13T15:05:00Z">
              <w:rPr>
                <w:b/>
                <w:bCs/>
              </w:rPr>
            </w:rPrChange>
          </w:rPr>
          <w:t>Write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060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061" w:author="Adrian Moir (amoir)" w:date="2024-11-13T15:05:00Z" w16du:dateUtc="2024-11-13T15:05:00Z">
              <w:rPr>
                <w:b/>
                <w:bCs/>
              </w:rPr>
            </w:rPrChange>
          </w:rPr>
          <w:t>Throughput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062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063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064" w:author="Adrian Moir (amoir)" w:date="2024-11-13T15:05:00Z" w16du:dateUtc="2024-11-13T15:05:00Z">
              <w:rPr>
                <w:b/>
                <w:bCs/>
              </w:rPr>
            </w:rPrChange>
          </w:rPr>
          <w:t xml:space="preserve"> 0.00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065" w:author="Adrian Moir (amoir)" w:date="2024-11-13T15:05:00Z" w16du:dateUtc="2024-11-13T15:05:00Z">
              <w:rPr>
                <w:b/>
                <w:bCs/>
              </w:rPr>
            </w:rPrChange>
          </w:rPr>
          <w:t>MiB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066" w:author="Adrian Moir (amoir)" w:date="2024-11-13T15:05:00Z" w16du:dateUtc="2024-11-13T15:05:00Z">
              <w:rPr>
                <w:b/>
                <w:bCs/>
              </w:rPr>
            </w:rPrChange>
          </w:rPr>
          <w:t>/s</w:t>
        </w:r>
      </w:ins>
    </w:p>
    <w:p w14:paraId="5F0F8E39" w14:textId="77777777" w:rsidR="002E0EAC" w:rsidRPr="004559FA" w:rsidRDefault="002E0EAC">
      <w:pPr>
        <w:ind w:left="2160"/>
        <w:rPr>
          <w:ins w:id="2067" w:author="Adrian Moir (amoir)" w:date="2024-11-13T14:59:00Z" w16du:dateUtc="2024-11-13T14:59:00Z"/>
          <w:rFonts w:ascii="Courier New" w:hAnsi="Courier New" w:cs="Courier New"/>
          <w:sz w:val="15"/>
          <w:szCs w:val="15"/>
          <w:rPrChange w:id="2068" w:author="Adrian Moir (amoir)" w:date="2024-11-13T15:05:00Z" w16du:dateUtc="2024-11-13T15:05:00Z">
            <w:rPr>
              <w:ins w:id="2069" w:author="Adrian Moir (amoir)" w:date="2024-11-13T14:59:00Z" w16du:dateUtc="2024-11-13T14:59:00Z"/>
              <w:b/>
              <w:bCs/>
            </w:rPr>
          </w:rPrChange>
        </w:rPr>
        <w:pPrChange w:id="2070" w:author="Adrian Moir (amoir)" w:date="2024-11-19T18:18:00Z" w16du:dateUtc="2024-11-19T18:18:00Z">
          <w:pPr/>
        </w:pPrChange>
      </w:pPr>
      <w:ins w:id="2071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072" w:author="Adrian Moir (amoir)" w:date="2024-11-13T15:05:00Z" w16du:dateUtc="2024-11-13T15:05:00Z">
              <w:rPr>
                <w:b/>
                <w:bCs/>
              </w:rPr>
            </w:rPrChange>
          </w:rPr>
          <w:t xml:space="preserve">Current Files      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073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074" w:author="Adrian Moir (amoir)" w:date="2024-11-13T15:05:00Z" w16du:dateUtc="2024-11-13T15:05:00Z">
              <w:rPr>
                <w:b/>
                <w:bCs/>
              </w:rPr>
            </w:rPrChange>
          </w:rPr>
          <w:t xml:space="preserve"> 9136</w:t>
        </w:r>
      </w:ins>
    </w:p>
    <w:p w14:paraId="72D00B7A" w14:textId="77777777" w:rsidR="002E0EAC" w:rsidRPr="004559FA" w:rsidRDefault="002E0EAC">
      <w:pPr>
        <w:ind w:left="2160"/>
        <w:rPr>
          <w:ins w:id="2075" w:author="Adrian Moir (amoir)" w:date="2024-11-13T14:59:00Z" w16du:dateUtc="2024-11-13T14:59:00Z"/>
          <w:rFonts w:ascii="Courier New" w:hAnsi="Courier New" w:cs="Courier New"/>
          <w:b/>
          <w:bCs/>
          <w:color w:val="00B050"/>
          <w:sz w:val="15"/>
          <w:szCs w:val="15"/>
          <w:rPrChange w:id="2076" w:author="Adrian Moir (amoir)" w:date="2024-11-13T15:05:00Z" w16du:dateUtc="2024-11-13T15:05:00Z">
            <w:rPr>
              <w:ins w:id="2077" w:author="Adrian Moir (amoir)" w:date="2024-11-13T14:59:00Z" w16du:dateUtc="2024-11-13T14:59:00Z"/>
              <w:b/>
              <w:bCs/>
            </w:rPr>
          </w:rPrChange>
        </w:rPr>
        <w:pPrChange w:id="2078" w:author="Adrian Moir (amoir)" w:date="2024-11-19T18:18:00Z" w16du:dateUtc="2024-11-19T18:18:00Z">
          <w:pPr/>
        </w:pPrChange>
      </w:pPr>
      <w:ins w:id="2079" w:author="Adrian Moir (amoir)" w:date="2024-11-13T14:59:00Z" w16du:dateUtc="2024-11-13T14:59:00Z"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80" w:author="Adrian Moir (amoir)" w:date="2024-11-13T15:05:00Z" w16du:dateUtc="2024-11-13T15:05:00Z">
              <w:rPr>
                <w:b/>
                <w:bCs/>
              </w:rPr>
            </w:rPrChange>
          </w:rPr>
          <w:t xml:space="preserve">Current </w:t>
        </w:r>
        <w:proofErr w:type="spellStart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81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82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    </w:t>
        </w:r>
        <w:proofErr w:type="gramStart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83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84" w:author="Adrian Moir (amoir)" w:date="2024-11-13T15:05:00Z" w16du:dateUtc="2024-11-13T15:05:00Z">
              <w:rPr>
                <w:b/>
                <w:bCs/>
              </w:rPr>
            </w:rPrChange>
          </w:rPr>
          <w:t xml:space="preserve"> 19859598233824</w:t>
        </w:r>
      </w:ins>
    </w:p>
    <w:p w14:paraId="3255414E" w14:textId="77777777" w:rsidR="002E0EAC" w:rsidRPr="004559FA" w:rsidRDefault="002E0EAC">
      <w:pPr>
        <w:ind w:left="2160"/>
        <w:rPr>
          <w:ins w:id="2085" w:author="Adrian Moir (amoir)" w:date="2024-11-13T14:59:00Z" w16du:dateUtc="2024-11-13T14:59:00Z"/>
          <w:rFonts w:ascii="Courier New" w:hAnsi="Courier New" w:cs="Courier New"/>
          <w:b/>
          <w:bCs/>
          <w:color w:val="00B050"/>
          <w:sz w:val="15"/>
          <w:szCs w:val="15"/>
          <w:rPrChange w:id="2086" w:author="Adrian Moir (amoir)" w:date="2024-11-13T15:05:00Z" w16du:dateUtc="2024-11-13T15:05:00Z">
            <w:rPr>
              <w:ins w:id="2087" w:author="Adrian Moir (amoir)" w:date="2024-11-13T14:59:00Z" w16du:dateUtc="2024-11-13T14:59:00Z"/>
              <w:b/>
              <w:bCs/>
            </w:rPr>
          </w:rPrChange>
        </w:rPr>
        <w:pPrChange w:id="2088" w:author="Adrian Moir (amoir)" w:date="2024-11-19T18:18:00Z" w16du:dateUtc="2024-11-19T18:18:00Z">
          <w:pPr/>
        </w:pPrChange>
      </w:pPr>
      <w:ins w:id="2089" w:author="Adrian Moir (amoir)" w:date="2024-11-13T14:59:00Z" w16du:dateUtc="2024-11-13T14:59:00Z"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90" w:author="Adrian Moir (amoir)" w:date="2024-11-13T15:05:00Z" w16du:dateUtc="2024-11-13T15:05:00Z">
              <w:rPr>
                <w:b/>
                <w:bCs/>
              </w:rPr>
            </w:rPrChange>
          </w:rPr>
          <w:t xml:space="preserve">Post </w:t>
        </w:r>
        <w:proofErr w:type="spellStart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91" w:author="Adrian Moir (amoir)" w:date="2024-11-13T15:05:00Z" w16du:dateUtc="2024-11-13T15:05:00Z">
              <w:rPr>
                <w:b/>
                <w:bCs/>
              </w:rPr>
            </w:rPrChange>
          </w:rPr>
          <w:t>Dedupe</w:t>
        </w:r>
        <w:proofErr w:type="spell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92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93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94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</w:t>
        </w:r>
        <w:proofErr w:type="gramStart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95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096" w:author="Adrian Moir (amoir)" w:date="2024-11-13T15:05:00Z" w16du:dateUtc="2024-11-13T15:05:00Z">
              <w:rPr>
                <w:b/>
                <w:bCs/>
              </w:rPr>
            </w:rPrChange>
          </w:rPr>
          <w:t xml:space="preserve"> 2789951204098</w:t>
        </w:r>
      </w:ins>
    </w:p>
    <w:p w14:paraId="0BB71C17" w14:textId="77777777" w:rsidR="002E0EAC" w:rsidRPr="004559FA" w:rsidRDefault="002E0EAC">
      <w:pPr>
        <w:ind w:left="2160"/>
        <w:rPr>
          <w:ins w:id="2097" w:author="Adrian Moir (amoir)" w:date="2024-11-13T14:59:00Z" w16du:dateUtc="2024-11-13T14:59:00Z"/>
          <w:rFonts w:ascii="Courier New" w:hAnsi="Courier New" w:cs="Courier New"/>
          <w:sz w:val="15"/>
          <w:szCs w:val="15"/>
          <w:rPrChange w:id="2098" w:author="Adrian Moir (amoir)" w:date="2024-11-13T15:05:00Z" w16du:dateUtc="2024-11-13T15:05:00Z">
            <w:rPr>
              <w:ins w:id="2099" w:author="Adrian Moir (amoir)" w:date="2024-11-13T14:59:00Z" w16du:dateUtc="2024-11-13T14:59:00Z"/>
              <w:b/>
              <w:bCs/>
            </w:rPr>
          </w:rPrChange>
        </w:rPr>
        <w:pPrChange w:id="2100" w:author="Adrian Moir (amoir)" w:date="2024-11-19T18:18:00Z" w16du:dateUtc="2024-11-19T18:18:00Z">
          <w:pPr/>
        </w:pPrChange>
      </w:pPr>
      <w:ins w:id="2101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102" w:author="Adrian Moir (amoir)" w:date="2024-11-13T15:05:00Z" w16du:dateUtc="2024-11-13T15:05:00Z">
              <w:rPr>
                <w:b/>
                <w:bCs/>
              </w:rPr>
            </w:rPrChange>
          </w:rPr>
          <w:t xml:space="preserve">Post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03" w:author="Adrian Moir (amoir)" w:date="2024-11-13T15:05:00Z" w16du:dateUtc="2024-11-13T15:05:00Z">
              <w:rPr>
                <w:b/>
                <w:bCs/>
              </w:rPr>
            </w:rPrChange>
          </w:rPr>
          <w:t>Compression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04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05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06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107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108" w:author="Adrian Moir (amoir)" w:date="2024-11-13T15:05:00Z" w16du:dateUtc="2024-11-13T15:05:00Z">
              <w:rPr>
                <w:b/>
                <w:bCs/>
              </w:rPr>
            </w:rPrChange>
          </w:rPr>
          <w:t xml:space="preserve"> 1303787964127</w:t>
        </w:r>
      </w:ins>
    </w:p>
    <w:p w14:paraId="0ABD4E2A" w14:textId="77777777" w:rsidR="002E0EAC" w:rsidRPr="004559FA" w:rsidRDefault="002E0EAC">
      <w:pPr>
        <w:ind w:left="2160"/>
        <w:rPr>
          <w:ins w:id="2109" w:author="Adrian Moir (amoir)" w:date="2024-11-13T14:59:00Z" w16du:dateUtc="2024-11-13T14:59:00Z"/>
          <w:rFonts w:ascii="Courier New" w:hAnsi="Courier New" w:cs="Courier New"/>
          <w:sz w:val="15"/>
          <w:szCs w:val="15"/>
          <w:rPrChange w:id="2110" w:author="Adrian Moir (amoir)" w:date="2024-11-13T15:05:00Z" w16du:dateUtc="2024-11-13T15:05:00Z">
            <w:rPr>
              <w:ins w:id="2111" w:author="Adrian Moir (amoir)" w:date="2024-11-13T14:59:00Z" w16du:dateUtc="2024-11-13T14:59:00Z"/>
              <w:b/>
              <w:bCs/>
            </w:rPr>
          </w:rPrChange>
        </w:rPr>
        <w:pPrChange w:id="2112" w:author="Adrian Moir (amoir)" w:date="2024-11-19T18:18:00Z" w16du:dateUtc="2024-11-19T18:18:00Z">
          <w:pPr/>
        </w:pPrChange>
      </w:pPr>
      <w:ins w:id="2113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114" w:author="Adrian Moir (amoir)" w:date="2024-11-13T15:05:00Z" w16du:dateUtc="2024-11-13T15:05:00Z">
              <w:rPr>
                <w:b/>
                <w:bCs/>
              </w:rPr>
            </w:rPrChange>
          </w:rPr>
          <w:t xml:space="preserve">Post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15" w:author="Adrian Moir (amoir)" w:date="2024-11-13T15:05:00Z" w16du:dateUtc="2024-11-13T15:05:00Z">
              <w:rPr>
                <w:b/>
                <w:bCs/>
              </w:rPr>
            </w:rPrChange>
          </w:rPr>
          <w:t>Encryption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16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17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18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119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120" w:author="Adrian Moir (amoir)" w:date="2024-11-13T15:05:00Z" w16du:dateUtc="2024-11-13T15:05:00Z">
              <w:rPr>
                <w:b/>
                <w:bCs/>
              </w:rPr>
            </w:rPrChange>
          </w:rPr>
          <w:t xml:space="preserve"> 1304559767680</w:t>
        </w:r>
      </w:ins>
    </w:p>
    <w:p w14:paraId="1B6C5064" w14:textId="77777777" w:rsidR="002E0EAC" w:rsidRPr="004559FA" w:rsidRDefault="002E0EAC">
      <w:pPr>
        <w:ind w:left="2160"/>
        <w:rPr>
          <w:ins w:id="2121" w:author="Adrian Moir (amoir)" w:date="2024-11-13T14:59:00Z" w16du:dateUtc="2024-11-13T14:59:00Z"/>
          <w:rFonts w:ascii="Courier New" w:hAnsi="Courier New" w:cs="Courier New"/>
          <w:sz w:val="15"/>
          <w:szCs w:val="15"/>
          <w:rPrChange w:id="2122" w:author="Adrian Moir (amoir)" w:date="2024-11-13T15:05:00Z" w16du:dateUtc="2024-11-13T15:05:00Z">
            <w:rPr>
              <w:ins w:id="2123" w:author="Adrian Moir (amoir)" w:date="2024-11-13T14:59:00Z" w16du:dateUtc="2024-11-13T14:59:00Z"/>
              <w:b/>
              <w:bCs/>
            </w:rPr>
          </w:rPrChange>
        </w:rPr>
        <w:pPrChange w:id="2124" w:author="Adrian Moir (amoir)" w:date="2024-11-19T18:18:00Z" w16du:dateUtc="2024-11-19T18:18:00Z">
          <w:pPr/>
        </w:pPrChange>
      </w:pPr>
      <w:ins w:id="2125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126" w:author="Adrian Moir (amoir)" w:date="2024-11-13T15:05:00Z" w16du:dateUtc="2024-11-13T15:05:00Z">
              <w:rPr>
                <w:b/>
                <w:bCs/>
              </w:rPr>
            </w:rPrChange>
          </w:rPr>
          <w:t xml:space="preserve">Post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27" w:author="Adrian Moir (amoir)" w:date="2024-11-13T15:05:00Z" w16du:dateUtc="2024-11-13T15:05:00Z">
              <w:rPr>
                <w:b/>
                <w:bCs/>
              </w:rPr>
            </w:rPrChange>
          </w:rPr>
          <w:t>Encryption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28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29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30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31" w:author="Adrian Moir (amoir)" w:date="2024-11-13T15:05:00Z" w16du:dateUtc="2024-11-13T15:05:00Z">
              <w:rPr>
                <w:b/>
                <w:bCs/>
              </w:rPr>
            </w:rPrChange>
          </w:rPr>
          <w:t>in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32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33" w:author="Adrian Moir (amoir)" w:date="2024-11-13T15:05:00Z" w16du:dateUtc="2024-11-13T15:05:00Z">
              <w:rPr>
                <w:b/>
                <w:bCs/>
              </w:rPr>
            </w:rPrChange>
          </w:rPr>
          <w:t>GiB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34" w:author="Adrian Moir (amoir)" w:date="2024-11-13T15:05:00Z" w16du:dateUtc="2024-11-13T15:05:00Z">
              <w:rPr>
                <w:b/>
                <w:bCs/>
              </w:rPr>
            </w:rPrChange>
          </w:rPr>
          <w:t xml:space="preserve">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135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136" w:author="Adrian Moir (amoir)" w:date="2024-11-13T15:05:00Z" w16du:dateUtc="2024-11-13T15:05:00Z">
              <w:rPr>
                <w:b/>
                <w:bCs/>
              </w:rPr>
            </w:rPrChange>
          </w:rPr>
          <w:t xml:space="preserve"> 1215.0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37" w:author="Adrian Moir (amoir)" w:date="2024-11-13T15:05:00Z" w16du:dateUtc="2024-11-13T15:05:00Z">
              <w:rPr>
                <w:b/>
                <w:bCs/>
              </w:rPr>
            </w:rPrChange>
          </w:rPr>
          <w:t>GiB</w:t>
        </w:r>
        <w:proofErr w:type="spellEnd"/>
      </w:ins>
    </w:p>
    <w:p w14:paraId="2554C979" w14:textId="77777777" w:rsidR="002E0EAC" w:rsidRPr="004559FA" w:rsidRDefault="002E0EAC">
      <w:pPr>
        <w:ind w:left="2160"/>
        <w:rPr>
          <w:ins w:id="2138" w:author="Adrian Moir (amoir)" w:date="2024-11-13T14:59:00Z" w16du:dateUtc="2024-11-13T14:59:00Z"/>
          <w:rFonts w:ascii="Courier New" w:hAnsi="Courier New" w:cs="Courier New"/>
          <w:sz w:val="15"/>
          <w:szCs w:val="15"/>
          <w:rPrChange w:id="2139" w:author="Adrian Moir (amoir)" w:date="2024-11-13T15:05:00Z" w16du:dateUtc="2024-11-13T15:05:00Z">
            <w:rPr>
              <w:ins w:id="2140" w:author="Adrian Moir (amoir)" w:date="2024-11-13T14:59:00Z" w16du:dateUtc="2024-11-13T14:59:00Z"/>
              <w:b/>
              <w:bCs/>
            </w:rPr>
          </w:rPrChange>
        </w:rPr>
        <w:pPrChange w:id="2141" w:author="Adrian Moir (amoir)" w:date="2024-11-19T18:18:00Z" w16du:dateUtc="2024-11-19T18:18:00Z">
          <w:pPr/>
        </w:pPrChange>
      </w:pPr>
      <w:proofErr w:type="spellStart"/>
      <w:ins w:id="2142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143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44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45" w:author="Adrian Moir (amoir)" w:date="2024-11-13T15:05:00Z" w16du:dateUtc="2024-11-13T15:05:00Z">
              <w:rPr>
                <w:b/>
                <w:bCs/>
              </w:rPr>
            </w:rPrChange>
          </w:rPr>
          <w:t>decrypted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46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147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148" w:author="Adrian Moir (amoir)" w:date="2024-11-13T15:05:00Z" w16du:dateUtc="2024-11-13T15:05:00Z">
              <w:rPr>
                <w:b/>
                <w:bCs/>
              </w:rPr>
            </w:rPrChange>
          </w:rPr>
          <w:t xml:space="preserve"> 165032460416</w:t>
        </w:r>
      </w:ins>
    </w:p>
    <w:p w14:paraId="40C1E2D3" w14:textId="77777777" w:rsidR="002E0EAC" w:rsidRPr="004559FA" w:rsidRDefault="002E0EAC">
      <w:pPr>
        <w:ind w:left="2160"/>
        <w:rPr>
          <w:ins w:id="2149" w:author="Adrian Moir (amoir)" w:date="2024-11-13T14:59:00Z" w16du:dateUtc="2024-11-13T14:59:00Z"/>
          <w:rFonts w:ascii="Courier New" w:hAnsi="Courier New" w:cs="Courier New"/>
          <w:b/>
          <w:bCs/>
          <w:color w:val="00B050"/>
          <w:sz w:val="15"/>
          <w:szCs w:val="15"/>
          <w:rPrChange w:id="2150" w:author="Adrian Moir (amoir)" w:date="2024-11-13T15:05:00Z" w16du:dateUtc="2024-11-13T15:05:00Z">
            <w:rPr>
              <w:ins w:id="2151" w:author="Adrian Moir (amoir)" w:date="2024-11-13T14:59:00Z" w16du:dateUtc="2024-11-13T14:59:00Z"/>
              <w:b/>
              <w:bCs/>
            </w:rPr>
          </w:rPrChange>
        </w:rPr>
        <w:pPrChange w:id="2152" w:author="Adrian Moir (amoir)" w:date="2024-11-19T18:18:00Z" w16du:dateUtc="2024-11-19T18:18:00Z">
          <w:pPr/>
        </w:pPrChange>
      </w:pPr>
      <w:proofErr w:type="spellStart"/>
      <w:ins w:id="2153" w:author="Adrian Moir (amoir)" w:date="2024-11-13T14:59:00Z" w16du:dateUtc="2024-11-13T14:59:00Z"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54" w:author="Adrian Moir (amoir)" w:date="2024-11-13T15:05:00Z" w16du:dateUtc="2024-11-13T15:05:00Z">
              <w:rPr>
                <w:b/>
                <w:bCs/>
              </w:rPr>
            </w:rPrChange>
          </w:rPr>
          <w:t>Cleaner</w:t>
        </w:r>
        <w:proofErr w:type="spell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55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56" w:author="Adrian Moir (amoir)" w:date="2024-11-13T15:05:00Z" w16du:dateUtc="2024-11-13T15:05:00Z">
              <w:rPr>
                <w:b/>
                <w:bCs/>
              </w:rPr>
            </w:rPrChange>
          </w:rPr>
          <w:t>Status</w:t>
        </w:r>
        <w:proofErr w:type="spell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57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   </w:t>
        </w:r>
        <w:proofErr w:type="gramStart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58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59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60" w:author="Adrian Moir (amoir)" w:date="2024-11-13T15:05:00Z" w16du:dateUtc="2024-11-13T15:05:00Z">
              <w:rPr>
                <w:b/>
                <w:bCs/>
              </w:rPr>
            </w:rPrChange>
          </w:rPr>
          <w:t>Done</w:t>
        </w:r>
        <w:proofErr w:type="spellEnd"/>
      </w:ins>
    </w:p>
    <w:p w14:paraId="69279782" w14:textId="77777777" w:rsidR="002E0EAC" w:rsidRPr="004559FA" w:rsidRDefault="002E0EAC">
      <w:pPr>
        <w:ind w:left="2160"/>
        <w:rPr>
          <w:ins w:id="2161" w:author="Adrian Moir (amoir)" w:date="2024-11-13T14:59:00Z" w16du:dateUtc="2024-11-13T14:59:00Z"/>
          <w:rFonts w:ascii="Courier New" w:hAnsi="Courier New" w:cs="Courier New"/>
          <w:sz w:val="15"/>
          <w:szCs w:val="15"/>
          <w:rPrChange w:id="2162" w:author="Adrian Moir (amoir)" w:date="2024-11-13T15:05:00Z" w16du:dateUtc="2024-11-13T15:05:00Z">
            <w:rPr>
              <w:ins w:id="2163" w:author="Adrian Moir (amoir)" w:date="2024-11-13T14:59:00Z" w16du:dateUtc="2024-11-13T14:59:00Z"/>
              <w:b/>
              <w:bCs/>
            </w:rPr>
          </w:rPrChange>
        </w:rPr>
        <w:pPrChange w:id="2164" w:author="Adrian Moir (amoir)" w:date="2024-11-19T18:18:00Z" w16du:dateUtc="2024-11-19T18:18:00Z">
          <w:pPr/>
        </w:pPrChange>
      </w:pPr>
      <w:proofErr w:type="spellStart"/>
      <w:ins w:id="2165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166" w:author="Adrian Moir (amoir)" w:date="2024-11-13T15:05:00Z" w16du:dateUtc="2024-11-13T15:05:00Z">
              <w:rPr>
                <w:b/>
                <w:bCs/>
              </w:rPr>
            </w:rPrChange>
          </w:rPr>
          <w:t>Compression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67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68" w:author="Adrian Moir (amoir)" w:date="2024-11-13T15:05:00Z" w16du:dateUtc="2024-11-13T15:05:00Z">
              <w:rPr>
                <w:b/>
                <w:bCs/>
              </w:rPr>
            </w:rPrChange>
          </w:rPr>
          <w:t>Status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69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170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171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72" w:author="Adrian Moir (amoir)" w:date="2024-11-13T15:05:00Z" w16du:dateUtc="2024-11-13T15:05:00Z">
              <w:rPr>
                <w:b/>
                <w:bCs/>
              </w:rPr>
            </w:rPrChange>
          </w:rPr>
          <w:t>Done</w:t>
        </w:r>
        <w:proofErr w:type="spellEnd"/>
      </w:ins>
    </w:p>
    <w:p w14:paraId="2EEC54C8" w14:textId="77777777" w:rsidR="002E0EAC" w:rsidRPr="004559FA" w:rsidRDefault="002E0EAC">
      <w:pPr>
        <w:ind w:left="2160"/>
        <w:rPr>
          <w:ins w:id="2173" w:author="Adrian Moir (amoir)" w:date="2024-11-13T14:59:00Z" w16du:dateUtc="2024-11-13T14:59:00Z"/>
          <w:rFonts w:ascii="Courier New" w:hAnsi="Courier New" w:cs="Courier New"/>
          <w:sz w:val="15"/>
          <w:szCs w:val="15"/>
          <w:rPrChange w:id="2174" w:author="Adrian Moir (amoir)" w:date="2024-11-13T15:05:00Z" w16du:dateUtc="2024-11-13T15:05:00Z">
            <w:rPr>
              <w:ins w:id="2175" w:author="Adrian Moir (amoir)" w:date="2024-11-13T14:59:00Z" w16du:dateUtc="2024-11-13T14:59:00Z"/>
              <w:b/>
              <w:bCs/>
            </w:rPr>
          </w:rPrChange>
        </w:rPr>
        <w:pPrChange w:id="2176" w:author="Adrian Moir (amoir)" w:date="2024-11-19T18:18:00Z" w16du:dateUtc="2024-11-19T18:18:00Z">
          <w:pPr/>
        </w:pPrChange>
      </w:pPr>
      <w:proofErr w:type="spellStart"/>
      <w:ins w:id="2177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178" w:author="Adrian Moir (amoir)" w:date="2024-11-13T15:05:00Z" w16du:dateUtc="2024-11-13T15:05:00Z">
              <w:rPr>
                <w:b/>
                <w:bCs/>
              </w:rPr>
            </w:rPrChange>
          </w:rPr>
          <w:t>Encryption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79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80" w:author="Adrian Moir (amoir)" w:date="2024-11-13T15:05:00Z" w16du:dateUtc="2024-11-13T15:05:00Z">
              <w:rPr>
                <w:b/>
                <w:bCs/>
              </w:rPr>
            </w:rPrChange>
          </w:rPr>
          <w:t>Status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181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182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183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184" w:author="Adrian Moir (amoir)" w:date="2024-11-13T15:05:00Z" w16du:dateUtc="2024-11-13T15:05:00Z">
              <w:rPr>
                <w:b/>
                <w:bCs/>
              </w:rPr>
            </w:rPrChange>
          </w:rPr>
          <w:t>Done</w:t>
        </w:r>
        <w:proofErr w:type="spellEnd"/>
      </w:ins>
    </w:p>
    <w:p w14:paraId="3B7D4E7B" w14:textId="77777777" w:rsidR="002E0EAC" w:rsidRPr="004559FA" w:rsidRDefault="002E0EAC">
      <w:pPr>
        <w:ind w:left="2160"/>
        <w:rPr>
          <w:ins w:id="2185" w:author="Adrian Moir (amoir)" w:date="2024-11-13T14:59:00Z" w16du:dateUtc="2024-11-13T14:59:00Z"/>
          <w:rFonts w:ascii="Courier New" w:hAnsi="Courier New" w:cs="Courier New"/>
          <w:b/>
          <w:bCs/>
          <w:color w:val="00B050"/>
          <w:sz w:val="15"/>
          <w:szCs w:val="15"/>
          <w:rPrChange w:id="2186" w:author="Adrian Moir (amoir)" w:date="2024-11-13T15:05:00Z" w16du:dateUtc="2024-11-13T15:05:00Z">
            <w:rPr>
              <w:ins w:id="2187" w:author="Adrian Moir (amoir)" w:date="2024-11-13T14:59:00Z" w16du:dateUtc="2024-11-13T14:59:00Z"/>
              <w:b/>
              <w:bCs/>
            </w:rPr>
          </w:rPrChange>
        </w:rPr>
        <w:pPrChange w:id="2188" w:author="Adrian Moir (amoir)" w:date="2024-11-19T18:18:00Z" w16du:dateUtc="2024-11-19T18:18:00Z">
          <w:pPr/>
        </w:pPrChange>
      </w:pPr>
      <w:proofErr w:type="spellStart"/>
      <w:ins w:id="2189" w:author="Adrian Moir (amoir)" w:date="2024-11-13T14:59:00Z" w16du:dateUtc="2024-11-13T14:59:00Z"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90" w:author="Adrian Moir (amoir)" w:date="2024-11-13T15:05:00Z" w16du:dateUtc="2024-11-13T15:05:00Z">
              <w:rPr>
                <w:b/>
                <w:bCs/>
              </w:rPr>
            </w:rPrChange>
          </w:rPr>
          <w:t>Dedupe</w:t>
        </w:r>
        <w:proofErr w:type="spell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91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92" w:author="Adrian Moir (amoir)" w:date="2024-11-13T15:05:00Z" w16du:dateUtc="2024-11-13T15:05:00Z">
              <w:rPr>
                <w:b/>
                <w:bCs/>
              </w:rPr>
            </w:rPrChange>
          </w:rPr>
          <w:t>Savings</w:t>
        </w:r>
        <w:proofErr w:type="spell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93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   </w:t>
        </w:r>
        <w:proofErr w:type="gramStart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94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b/>
            <w:bCs/>
            <w:color w:val="00B050"/>
            <w:sz w:val="15"/>
            <w:szCs w:val="15"/>
            <w:rPrChange w:id="2195" w:author="Adrian Moir (amoir)" w:date="2024-11-13T15:05:00Z" w16du:dateUtc="2024-11-13T15:05:00Z">
              <w:rPr>
                <w:b/>
                <w:bCs/>
              </w:rPr>
            </w:rPrChange>
          </w:rPr>
          <w:t xml:space="preserve"> 85.95 %</w:t>
        </w:r>
      </w:ins>
    </w:p>
    <w:p w14:paraId="513885A5" w14:textId="77777777" w:rsidR="002E0EAC" w:rsidRPr="004559FA" w:rsidRDefault="002E0EAC">
      <w:pPr>
        <w:ind w:left="2160"/>
        <w:rPr>
          <w:ins w:id="2196" w:author="Adrian Moir (amoir)" w:date="2024-11-13T14:59:00Z" w16du:dateUtc="2024-11-13T14:59:00Z"/>
          <w:rFonts w:ascii="Courier New" w:hAnsi="Courier New" w:cs="Courier New"/>
          <w:sz w:val="15"/>
          <w:szCs w:val="15"/>
          <w:rPrChange w:id="2197" w:author="Adrian Moir (amoir)" w:date="2024-11-13T15:05:00Z" w16du:dateUtc="2024-11-13T15:05:00Z">
            <w:rPr>
              <w:ins w:id="2198" w:author="Adrian Moir (amoir)" w:date="2024-11-13T14:59:00Z" w16du:dateUtc="2024-11-13T14:59:00Z"/>
              <w:b/>
              <w:bCs/>
            </w:rPr>
          </w:rPrChange>
        </w:rPr>
        <w:pPrChange w:id="2199" w:author="Adrian Moir (amoir)" w:date="2024-11-19T18:18:00Z" w16du:dateUtc="2024-11-19T18:18:00Z">
          <w:pPr/>
        </w:pPrChange>
      </w:pPr>
      <w:proofErr w:type="spellStart"/>
      <w:ins w:id="2200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201" w:author="Adrian Moir (amoir)" w:date="2024-11-13T15:05:00Z" w16du:dateUtc="2024-11-13T15:05:00Z">
              <w:rPr>
                <w:b/>
                <w:bCs/>
              </w:rPr>
            </w:rPrChange>
          </w:rPr>
          <w:t>Compression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02" w:author="Adrian Moir (amoir)" w:date="2024-11-13T15:05:00Z" w16du:dateUtc="2024-11-13T15:05:00Z">
              <w:rPr>
                <w:b/>
                <w:bCs/>
              </w:rPr>
            </w:rPrChange>
          </w:rPr>
          <w:t xml:space="preserve"> Savings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203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204" w:author="Adrian Moir (amoir)" w:date="2024-11-13T15:05:00Z" w16du:dateUtc="2024-11-13T15:05:00Z">
              <w:rPr>
                <w:b/>
                <w:bCs/>
              </w:rPr>
            </w:rPrChange>
          </w:rPr>
          <w:t xml:space="preserve"> 53.27 %</w:t>
        </w:r>
      </w:ins>
    </w:p>
    <w:p w14:paraId="006BF74B" w14:textId="77777777" w:rsidR="002E0EAC" w:rsidRPr="004559FA" w:rsidRDefault="002E0EAC">
      <w:pPr>
        <w:ind w:left="2160"/>
        <w:rPr>
          <w:ins w:id="2205" w:author="Adrian Moir (amoir)" w:date="2024-11-13T14:59:00Z" w16du:dateUtc="2024-11-13T14:59:00Z"/>
          <w:rFonts w:ascii="Courier New" w:hAnsi="Courier New" w:cs="Courier New"/>
          <w:sz w:val="15"/>
          <w:szCs w:val="15"/>
          <w:rPrChange w:id="2206" w:author="Adrian Moir (amoir)" w:date="2024-11-13T15:05:00Z" w16du:dateUtc="2024-11-13T15:05:00Z">
            <w:rPr>
              <w:ins w:id="2207" w:author="Adrian Moir (amoir)" w:date="2024-11-13T14:59:00Z" w16du:dateUtc="2024-11-13T14:59:00Z"/>
              <w:b/>
              <w:bCs/>
            </w:rPr>
          </w:rPrChange>
        </w:rPr>
        <w:pPrChange w:id="2208" w:author="Adrian Moir (amoir)" w:date="2024-11-19T18:18:00Z" w16du:dateUtc="2024-11-19T18:18:00Z">
          <w:pPr/>
        </w:pPrChange>
      </w:pPr>
      <w:ins w:id="2209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210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11" w:author="Adrian Moir (amoir)" w:date="2024-11-13T15:05:00Z" w16du:dateUtc="2024-11-13T15:05:00Z">
              <w:rPr>
                <w:b/>
                <w:bCs/>
              </w:rPr>
            </w:rPrChange>
          </w:rPr>
          <w:t>Savings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12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213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214" w:author="Adrian Moir (amoir)" w:date="2024-11-13T15:05:00Z" w16du:dateUtc="2024-11-13T15:05:00Z">
              <w:rPr>
                <w:b/>
                <w:bCs/>
              </w:rPr>
            </w:rPrChange>
          </w:rPr>
          <w:t xml:space="preserve"> 93.43 %</w:t>
        </w:r>
      </w:ins>
    </w:p>
    <w:p w14:paraId="48FA9E62" w14:textId="77777777" w:rsidR="002E0EAC" w:rsidRPr="004559FA" w:rsidRDefault="002E0EAC">
      <w:pPr>
        <w:ind w:left="2160"/>
        <w:rPr>
          <w:ins w:id="2215" w:author="Adrian Moir (amoir)" w:date="2024-11-13T14:59:00Z" w16du:dateUtc="2024-11-13T14:59:00Z"/>
          <w:rFonts w:ascii="Courier New" w:hAnsi="Courier New" w:cs="Courier New"/>
          <w:sz w:val="15"/>
          <w:szCs w:val="15"/>
          <w:rPrChange w:id="2216" w:author="Adrian Moir (amoir)" w:date="2024-11-13T15:05:00Z" w16du:dateUtc="2024-11-13T15:05:00Z">
            <w:rPr>
              <w:ins w:id="2217" w:author="Adrian Moir (amoir)" w:date="2024-11-13T14:59:00Z" w16du:dateUtc="2024-11-13T14:59:00Z"/>
              <w:b/>
              <w:bCs/>
            </w:rPr>
          </w:rPrChange>
        </w:rPr>
        <w:pPrChange w:id="2218" w:author="Adrian Moir (amoir)" w:date="2024-11-19T18:18:00Z" w16du:dateUtc="2024-11-19T18:18:00Z">
          <w:pPr/>
        </w:pPrChange>
      </w:pPr>
      <w:ins w:id="2219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220" w:author="Adrian Moir (amoir)" w:date="2024-11-13T15:05:00Z" w16du:dateUtc="2024-11-13T15:05:00Z">
              <w:rPr>
                <w:b/>
                <w:bCs/>
              </w:rPr>
            </w:rPrChange>
          </w:rPr>
          <w:t xml:space="preserve">Current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21" w:author="Adrian Moir (amoir)" w:date="2024-11-13T15:05:00Z" w16du:dateUtc="2024-11-13T15:05:00Z">
              <w:rPr>
                <w:b/>
                <w:bCs/>
              </w:rPr>
            </w:rPrChange>
          </w:rPr>
          <w:t>Recycle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22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23" w:author="Adrian Moir (amoir)" w:date="2024-11-13T15:05:00Z" w16du:dateUtc="2024-11-13T15:05:00Z">
              <w:rPr>
                <w:b/>
                <w:bCs/>
              </w:rPr>
            </w:rPrChange>
          </w:rPr>
          <w:t>Bin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24" w:author="Adrian Moir (amoir)" w:date="2024-11-13T15:05:00Z" w16du:dateUtc="2024-11-13T15:05:00Z">
              <w:rPr>
                <w:b/>
                <w:bCs/>
              </w:rPr>
            </w:rPrChange>
          </w:rPr>
          <w:t xml:space="preserve"> Files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225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226" w:author="Adrian Moir (amoir)" w:date="2024-11-13T15:05:00Z" w16du:dateUtc="2024-11-13T15:05:00Z">
              <w:rPr>
                <w:b/>
                <w:bCs/>
              </w:rPr>
            </w:rPrChange>
          </w:rPr>
          <w:t xml:space="preserve"> 0</w:t>
        </w:r>
      </w:ins>
    </w:p>
    <w:p w14:paraId="519B00E6" w14:textId="77777777" w:rsidR="002E0EAC" w:rsidRPr="004559FA" w:rsidRDefault="002E0EAC">
      <w:pPr>
        <w:ind w:left="2160"/>
        <w:rPr>
          <w:ins w:id="2227" w:author="Adrian Moir (amoir)" w:date="2024-11-13T14:59:00Z" w16du:dateUtc="2024-11-13T14:59:00Z"/>
          <w:rFonts w:ascii="Courier New" w:hAnsi="Courier New" w:cs="Courier New"/>
          <w:sz w:val="15"/>
          <w:szCs w:val="15"/>
          <w:rPrChange w:id="2228" w:author="Adrian Moir (amoir)" w:date="2024-11-13T15:05:00Z" w16du:dateUtc="2024-11-13T15:05:00Z">
            <w:rPr>
              <w:ins w:id="2229" w:author="Adrian Moir (amoir)" w:date="2024-11-13T14:59:00Z" w16du:dateUtc="2024-11-13T14:59:00Z"/>
              <w:b/>
              <w:bCs/>
            </w:rPr>
          </w:rPrChange>
        </w:rPr>
        <w:pPrChange w:id="2230" w:author="Adrian Moir (amoir)" w:date="2024-11-19T18:18:00Z" w16du:dateUtc="2024-11-19T18:18:00Z">
          <w:pPr/>
        </w:pPrChange>
      </w:pPr>
      <w:ins w:id="2231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232" w:author="Adrian Moir (amoir)" w:date="2024-11-13T15:05:00Z" w16du:dateUtc="2024-11-13T15:05:00Z">
              <w:rPr>
                <w:b/>
                <w:bCs/>
              </w:rPr>
            </w:rPrChange>
          </w:rPr>
          <w:t xml:space="preserve">Current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33" w:author="Adrian Moir (amoir)" w:date="2024-11-13T15:05:00Z" w16du:dateUtc="2024-11-13T15:05:00Z">
              <w:rPr>
                <w:b/>
                <w:bCs/>
              </w:rPr>
            </w:rPrChange>
          </w:rPr>
          <w:t>Recycle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34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35" w:author="Adrian Moir (amoir)" w:date="2024-11-13T15:05:00Z" w16du:dateUtc="2024-11-13T15:05:00Z">
              <w:rPr>
                <w:b/>
                <w:bCs/>
              </w:rPr>
            </w:rPrChange>
          </w:rPr>
          <w:t>Bin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36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37" w:author="Adrian Moir (amoir)" w:date="2024-11-13T15:05:00Z" w16du:dateUtc="2024-11-13T15:05:00Z">
              <w:rPr>
                <w:b/>
                <w:bCs/>
              </w:rPr>
            </w:rPrChange>
          </w:rPr>
          <w:t>Logical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38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39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40" w:author="Adrian Moir (amoir)" w:date="2024-11-13T15:05:00Z" w16du:dateUtc="2024-11-13T15:05:00Z">
              <w:rPr>
                <w:b/>
                <w:bCs/>
              </w:rPr>
            </w:rPrChange>
          </w:rPr>
          <w:t>: 0</w:t>
        </w:r>
      </w:ins>
    </w:p>
    <w:p w14:paraId="427E610E" w14:textId="77777777" w:rsidR="002E0EAC" w:rsidRPr="004559FA" w:rsidRDefault="002E0EAC">
      <w:pPr>
        <w:ind w:left="2160"/>
        <w:rPr>
          <w:ins w:id="2241" w:author="Adrian Moir (amoir)" w:date="2024-11-13T14:59:00Z" w16du:dateUtc="2024-11-13T14:59:00Z"/>
          <w:rFonts w:ascii="Courier New" w:hAnsi="Courier New" w:cs="Courier New"/>
          <w:sz w:val="15"/>
          <w:szCs w:val="15"/>
          <w:rPrChange w:id="2242" w:author="Adrian Moir (amoir)" w:date="2024-11-13T15:05:00Z" w16du:dateUtc="2024-11-13T15:05:00Z">
            <w:rPr>
              <w:ins w:id="2243" w:author="Adrian Moir (amoir)" w:date="2024-11-13T14:59:00Z" w16du:dateUtc="2024-11-13T14:59:00Z"/>
              <w:b/>
              <w:bCs/>
            </w:rPr>
          </w:rPrChange>
        </w:rPr>
        <w:pPrChange w:id="2244" w:author="Adrian Moir (amoir)" w:date="2024-11-19T18:18:00Z" w16du:dateUtc="2024-11-19T18:18:00Z">
          <w:pPr/>
        </w:pPrChange>
      </w:pPr>
      <w:ins w:id="2245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246" w:author="Adrian Moir (amoir)" w:date="2024-11-13T15:05:00Z" w16du:dateUtc="2024-11-13T15:05:00Z">
              <w:rPr>
                <w:b/>
                <w:bCs/>
              </w:rPr>
            </w:rPrChange>
          </w:rPr>
          <w:t xml:space="preserve">Current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47" w:author="Adrian Moir (amoir)" w:date="2024-11-13T15:05:00Z" w16du:dateUtc="2024-11-13T15:05:00Z">
              <w:rPr>
                <w:b/>
                <w:bCs/>
              </w:rPr>
            </w:rPrChange>
          </w:rPr>
          <w:t>Recycle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48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49" w:author="Adrian Moir (amoir)" w:date="2024-11-13T15:05:00Z" w16du:dateUtc="2024-11-13T15:05:00Z">
              <w:rPr>
                <w:b/>
                <w:bCs/>
              </w:rPr>
            </w:rPrChange>
          </w:rPr>
          <w:t>Bin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50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51" w:author="Adrian Moir (amoir)" w:date="2024-11-13T15:05:00Z" w16du:dateUtc="2024-11-13T15:05:00Z">
              <w:rPr>
                <w:b/>
                <w:bCs/>
              </w:rPr>
            </w:rPrChange>
          </w:rPr>
          <w:t>Physical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52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53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54" w:author="Adrian Moir (amoir)" w:date="2024-11-13T15:05:00Z" w16du:dateUtc="2024-11-13T15:05:00Z">
              <w:rPr>
                <w:b/>
                <w:bCs/>
              </w:rPr>
            </w:rPrChange>
          </w:rPr>
          <w:t xml:space="preserve"> (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55" w:author="Adrian Moir (amoir)" w:date="2024-11-13T15:05:00Z" w16du:dateUtc="2024-11-13T15:05:00Z">
              <w:rPr>
                <w:b/>
                <w:bCs/>
              </w:rPr>
            </w:rPrChange>
          </w:rPr>
          <w:t>estimated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56" w:author="Adrian Moir (amoir)" w:date="2024-11-13T15:05:00Z" w16du:dateUtc="2024-11-13T15:05:00Z">
              <w:rPr>
                <w:b/>
                <w:bCs/>
              </w:rPr>
            </w:rPrChange>
          </w:rPr>
          <w:t>): 0</w:t>
        </w:r>
      </w:ins>
    </w:p>
    <w:p w14:paraId="055E2657" w14:textId="77777777" w:rsidR="002E0EAC" w:rsidRPr="004559FA" w:rsidRDefault="002E0EAC">
      <w:pPr>
        <w:ind w:left="2160"/>
        <w:rPr>
          <w:ins w:id="2257" w:author="Adrian Moir (amoir)" w:date="2024-11-13T14:59:00Z" w16du:dateUtc="2024-11-13T14:59:00Z"/>
          <w:rFonts w:ascii="Courier New" w:hAnsi="Courier New" w:cs="Courier New"/>
          <w:sz w:val="15"/>
          <w:szCs w:val="15"/>
          <w:rPrChange w:id="2258" w:author="Adrian Moir (amoir)" w:date="2024-11-13T15:05:00Z" w16du:dateUtc="2024-11-13T15:05:00Z">
            <w:rPr>
              <w:ins w:id="2259" w:author="Adrian Moir (amoir)" w:date="2024-11-13T14:59:00Z" w16du:dateUtc="2024-11-13T14:59:00Z"/>
              <w:b/>
              <w:bCs/>
            </w:rPr>
          </w:rPrChange>
        </w:rPr>
        <w:pPrChange w:id="2260" w:author="Adrian Moir (amoir)" w:date="2024-11-19T18:18:00Z" w16du:dateUtc="2024-11-19T18:18:00Z">
          <w:pPr/>
        </w:pPrChange>
      </w:pPr>
      <w:proofErr w:type="spellStart"/>
      <w:ins w:id="2261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262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63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64" w:author="Adrian Moir (amoir)" w:date="2024-11-13T15:05:00Z" w16du:dateUtc="2024-11-13T15:05:00Z">
              <w:rPr>
                <w:b/>
                <w:bCs/>
              </w:rPr>
            </w:rPrChange>
          </w:rPr>
          <w:t>read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65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66" w:author="Adrian Moir (amoir)" w:date="2024-11-13T15:05:00Z" w16du:dateUtc="2024-11-13T15:05:00Z">
              <w:rPr>
                <w:b/>
                <w:bCs/>
              </w:rPr>
            </w:rPrChange>
          </w:rPr>
          <w:t>Throughput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67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268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269" w:author="Adrian Moir (amoir)" w:date="2024-11-13T15:05:00Z" w16du:dateUtc="2024-11-13T15:05:00Z">
              <w:rPr>
                <w:b/>
                <w:bCs/>
              </w:rPr>
            </w:rPrChange>
          </w:rPr>
          <w:t xml:space="preserve"> 0.00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70" w:author="Adrian Moir (amoir)" w:date="2024-11-13T15:05:00Z" w16du:dateUtc="2024-11-13T15:05:00Z">
              <w:rPr>
                <w:b/>
                <w:bCs/>
              </w:rPr>
            </w:rPrChange>
          </w:rPr>
          <w:t>MiB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71" w:author="Adrian Moir (amoir)" w:date="2024-11-13T15:05:00Z" w16du:dateUtc="2024-11-13T15:05:00Z">
              <w:rPr>
                <w:b/>
                <w:bCs/>
              </w:rPr>
            </w:rPrChange>
          </w:rPr>
          <w:t>/s</w:t>
        </w:r>
      </w:ins>
    </w:p>
    <w:p w14:paraId="07F17954" w14:textId="77777777" w:rsidR="002E0EAC" w:rsidRPr="004559FA" w:rsidRDefault="002E0EAC">
      <w:pPr>
        <w:ind w:left="2160"/>
        <w:rPr>
          <w:ins w:id="2272" w:author="Adrian Moir (amoir)" w:date="2024-11-13T14:59:00Z" w16du:dateUtc="2024-11-13T14:59:00Z"/>
          <w:rFonts w:ascii="Courier New" w:hAnsi="Courier New" w:cs="Courier New"/>
          <w:sz w:val="15"/>
          <w:szCs w:val="15"/>
          <w:rPrChange w:id="2273" w:author="Adrian Moir (amoir)" w:date="2024-11-13T15:05:00Z" w16du:dateUtc="2024-11-13T15:05:00Z">
            <w:rPr>
              <w:ins w:id="2274" w:author="Adrian Moir (amoir)" w:date="2024-11-13T14:59:00Z" w16du:dateUtc="2024-11-13T14:59:00Z"/>
              <w:b/>
              <w:bCs/>
            </w:rPr>
          </w:rPrChange>
        </w:rPr>
        <w:pPrChange w:id="2275" w:author="Adrian Moir (amoir)" w:date="2024-11-19T18:18:00Z" w16du:dateUtc="2024-11-19T18:18:00Z">
          <w:pPr/>
        </w:pPrChange>
      </w:pPr>
      <w:proofErr w:type="spellStart"/>
      <w:ins w:id="2276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277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78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79" w:author="Adrian Moir (amoir)" w:date="2024-11-13T15:05:00Z" w16du:dateUtc="2024-11-13T15:05:00Z">
              <w:rPr>
                <w:b/>
                <w:bCs/>
              </w:rPr>
            </w:rPrChange>
          </w:rPr>
          <w:t>write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80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81" w:author="Adrian Moir (amoir)" w:date="2024-11-13T15:05:00Z" w16du:dateUtc="2024-11-13T15:05:00Z">
              <w:rPr>
                <w:b/>
                <w:bCs/>
              </w:rPr>
            </w:rPrChange>
          </w:rPr>
          <w:t>Throughput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82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283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284" w:author="Adrian Moir (amoir)" w:date="2024-11-13T15:05:00Z" w16du:dateUtc="2024-11-13T15:05:00Z">
              <w:rPr>
                <w:b/>
                <w:bCs/>
              </w:rPr>
            </w:rPrChange>
          </w:rPr>
          <w:t xml:space="preserve"> 0.00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85" w:author="Adrian Moir (amoir)" w:date="2024-11-13T15:05:00Z" w16du:dateUtc="2024-11-13T15:05:00Z">
              <w:rPr>
                <w:b/>
                <w:bCs/>
              </w:rPr>
            </w:rPrChange>
          </w:rPr>
          <w:t>MiB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86" w:author="Adrian Moir (amoir)" w:date="2024-11-13T15:05:00Z" w16du:dateUtc="2024-11-13T15:05:00Z">
              <w:rPr>
                <w:b/>
                <w:bCs/>
              </w:rPr>
            </w:rPrChange>
          </w:rPr>
          <w:t>/s</w:t>
        </w:r>
      </w:ins>
    </w:p>
    <w:p w14:paraId="55C834F3" w14:textId="77777777" w:rsidR="002E0EAC" w:rsidRPr="004559FA" w:rsidRDefault="002E0EAC">
      <w:pPr>
        <w:ind w:left="2160"/>
        <w:rPr>
          <w:ins w:id="2287" w:author="Adrian Moir (amoir)" w:date="2024-11-13T14:59:00Z" w16du:dateUtc="2024-11-13T14:59:00Z"/>
          <w:rFonts w:ascii="Courier New" w:hAnsi="Courier New" w:cs="Courier New"/>
          <w:sz w:val="15"/>
          <w:szCs w:val="15"/>
          <w:rPrChange w:id="2288" w:author="Adrian Moir (amoir)" w:date="2024-11-13T15:05:00Z" w16du:dateUtc="2024-11-13T15:05:00Z">
            <w:rPr>
              <w:ins w:id="2289" w:author="Adrian Moir (amoir)" w:date="2024-11-13T14:59:00Z" w16du:dateUtc="2024-11-13T14:59:00Z"/>
              <w:b/>
              <w:bCs/>
            </w:rPr>
          </w:rPrChange>
        </w:rPr>
        <w:pPrChange w:id="2290" w:author="Adrian Moir (amoir)" w:date="2024-11-19T18:18:00Z" w16du:dateUtc="2024-11-19T18:18:00Z">
          <w:pPr/>
        </w:pPrChange>
      </w:pPr>
      <w:ins w:id="2291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292" w:author="Adrian Moir (amoir)" w:date="2024-11-13T15:05:00Z" w16du:dateUtc="2024-11-13T15:05:00Z">
              <w:rPr>
                <w:b/>
                <w:bCs/>
              </w:rPr>
            </w:rPrChange>
          </w:rPr>
          <w:t xml:space="preserve">Files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93" w:author="Adrian Moir (amoir)" w:date="2024-11-13T15:05:00Z" w16du:dateUtc="2024-11-13T15:05:00Z">
              <w:rPr>
                <w:b/>
                <w:bCs/>
              </w:rPr>
            </w:rPrChange>
          </w:rPr>
          <w:t>in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94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95" w:author="Adrian Moir (amoir)" w:date="2024-11-13T15:05:00Z" w16du:dateUtc="2024-11-13T15:05:00Z">
              <w:rPr>
                <w:b/>
                <w:bCs/>
              </w:rPr>
            </w:rPrChange>
          </w:rPr>
          <w:t>progress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96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97" w:author="Adrian Moir (amoir)" w:date="2024-11-13T15:05:00Z" w16du:dateUtc="2024-11-13T15:05:00Z">
              <w:rPr>
                <w:b/>
                <w:bCs/>
              </w:rPr>
            </w:rPrChange>
          </w:rPr>
          <w:t>to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298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299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00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301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302" w:author="Adrian Moir (amoir)" w:date="2024-11-13T15:05:00Z" w16du:dateUtc="2024-11-13T15:05:00Z">
              <w:rPr>
                <w:b/>
                <w:bCs/>
              </w:rPr>
            </w:rPrChange>
          </w:rPr>
          <w:t xml:space="preserve"> 0</w:t>
        </w:r>
      </w:ins>
    </w:p>
    <w:p w14:paraId="7CA43946" w14:textId="77777777" w:rsidR="002E0EAC" w:rsidRPr="004559FA" w:rsidRDefault="002E0EAC">
      <w:pPr>
        <w:ind w:left="2160"/>
        <w:rPr>
          <w:ins w:id="2303" w:author="Adrian Moir (amoir)" w:date="2024-11-13T14:59:00Z" w16du:dateUtc="2024-11-13T14:59:00Z"/>
          <w:rFonts w:ascii="Courier New" w:hAnsi="Courier New" w:cs="Courier New"/>
          <w:sz w:val="15"/>
          <w:szCs w:val="15"/>
          <w:rPrChange w:id="2304" w:author="Adrian Moir (amoir)" w:date="2024-11-13T15:05:00Z" w16du:dateUtc="2024-11-13T15:05:00Z">
            <w:rPr>
              <w:ins w:id="2305" w:author="Adrian Moir (amoir)" w:date="2024-11-13T14:59:00Z" w16du:dateUtc="2024-11-13T14:59:00Z"/>
              <w:b/>
              <w:bCs/>
            </w:rPr>
          </w:rPrChange>
        </w:rPr>
        <w:pPrChange w:id="2306" w:author="Adrian Moir (amoir)" w:date="2024-11-19T18:18:00Z" w16du:dateUtc="2024-11-19T18:18:00Z">
          <w:pPr/>
        </w:pPrChange>
      </w:pPr>
      <w:ins w:id="2307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308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09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10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11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12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13" w:author="Adrian Moir (amoir)" w:date="2024-11-13T15:05:00Z" w16du:dateUtc="2024-11-13T15:05:00Z">
              <w:rPr>
                <w:b/>
                <w:bCs/>
              </w:rPr>
            </w:rPrChange>
          </w:rPr>
          <w:t>uploaded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14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315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316" w:author="Adrian Moir (amoir)" w:date="2024-11-13T15:05:00Z" w16du:dateUtc="2024-11-13T15:05:00Z">
              <w:rPr>
                <w:b/>
                <w:bCs/>
              </w:rPr>
            </w:rPrChange>
          </w:rPr>
          <w:t xml:space="preserve"> 12045161385255</w:t>
        </w:r>
      </w:ins>
    </w:p>
    <w:p w14:paraId="43361AF4" w14:textId="77777777" w:rsidR="002E0EAC" w:rsidRPr="004559FA" w:rsidRDefault="002E0EAC">
      <w:pPr>
        <w:ind w:left="2160"/>
        <w:rPr>
          <w:ins w:id="2317" w:author="Adrian Moir (amoir)" w:date="2024-11-13T14:59:00Z" w16du:dateUtc="2024-11-13T14:59:00Z"/>
          <w:rFonts w:ascii="Courier New" w:hAnsi="Courier New" w:cs="Courier New"/>
          <w:sz w:val="15"/>
          <w:szCs w:val="15"/>
          <w:rPrChange w:id="2318" w:author="Adrian Moir (amoir)" w:date="2024-11-13T15:05:00Z" w16du:dateUtc="2024-11-13T15:05:00Z">
            <w:rPr>
              <w:ins w:id="2319" w:author="Adrian Moir (amoir)" w:date="2024-11-13T14:59:00Z" w16du:dateUtc="2024-11-13T14:59:00Z"/>
              <w:b/>
              <w:bCs/>
            </w:rPr>
          </w:rPrChange>
        </w:rPr>
        <w:pPrChange w:id="2320" w:author="Adrian Moir (amoir)" w:date="2024-11-19T18:18:00Z" w16du:dateUtc="2024-11-19T18:18:00Z">
          <w:pPr/>
        </w:pPrChange>
      </w:pPr>
      <w:ins w:id="2321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322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23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24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25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26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27" w:author="Adrian Moir (amoir)" w:date="2024-11-13T15:05:00Z" w16du:dateUtc="2024-11-13T15:05:00Z">
              <w:rPr>
                <w:b/>
                <w:bCs/>
              </w:rPr>
            </w:rPrChange>
          </w:rPr>
          <w:t>downloaded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28" w:author="Adrian Moir (amoir)" w:date="2024-11-13T15:05:00Z" w16du:dateUtc="2024-11-13T15:05:00Z">
              <w:rPr>
                <w:b/>
                <w:bCs/>
              </w:rPr>
            </w:rPrChange>
          </w:rPr>
          <w:t xml:space="preserve">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329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330" w:author="Adrian Moir (amoir)" w:date="2024-11-13T15:05:00Z" w16du:dateUtc="2024-11-13T15:05:00Z">
              <w:rPr>
                <w:b/>
                <w:bCs/>
              </w:rPr>
            </w:rPrChange>
          </w:rPr>
          <w:t xml:space="preserve"> 673258904582</w:t>
        </w:r>
      </w:ins>
    </w:p>
    <w:p w14:paraId="0DB4EB78" w14:textId="77777777" w:rsidR="002E0EAC" w:rsidRPr="004559FA" w:rsidRDefault="002E0EAC">
      <w:pPr>
        <w:ind w:left="2160"/>
        <w:rPr>
          <w:ins w:id="2331" w:author="Adrian Moir (amoir)" w:date="2024-11-13T14:59:00Z" w16du:dateUtc="2024-11-13T14:59:00Z"/>
          <w:rFonts w:ascii="Courier New" w:hAnsi="Courier New" w:cs="Courier New"/>
          <w:sz w:val="15"/>
          <w:szCs w:val="15"/>
          <w:rPrChange w:id="2332" w:author="Adrian Moir (amoir)" w:date="2024-11-13T15:05:00Z" w16du:dateUtc="2024-11-13T15:05:00Z">
            <w:rPr>
              <w:ins w:id="2333" w:author="Adrian Moir (amoir)" w:date="2024-11-13T14:59:00Z" w16du:dateUtc="2024-11-13T14:59:00Z"/>
              <w:b/>
              <w:bCs/>
            </w:rPr>
          </w:rPrChange>
        </w:rPr>
        <w:pPrChange w:id="2334" w:author="Adrian Moir (amoir)" w:date="2024-11-19T18:18:00Z" w16du:dateUtc="2024-11-19T18:18:00Z">
          <w:pPr/>
        </w:pPrChange>
      </w:pPr>
      <w:ins w:id="2335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336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37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38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39" w:author="Adrian Moir (amoir)" w:date="2024-11-13T15:05:00Z" w16du:dateUtc="2024-11-13T15:05:00Z">
              <w:rPr>
                <w:b/>
                <w:bCs/>
              </w:rPr>
            </w:rPrChange>
          </w:rPr>
          <w:t>cache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40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41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42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43" w:author="Adrian Moir (amoir)" w:date="2024-11-13T15:05:00Z" w16du:dateUtc="2024-11-13T15:05:00Z">
              <w:rPr>
                <w:b/>
                <w:bCs/>
              </w:rPr>
            </w:rPrChange>
          </w:rPr>
          <w:t>read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44" w:author="Adrian Moir (amoir)" w:date="2024-11-13T15:05:00Z" w16du:dateUtc="2024-11-13T15:05:00Z">
              <w:rPr>
                <w:b/>
                <w:bCs/>
              </w:rPr>
            </w:rPrChange>
          </w:rPr>
          <w:t xml:space="preserve">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345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346" w:author="Adrian Moir (amoir)" w:date="2024-11-13T15:05:00Z" w16du:dateUtc="2024-11-13T15:05:00Z">
              <w:rPr>
                <w:b/>
                <w:bCs/>
              </w:rPr>
            </w:rPrChange>
          </w:rPr>
          <w:t xml:space="preserve"> 99680219555</w:t>
        </w:r>
      </w:ins>
    </w:p>
    <w:p w14:paraId="70BA127D" w14:textId="77777777" w:rsidR="002E0EAC" w:rsidRPr="004559FA" w:rsidRDefault="002E0EAC">
      <w:pPr>
        <w:ind w:left="2160"/>
        <w:rPr>
          <w:ins w:id="2347" w:author="Adrian Moir (amoir)" w:date="2024-11-13T14:59:00Z" w16du:dateUtc="2024-11-13T14:59:00Z"/>
          <w:rFonts w:ascii="Courier New" w:hAnsi="Courier New" w:cs="Courier New"/>
          <w:sz w:val="15"/>
          <w:szCs w:val="15"/>
          <w:rPrChange w:id="2348" w:author="Adrian Moir (amoir)" w:date="2024-11-13T15:05:00Z" w16du:dateUtc="2024-11-13T15:05:00Z">
            <w:rPr>
              <w:ins w:id="2349" w:author="Adrian Moir (amoir)" w:date="2024-11-13T14:59:00Z" w16du:dateUtc="2024-11-13T14:59:00Z"/>
              <w:b/>
              <w:bCs/>
            </w:rPr>
          </w:rPrChange>
        </w:rPr>
        <w:pPrChange w:id="2350" w:author="Adrian Moir (amoir)" w:date="2024-11-19T18:18:00Z" w16du:dateUtc="2024-11-19T18:18:00Z">
          <w:pPr/>
        </w:pPrChange>
      </w:pPr>
      <w:ins w:id="2351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352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53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54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55" w:author="Adrian Moir (amoir)" w:date="2024-11-13T15:05:00Z" w16du:dateUtc="2024-11-13T15:05:00Z">
              <w:rPr>
                <w:b/>
                <w:bCs/>
              </w:rPr>
            </w:rPrChange>
          </w:rPr>
          <w:t>read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56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57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58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59" w:author="Adrian Moir (amoir)" w:date="2024-11-13T15:05:00Z" w16du:dateUtc="2024-11-13T15:05:00Z">
              <w:rPr>
                <w:b/>
                <w:bCs/>
              </w:rPr>
            </w:rPrChange>
          </w:rPr>
          <w:t>optimized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60" w:author="Adrian Moir (amoir)" w:date="2024-11-13T15:05:00Z" w16du:dateUtc="2024-11-13T15:05:00Z">
              <w:rPr>
                <w:b/>
                <w:bCs/>
              </w:rPr>
            </w:rPrChange>
          </w:rPr>
          <w:t>: 52487912326</w:t>
        </w:r>
      </w:ins>
    </w:p>
    <w:p w14:paraId="2D643295" w14:textId="77777777" w:rsidR="002E0EAC" w:rsidRPr="004559FA" w:rsidRDefault="002E0EAC">
      <w:pPr>
        <w:ind w:left="2160"/>
        <w:rPr>
          <w:ins w:id="2361" w:author="Adrian Moir (amoir)" w:date="2024-11-13T14:59:00Z" w16du:dateUtc="2024-11-13T14:59:00Z"/>
          <w:rFonts w:ascii="Courier New" w:hAnsi="Courier New" w:cs="Courier New"/>
          <w:sz w:val="15"/>
          <w:szCs w:val="15"/>
          <w:rPrChange w:id="2362" w:author="Adrian Moir (amoir)" w:date="2024-11-13T15:05:00Z" w16du:dateUtc="2024-11-13T15:05:00Z">
            <w:rPr>
              <w:ins w:id="2363" w:author="Adrian Moir (amoir)" w:date="2024-11-13T14:59:00Z" w16du:dateUtc="2024-11-13T14:59:00Z"/>
              <w:b/>
              <w:bCs/>
            </w:rPr>
          </w:rPrChange>
        </w:rPr>
        <w:pPrChange w:id="2364" w:author="Adrian Moir (amoir)" w:date="2024-11-19T18:18:00Z" w16du:dateUtc="2024-11-19T18:18:00Z">
          <w:pPr/>
        </w:pPrChange>
      </w:pPr>
      <w:ins w:id="2365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366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67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68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69" w:author="Adrian Moir (amoir)" w:date="2024-11-13T15:05:00Z" w16du:dateUtc="2024-11-13T15:05:00Z">
              <w:rPr>
                <w:b/>
                <w:bCs/>
              </w:rPr>
            </w:rPrChange>
          </w:rPr>
          <w:t>files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70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371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372" w:author="Adrian Moir (amoir)" w:date="2024-11-13T15:05:00Z" w16du:dateUtc="2024-11-13T15:05:00Z">
              <w:rPr>
                <w:b/>
                <w:bCs/>
              </w:rPr>
            </w:rPrChange>
          </w:rPr>
          <w:t xml:space="preserve"> 585091</w:t>
        </w:r>
      </w:ins>
    </w:p>
    <w:p w14:paraId="77F54AA1" w14:textId="77777777" w:rsidR="002E0EAC" w:rsidRPr="004559FA" w:rsidRDefault="002E0EAC">
      <w:pPr>
        <w:ind w:left="2160"/>
        <w:rPr>
          <w:ins w:id="2373" w:author="Adrian Moir (amoir)" w:date="2024-11-13T14:59:00Z" w16du:dateUtc="2024-11-13T14:59:00Z"/>
          <w:rFonts w:ascii="Courier New" w:hAnsi="Courier New" w:cs="Courier New"/>
          <w:sz w:val="15"/>
          <w:szCs w:val="15"/>
          <w:rPrChange w:id="2374" w:author="Adrian Moir (amoir)" w:date="2024-11-13T15:05:00Z" w16du:dateUtc="2024-11-13T15:05:00Z">
            <w:rPr>
              <w:ins w:id="2375" w:author="Adrian Moir (amoir)" w:date="2024-11-13T14:59:00Z" w16du:dateUtc="2024-11-13T14:59:00Z"/>
              <w:b/>
              <w:bCs/>
            </w:rPr>
          </w:rPrChange>
        </w:rPr>
        <w:pPrChange w:id="2376" w:author="Adrian Moir (amoir)" w:date="2024-11-19T18:18:00Z" w16du:dateUtc="2024-11-19T18:18:00Z">
          <w:pPr/>
        </w:pPrChange>
      </w:pPr>
      <w:ins w:id="2377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378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79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80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81" w:author="Adrian Moir (amoir)" w:date="2024-11-13T15:05:00Z" w16du:dateUtc="2024-11-13T15:05:00Z">
              <w:rPr>
                <w:b/>
                <w:bCs/>
              </w:rPr>
            </w:rPrChange>
          </w:rPr>
          <w:t>overwritten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82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83" w:author="Adrian Moir (amoir)" w:date="2024-11-13T15:05:00Z" w16du:dateUtc="2024-11-13T15:05:00Z">
              <w:rPr>
                <w:b/>
                <w:bCs/>
              </w:rPr>
            </w:rPrChange>
          </w:rPr>
          <w:t>files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84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385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386" w:author="Adrian Moir (amoir)" w:date="2024-11-13T15:05:00Z" w16du:dateUtc="2024-11-13T15:05:00Z">
              <w:rPr>
                <w:b/>
                <w:bCs/>
              </w:rPr>
            </w:rPrChange>
          </w:rPr>
          <w:t xml:space="preserve"> 509</w:t>
        </w:r>
      </w:ins>
    </w:p>
    <w:p w14:paraId="183CEDCA" w14:textId="77777777" w:rsidR="002E0EAC" w:rsidRPr="004559FA" w:rsidRDefault="002E0EAC">
      <w:pPr>
        <w:ind w:left="2160"/>
        <w:rPr>
          <w:ins w:id="2387" w:author="Adrian Moir (amoir)" w:date="2024-11-13T14:59:00Z" w16du:dateUtc="2024-11-13T14:59:00Z"/>
          <w:rFonts w:ascii="Courier New" w:hAnsi="Courier New" w:cs="Courier New"/>
          <w:sz w:val="15"/>
          <w:szCs w:val="15"/>
          <w:rPrChange w:id="2388" w:author="Adrian Moir (amoir)" w:date="2024-11-13T15:05:00Z" w16du:dateUtc="2024-11-13T15:05:00Z">
            <w:rPr>
              <w:ins w:id="2389" w:author="Adrian Moir (amoir)" w:date="2024-11-13T14:59:00Z" w16du:dateUtc="2024-11-13T14:59:00Z"/>
              <w:b/>
              <w:bCs/>
            </w:rPr>
          </w:rPrChange>
        </w:rPr>
        <w:pPrChange w:id="2390" w:author="Adrian Moir (amoir)" w:date="2024-11-19T18:18:00Z" w16du:dateUtc="2024-11-19T18:18:00Z">
          <w:pPr/>
        </w:pPrChange>
      </w:pPr>
      <w:ins w:id="2391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392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93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94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395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396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    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397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398" w:author="Adrian Moir (amoir)" w:date="2024-11-13T15:05:00Z" w16du:dateUtc="2024-11-13T15:05:00Z">
              <w:rPr>
                <w:b/>
                <w:bCs/>
              </w:rPr>
            </w:rPrChange>
          </w:rPr>
          <w:t xml:space="preserve"> 1356098871664</w:t>
        </w:r>
      </w:ins>
    </w:p>
    <w:p w14:paraId="747B160D" w14:textId="77777777" w:rsidR="002E0EAC" w:rsidRPr="004559FA" w:rsidRDefault="002E0EAC">
      <w:pPr>
        <w:ind w:left="2160"/>
        <w:rPr>
          <w:ins w:id="2399" w:author="Adrian Moir (amoir)" w:date="2024-11-13T14:59:00Z" w16du:dateUtc="2024-11-13T14:59:00Z"/>
          <w:rFonts w:ascii="Courier New" w:hAnsi="Courier New" w:cs="Courier New"/>
          <w:sz w:val="15"/>
          <w:szCs w:val="15"/>
          <w:rPrChange w:id="2400" w:author="Adrian Moir (amoir)" w:date="2024-11-13T15:05:00Z" w16du:dateUtc="2024-11-13T15:05:00Z">
            <w:rPr>
              <w:ins w:id="2401" w:author="Adrian Moir (amoir)" w:date="2024-11-13T14:59:00Z" w16du:dateUtc="2024-11-13T14:59:00Z"/>
              <w:b/>
              <w:bCs/>
            </w:rPr>
          </w:rPrChange>
        </w:rPr>
        <w:pPrChange w:id="2402" w:author="Adrian Moir (amoir)" w:date="2024-11-19T18:18:00Z" w16du:dateUtc="2024-11-19T18:18:00Z">
          <w:pPr/>
        </w:pPrChange>
      </w:pPr>
      <w:ins w:id="2403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404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05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06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07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08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09" w:author="Adrian Moir (amoir)" w:date="2024-11-13T15:05:00Z" w16du:dateUtc="2024-11-13T15:05:00Z">
              <w:rPr>
                <w:b/>
                <w:bCs/>
              </w:rPr>
            </w:rPrChange>
          </w:rPr>
          <w:t>processed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10" w:author="Adrian Moir (amoir)" w:date="2024-11-13T15:05:00Z" w16du:dateUtc="2024-11-13T15:05:00Z">
              <w:rPr>
                <w:b/>
                <w:bCs/>
              </w:rPr>
            </w:rPrChange>
          </w:rPr>
          <w:t xml:space="preserve">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411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412" w:author="Adrian Moir (amoir)" w:date="2024-11-13T15:05:00Z" w16du:dateUtc="2024-11-13T15:05:00Z">
              <w:rPr>
                <w:b/>
                <w:bCs/>
              </w:rPr>
            </w:rPrChange>
          </w:rPr>
          <w:t xml:space="preserve"> 0</w:t>
        </w:r>
      </w:ins>
    </w:p>
    <w:p w14:paraId="3109EF5A" w14:textId="77777777" w:rsidR="002E0EAC" w:rsidRPr="004559FA" w:rsidRDefault="002E0EAC">
      <w:pPr>
        <w:ind w:left="2160"/>
        <w:rPr>
          <w:ins w:id="2413" w:author="Adrian Moir (amoir)" w:date="2024-11-13T14:59:00Z" w16du:dateUtc="2024-11-13T14:59:00Z"/>
          <w:rFonts w:ascii="Courier New" w:hAnsi="Courier New" w:cs="Courier New"/>
          <w:sz w:val="15"/>
          <w:szCs w:val="15"/>
          <w:rPrChange w:id="2414" w:author="Adrian Moir (amoir)" w:date="2024-11-13T15:05:00Z" w16du:dateUtc="2024-11-13T15:05:00Z">
            <w:rPr>
              <w:ins w:id="2415" w:author="Adrian Moir (amoir)" w:date="2024-11-13T14:59:00Z" w16du:dateUtc="2024-11-13T14:59:00Z"/>
              <w:b/>
              <w:bCs/>
            </w:rPr>
          </w:rPrChange>
        </w:rPr>
        <w:pPrChange w:id="2416" w:author="Adrian Moir (amoir)" w:date="2024-11-19T18:18:00Z" w16du:dateUtc="2024-11-19T18:18:00Z">
          <w:pPr/>
        </w:pPrChange>
      </w:pPr>
      <w:ins w:id="2417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418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19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20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21" w:author="Adrian Moir (amoir)" w:date="2024-11-13T15:05:00Z" w16du:dateUtc="2024-11-13T15:05:00Z">
              <w:rPr>
                <w:b/>
                <w:bCs/>
              </w:rPr>
            </w:rPrChange>
          </w:rPr>
          <w:t>ds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22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23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24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proofErr w:type="gramStart"/>
        <w:r w:rsidRPr="004559FA">
          <w:rPr>
            <w:rFonts w:ascii="Courier New" w:hAnsi="Courier New" w:cs="Courier New"/>
            <w:sz w:val="15"/>
            <w:szCs w:val="15"/>
            <w:rPrChange w:id="2425" w:author="Adrian Moir (amoir)" w:date="2024-11-13T15:05:00Z" w16du:dateUtc="2024-11-13T15:05:00Z">
              <w:rPr>
                <w:b/>
                <w:bCs/>
              </w:rPr>
            </w:rPrChange>
          </w:rPr>
          <w:t>reclaimed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26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427" w:author="Adrian Moir (amoir)" w:date="2024-11-13T15:05:00Z" w16du:dateUtc="2024-11-13T15:05:00Z">
              <w:rPr>
                <w:b/>
                <w:bCs/>
              </w:rPr>
            </w:rPrChange>
          </w:rPr>
          <w:t xml:space="preserve"> 0</w:t>
        </w:r>
      </w:ins>
    </w:p>
    <w:p w14:paraId="6530287C" w14:textId="77777777" w:rsidR="002E0EAC" w:rsidRPr="004559FA" w:rsidRDefault="002E0EAC">
      <w:pPr>
        <w:ind w:left="2160"/>
        <w:rPr>
          <w:ins w:id="2428" w:author="Adrian Moir (amoir)" w:date="2024-11-13T14:59:00Z" w16du:dateUtc="2024-11-13T14:59:00Z"/>
          <w:rFonts w:ascii="Courier New" w:hAnsi="Courier New" w:cs="Courier New"/>
          <w:sz w:val="15"/>
          <w:szCs w:val="15"/>
          <w:rPrChange w:id="2429" w:author="Adrian Moir (amoir)" w:date="2024-11-13T15:05:00Z" w16du:dateUtc="2024-11-13T15:05:00Z">
            <w:rPr>
              <w:ins w:id="2430" w:author="Adrian Moir (amoir)" w:date="2024-11-13T14:59:00Z" w16du:dateUtc="2024-11-13T14:59:00Z"/>
              <w:b/>
              <w:bCs/>
            </w:rPr>
          </w:rPrChange>
        </w:rPr>
        <w:pPrChange w:id="2431" w:author="Adrian Moir (amoir)" w:date="2024-11-19T18:18:00Z" w16du:dateUtc="2024-11-19T18:18:00Z">
          <w:pPr/>
        </w:pPrChange>
      </w:pPr>
      <w:ins w:id="2432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433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Fast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34" w:author="Adrian Moir (amoir)" w:date="2024-11-13T15:05:00Z" w16du:dateUtc="2024-11-13T15:05:00Z">
              <w:rPr>
                <w:b/>
                <w:bCs/>
              </w:rPr>
            </w:rPrChange>
          </w:rPr>
          <w:t>Cache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35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36" w:author="Adrian Moir (amoir)" w:date="2024-11-13T15:05:00Z" w16du:dateUtc="2024-11-13T15:05:00Z">
              <w:rPr>
                <w:b/>
                <w:bCs/>
              </w:rPr>
            </w:rPrChange>
          </w:rPr>
          <w:t>space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37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38" w:author="Adrian Moir (amoir)" w:date="2024-11-13T15:05:00Z" w16du:dateUtc="2024-11-13T15:05:00Z">
              <w:rPr>
                <w:b/>
                <w:bCs/>
              </w:rPr>
            </w:rPrChange>
          </w:rPr>
          <w:t>used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39" w:author="Adrian Moir (amoir)" w:date="2024-11-13T15:05:00Z" w16du:dateUtc="2024-11-13T15:05:00Z">
              <w:rPr>
                <w:b/>
                <w:bCs/>
              </w:rPr>
            </w:rPrChange>
          </w:rPr>
          <w:t xml:space="preserve"> (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40" w:author="Adrian Moir (amoir)" w:date="2024-11-13T15:05:00Z" w16du:dateUtc="2024-11-13T15:05:00Z">
              <w:rPr>
                <w:b/>
                <w:bCs/>
              </w:rPr>
            </w:rPrChange>
          </w:rPr>
          <w:t>physical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41" w:author="Adrian Moir (amoir)" w:date="2024-11-13T15:05:00Z" w16du:dateUtc="2024-11-13T15:05:00Z">
              <w:rPr>
                <w:b/>
                <w:bCs/>
              </w:rPr>
            </w:rPrChange>
          </w:rPr>
          <w:t>): 0</w:t>
        </w:r>
      </w:ins>
    </w:p>
    <w:p w14:paraId="038E0042" w14:textId="77777777" w:rsidR="002E0EAC" w:rsidRPr="004559FA" w:rsidRDefault="002E0EAC">
      <w:pPr>
        <w:ind w:left="2160"/>
        <w:rPr>
          <w:ins w:id="2442" w:author="Adrian Moir (amoir)" w:date="2024-11-13T14:59:00Z" w16du:dateUtc="2024-11-13T14:59:00Z"/>
          <w:rFonts w:ascii="Courier New" w:hAnsi="Courier New" w:cs="Courier New"/>
          <w:sz w:val="15"/>
          <w:szCs w:val="15"/>
          <w:rPrChange w:id="2443" w:author="Adrian Moir (amoir)" w:date="2024-11-13T15:05:00Z" w16du:dateUtc="2024-11-13T15:05:00Z">
            <w:rPr>
              <w:ins w:id="2444" w:author="Adrian Moir (amoir)" w:date="2024-11-13T14:59:00Z" w16du:dateUtc="2024-11-13T14:59:00Z"/>
              <w:b/>
              <w:bCs/>
            </w:rPr>
          </w:rPrChange>
        </w:rPr>
        <w:pPrChange w:id="2445" w:author="Adrian Moir (amoir)" w:date="2024-11-19T18:18:00Z" w16du:dateUtc="2024-11-19T18:18:00Z">
          <w:pPr/>
        </w:pPrChange>
      </w:pPr>
      <w:ins w:id="2446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447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48" w:author="Adrian Moir (amoir)" w:date="2024-11-13T15:05:00Z" w16du:dateUtc="2024-11-13T15:05:00Z">
              <w:rPr>
                <w:b/>
                <w:bCs/>
              </w:rPr>
            </w:rPrChange>
          </w:rPr>
          <w:t>cloud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49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50" w:author="Adrian Moir (amoir)" w:date="2024-11-13T15:05:00Z" w16du:dateUtc="2024-11-13T15:05:00Z">
              <w:rPr>
                <w:b/>
                <w:bCs/>
              </w:rPr>
            </w:rPrChange>
          </w:rPr>
          <w:t>metadata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51" w:author="Adrian Moir (amoir)" w:date="2024-11-13T15:05:00Z" w16du:dateUtc="2024-11-13T15:05:00Z">
              <w:rPr>
                <w:b/>
                <w:bCs/>
              </w:rPr>
            </w:rPrChange>
          </w:rPr>
          <w:t xml:space="preserve">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52" w:author="Adrian Moir (amoir)" w:date="2024-11-13T15:05:00Z" w16du:dateUtc="2024-11-13T15:05:00Z">
              <w:rPr>
                <w:b/>
                <w:bCs/>
              </w:rPr>
            </w:rPrChange>
          </w:rPr>
          <w:t>bytes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53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</w:t>
        </w:r>
        <w:proofErr w:type="gramStart"/>
        <w:r w:rsidRPr="004559FA">
          <w:rPr>
            <w:rFonts w:ascii="Courier New" w:hAnsi="Courier New" w:cs="Courier New"/>
            <w:sz w:val="15"/>
            <w:szCs w:val="15"/>
            <w:rPrChange w:id="2454" w:author="Adrian Moir (amoir)" w:date="2024-11-13T15:05:00Z" w16du:dateUtc="2024-11-13T15:05:00Z">
              <w:rPr>
                <w:b/>
                <w:bCs/>
              </w:rPr>
            </w:rPrChange>
          </w:rPr>
          <w:t xml:space="preserve">  :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455" w:author="Adrian Moir (amoir)" w:date="2024-11-13T15:05:00Z" w16du:dateUtc="2024-11-13T15:05:00Z">
              <w:rPr>
                <w:b/>
                <w:bCs/>
              </w:rPr>
            </w:rPrChange>
          </w:rPr>
          <w:t xml:space="preserve"> 51539103984</w:t>
        </w:r>
      </w:ins>
    </w:p>
    <w:p w14:paraId="79AC83F8" w14:textId="77777777" w:rsidR="002E0EAC" w:rsidRPr="004559FA" w:rsidRDefault="002E0EAC">
      <w:pPr>
        <w:ind w:left="2160"/>
        <w:rPr>
          <w:ins w:id="2456" w:author="Adrian Moir (amoir)" w:date="2024-11-13T14:48:00Z" w16du:dateUtc="2024-11-13T14:48:00Z"/>
          <w:b/>
          <w:bCs/>
          <w:sz w:val="15"/>
          <w:szCs w:val="15"/>
          <w:rPrChange w:id="2457" w:author="Adrian Moir (amoir)" w:date="2024-11-13T15:05:00Z" w16du:dateUtc="2024-11-13T15:05:00Z">
            <w:rPr>
              <w:ins w:id="2458" w:author="Adrian Moir (amoir)" w:date="2024-11-13T14:48:00Z" w16du:dateUtc="2024-11-13T14:48:00Z"/>
              <w:b/>
              <w:bCs/>
            </w:rPr>
          </w:rPrChange>
        </w:rPr>
        <w:pPrChange w:id="2459" w:author="Adrian Moir (amoir)" w:date="2024-11-19T18:18:00Z" w16du:dateUtc="2024-11-19T18:18:00Z">
          <w:pPr/>
        </w:pPrChange>
      </w:pPr>
      <w:ins w:id="2460" w:author="Adrian Moir (amoir)" w:date="2024-11-13T14:59:00Z" w16du:dateUtc="2024-11-13T14:59:00Z">
        <w:r w:rsidRPr="004559FA">
          <w:rPr>
            <w:rFonts w:ascii="Courier New" w:hAnsi="Courier New" w:cs="Courier New"/>
            <w:sz w:val="15"/>
            <w:szCs w:val="15"/>
            <w:rPrChange w:id="2461" w:author="Adrian Moir (amoir)" w:date="2024-11-13T15:05:00Z" w16du:dateUtc="2024-11-13T15:05:00Z">
              <w:rPr>
                <w:b/>
                <w:bCs/>
              </w:rPr>
            </w:rPrChange>
          </w:rPr>
          <w:t xml:space="preserve">Total </w:t>
        </w:r>
        <w:proofErr w:type="spellStart"/>
        <w:r w:rsidRPr="004559FA">
          <w:rPr>
            <w:rFonts w:ascii="Courier New" w:hAnsi="Courier New" w:cs="Courier New"/>
            <w:sz w:val="15"/>
            <w:szCs w:val="15"/>
            <w:rPrChange w:id="2462" w:author="Adrian Moir (amoir)" w:date="2024-11-13T15:05:00Z" w16du:dateUtc="2024-11-13T15:05:00Z">
              <w:rPr>
                <w:b/>
                <w:bCs/>
              </w:rPr>
            </w:rPrChange>
          </w:rPr>
          <w:t>space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63" w:author="Adrian Moir (amoir)" w:date="2024-11-13T15:05:00Z" w16du:dateUtc="2024-11-13T15:05:00Z">
              <w:rPr>
                <w:b/>
                <w:bCs/>
              </w:rPr>
            </w:rPrChange>
          </w:rPr>
          <w:t xml:space="preserve"> (</w:t>
        </w:r>
        <w:proofErr w:type="spellStart"/>
        <w:proofErr w:type="gramStart"/>
        <w:r w:rsidRPr="004559FA">
          <w:rPr>
            <w:rFonts w:ascii="Courier New" w:hAnsi="Courier New" w:cs="Courier New"/>
            <w:sz w:val="15"/>
            <w:szCs w:val="15"/>
            <w:rPrChange w:id="2464" w:author="Adrian Moir (amoir)" w:date="2024-11-13T15:05:00Z" w16du:dateUtc="2024-11-13T15:05:00Z">
              <w:rPr>
                <w:b/>
                <w:bCs/>
              </w:rPr>
            </w:rPrChange>
          </w:rPr>
          <w:t>rehydrated</w:t>
        </w:r>
        <w:proofErr w:type="spellEnd"/>
        <w:r w:rsidRPr="004559FA">
          <w:rPr>
            <w:rFonts w:ascii="Courier New" w:hAnsi="Courier New" w:cs="Courier New"/>
            <w:sz w:val="15"/>
            <w:szCs w:val="15"/>
            <w:rPrChange w:id="2465" w:author="Adrian Moir (amoir)" w:date="2024-11-13T15:05:00Z" w16du:dateUtc="2024-11-13T15:05:00Z">
              <w:rPr>
                <w:b/>
                <w:bCs/>
              </w:rPr>
            </w:rPrChange>
          </w:rPr>
          <w:t xml:space="preserve">)   </w:t>
        </w:r>
        <w:proofErr w:type="gramEnd"/>
        <w:r w:rsidRPr="004559FA">
          <w:rPr>
            <w:rFonts w:ascii="Courier New" w:hAnsi="Courier New" w:cs="Courier New"/>
            <w:sz w:val="15"/>
            <w:szCs w:val="15"/>
            <w:rPrChange w:id="2466" w:author="Adrian Moir (amoir)" w:date="2024-11-13T15:05:00Z" w16du:dateUtc="2024-11-13T15:05:00Z">
              <w:rPr>
                <w:b/>
                <w:bCs/>
              </w:rPr>
            </w:rPrChange>
          </w:rPr>
          <w:t xml:space="preserve">     : 19911137337808</w:t>
        </w:r>
      </w:ins>
    </w:p>
    <w:p w14:paraId="6A4FB06F" w14:textId="77777777" w:rsidR="002E0EAC" w:rsidDel="00161797" w:rsidRDefault="002E0EAC">
      <w:pPr>
        <w:ind w:left="720"/>
        <w:rPr>
          <w:del w:id="2467" w:author="Adrian Moir (amoir)" w:date="2024-11-13T14:42:00Z" w16du:dateUtc="2024-11-13T14:42:00Z"/>
        </w:rPr>
        <w:pPrChange w:id="2468" w:author="Adrian Moir (amoir)" w:date="2024-11-19T18:18:00Z" w16du:dateUtc="2024-11-19T18:18:00Z">
          <w:pPr/>
        </w:pPrChange>
      </w:pPr>
      <w:ins w:id="2469" w:author="Adrian Moir (amoir)" w:date="2024-11-13T14:47:00Z">
        <w:r w:rsidRPr="009F3301">
          <w:br/>
        </w:r>
      </w:ins>
      <w:proofErr w:type="spellStart"/>
      <w:ins w:id="2470" w:author="Adrian Moir (amoir)" w:date="2024-11-13T14:49:00Z" w16du:dateUtc="2024-11-13T14:49:00Z">
        <w:r>
          <w:t>I</w:t>
        </w:r>
      </w:ins>
      <w:ins w:id="2471" w:author="Adrian Moir (amoir)" w:date="2024-11-13T14:47:00Z">
        <w:r w:rsidRPr="009F3301">
          <w:t>f</w:t>
        </w:r>
        <w:proofErr w:type="spellEnd"/>
        <w:r w:rsidRPr="009F3301">
          <w:t xml:space="preserve"> </w:t>
        </w:r>
        <w:proofErr w:type="spellStart"/>
        <w:r w:rsidRPr="009F3301">
          <w:t>the</w:t>
        </w:r>
        <w:proofErr w:type="spellEnd"/>
        <w:r w:rsidRPr="009F3301">
          <w:t xml:space="preserve"> "</w:t>
        </w:r>
        <w:proofErr w:type="spellStart"/>
        <w:r w:rsidRPr="009F3301">
          <w:t>Dedupe</w:t>
        </w:r>
        <w:proofErr w:type="spellEnd"/>
        <w:r w:rsidRPr="009F3301">
          <w:t xml:space="preserve"> </w:t>
        </w:r>
        <w:proofErr w:type="spellStart"/>
        <w:r w:rsidRPr="009F3301">
          <w:t>Savings</w:t>
        </w:r>
        <w:proofErr w:type="spellEnd"/>
        <w:r w:rsidRPr="009F3301">
          <w:t xml:space="preserve">" </w:t>
        </w:r>
        <w:proofErr w:type="spellStart"/>
        <w:r w:rsidRPr="009F3301">
          <w:t>are</w:t>
        </w:r>
        <w:proofErr w:type="spellEnd"/>
        <w:r w:rsidRPr="009F3301">
          <w:t xml:space="preserve"> 0 % </w:t>
        </w:r>
        <w:proofErr w:type="spellStart"/>
        <w:r w:rsidRPr="009F3301">
          <w:t>or</w:t>
        </w:r>
        <w:proofErr w:type="spellEnd"/>
        <w:r w:rsidRPr="009F3301">
          <w:t xml:space="preserve"> </w:t>
        </w:r>
        <w:proofErr w:type="spellStart"/>
        <w:r w:rsidRPr="009F3301">
          <w:t>less</w:t>
        </w:r>
        <w:proofErr w:type="spellEnd"/>
        <w:r w:rsidRPr="009F3301">
          <w:t>.  (</w:t>
        </w:r>
        <w:proofErr w:type="spellStart"/>
        <w:r w:rsidRPr="009F3301">
          <w:t>i.e</w:t>
        </w:r>
        <w:proofErr w:type="spellEnd"/>
        <w:r w:rsidRPr="009F3301">
          <w:t xml:space="preserve"> "</w:t>
        </w:r>
        <w:r w:rsidRPr="009F3301">
          <w:rPr>
            <w:b/>
            <w:bCs/>
          </w:rPr>
          <w:t xml:space="preserve">Current </w:t>
        </w:r>
        <w:proofErr w:type="spellStart"/>
        <w:r w:rsidRPr="009F3301">
          <w:rPr>
            <w:b/>
            <w:bCs/>
          </w:rPr>
          <w:t>Bytes</w:t>
        </w:r>
        <w:proofErr w:type="spellEnd"/>
        <w:r w:rsidRPr="009F3301">
          <w:t xml:space="preserve">" </w:t>
        </w:r>
        <w:proofErr w:type="spellStart"/>
        <w:r w:rsidRPr="009F3301">
          <w:t>are</w:t>
        </w:r>
        <w:proofErr w:type="spellEnd"/>
        <w:r w:rsidRPr="009F3301">
          <w:t xml:space="preserve"> </w:t>
        </w:r>
        <w:proofErr w:type="spellStart"/>
        <w:r w:rsidRPr="009F3301">
          <w:t>far</w:t>
        </w:r>
        <w:proofErr w:type="spellEnd"/>
        <w:r w:rsidRPr="009F3301">
          <w:t xml:space="preserve"> </w:t>
        </w:r>
      </w:ins>
      <w:proofErr w:type="spellStart"/>
      <w:ins w:id="2472" w:author="Adrian Moir (amoir)" w:date="2024-11-13T15:06:00Z" w16du:dateUtc="2024-11-13T15:06:00Z">
        <w:r>
          <w:t>greater</w:t>
        </w:r>
        <w:proofErr w:type="spellEnd"/>
        <w:r>
          <w:t xml:space="preserve"> </w:t>
        </w:r>
        <w:proofErr w:type="spellStart"/>
        <w:r>
          <w:t>than</w:t>
        </w:r>
        <w:proofErr w:type="spellEnd"/>
        <w:r>
          <w:t xml:space="preserve"> </w:t>
        </w:r>
      </w:ins>
      <w:ins w:id="2473" w:author="Adrian Moir (amoir)" w:date="2024-11-13T14:47:00Z">
        <w:r w:rsidRPr="009F3301">
          <w:t>"</w:t>
        </w:r>
        <w:r w:rsidRPr="009F3301">
          <w:rPr>
            <w:b/>
            <w:bCs/>
          </w:rPr>
          <w:t xml:space="preserve">Post </w:t>
        </w:r>
        <w:proofErr w:type="spellStart"/>
        <w:r w:rsidRPr="009F3301">
          <w:rPr>
            <w:b/>
            <w:bCs/>
          </w:rPr>
          <w:t>Dedupe</w:t>
        </w:r>
        <w:proofErr w:type="spellEnd"/>
        <w:r w:rsidRPr="009F3301">
          <w:rPr>
            <w:b/>
            <w:bCs/>
          </w:rPr>
          <w:t xml:space="preserve"> </w:t>
        </w:r>
        <w:proofErr w:type="spellStart"/>
        <w:r w:rsidRPr="009F3301">
          <w:rPr>
            <w:b/>
            <w:bCs/>
          </w:rPr>
          <w:t>Bytes</w:t>
        </w:r>
        <w:proofErr w:type="spellEnd"/>
        <w:r w:rsidRPr="009F3301">
          <w:t>")</w:t>
        </w:r>
      </w:ins>
      <w:ins w:id="2474" w:author="Adrian Moir (amoir)" w:date="2024-11-19T18:03:00Z" w16du:dateUtc="2024-11-19T18:03:00Z">
        <w:r>
          <w:t xml:space="preserve"> </w:t>
        </w:r>
      </w:ins>
      <w:proofErr w:type="spellStart"/>
      <w:ins w:id="2475" w:author="Adrian Moir (amoir)" w:date="2024-11-13T15:02:00Z" w16du:dateUtc="2024-11-13T15:02:00Z">
        <w:r>
          <w:t>and</w:t>
        </w:r>
      </w:ins>
      <w:proofErr w:type="spellEnd"/>
      <w:ins w:id="2476" w:author="Adrian Moir (amoir)" w:date="2024-11-13T14:47:00Z">
        <w:r w:rsidRPr="009F3301">
          <w:t xml:space="preserve"> </w:t>
        </w:r>
      </w:ins>
      <w:proofErr w:type="spellStart"/>
      <w:ins w:id="2477" w:author="Adrian Moir (amoir)" w:date="2024-11-13T15:02:00Z" w16du:dateUtc="2024-11-13T15:02:00Z">
        <w:r>
          <w:t>i</w:t>
        </w:r>
      </w:ins>
      <w:ins w:id="2478" w:author="Adrian Moir (amoir)" w:date="2024-11-13T14:47:00Z">
        <w:r w:rsidRPr="009F3301">
          <w:t>f</w:t>
        </w:r>
        <w:proofErr w:type="spellEnd"/>
        <w:r w:rsidRPr="009F3301">
          <w:t xml:space="preserve"> </w:t>
        </w:r>
      </w:ins>
      <w:proofErr w:type="spellStart"/>
      <w:ins w:id="2479" w:author="Adrian Moir (amoir)" w:date="2024-11-13T15:02:00Z" w16du:dateUtc="2024-11-13T15:02:00Z">
        <w:r>
          <w:t>the</w:t>
        </w:r>
        <w:proofErr w:type="spellEnd"/>
        <w:r>
          <w:t xml:space="preserve"> </w:t>
        </w:r>
      </w:ins>
      <w:proofErr w:type="spellStart"/>
      <w:ins w:id="2480" w:author="Adrian Moir (amoir)" w:date="2024-11-13T14:47:00Z">
        <w:r w:rsidRPr="009F3301">
          <w:t>cloud</w:t>
        </w:r>
        <w:proofErr w:type="spellEnd"/>
        <w:r w:rsidRPr="009F3301">
          <w:t xml:space="preserve"> </w:t>
        </w:r>
        <w:proofErr w:type="spellStart"/>
        <w:r w:rsidRPr="009F3301">
          <w:t>cleaner</w:t>
        </w:r>
      </w:ins>
      <w:proofErr w:type="spellEnd"/>
      <w:ins w:id="2481" w:author="Adrian Moir (amoir)" w:date="2024-11-13T15:02:00Z" w16du:dateUtc="2024-11-13T15:02:00Z">
        <w:r>
          <w:t xml:space="preserve"> </w:t>
        </w:r>
        <w:proofErr w:type="spellStart"/>
        <w:r>
          <w:t>st</w:t>
        </w:r>
      </w:ins>
      <w:ins w:id="2482" w:author="Adrian Moir (amoir)" w:date="2024-11-13T15:03:00Z" w16du:dateUtc="2024-11-13T15:03:00Z">
        <w:r>
          <w:t>atus</w:t>
        </w:r>
      </w:ins>
      <w:proofErr w:type="spellEnd"/>
      <w:ins w:id="2483" w:author="Adrian Moir (amoir)" w:date="2024-11-13T14:47:00Z">
        <w:r w:rsidRPr="009F3301">
          <w:t xml:space="preserve"> </w:t>
        </w:r>
        <w:proofErr w:type="spellStart"/>
        <w:r w:rsidRPr="009F3301">
          <w:t>is</w:t>
        </w:r>
        <w:proofErr w:type="spellEnd"/>
        <w:r w:rsidRPr="009F3301">
          <w:t xml:space="preserve"> </w:t>
        </w:r>
        <w:proofErr w:type="spellStart"/>
        <w:r w:rsidRPr="009F3301">
          <w:t>done</w:t>
        </w:r>
        <w:proofErr w:type="spellEnd"/>
        <w:r w:rsidRPr="009F3301">
          <w:t>.  </w:t>
        </w:r>
      </w:ins>
      <w:proofErr w:type="spellStart"/>
      <w:ins w:id="2484" w:author="Adrian Moir (amoir)" w:date="2024-11-13T14:51:00Z" w16du:dateUtc="2024-11-13T14:51:00Z">
        <w:r>
          <w:t>Then</w:t>
        </w:r>
        <w:proofErr w:type="spellEnd"/>
        <w:r>
          <w:t xml:space="preserve"> </w:t>
        </w:r>
      </w:ins>
      <w:proofErr w:type="spellStart"/>
      <w:ins w:id="2485" w:author="Adrian Moir (amoir)" w:date="2024-11-13T14:47:00Z">
        <w:r w:rsidRPr="009F3301">
          <w:t>enable</w:t>
        </w:r>
        <w:proofErr w:type="spellEnd"/>
        <w:r w:rsidRPr="009F3301">
          <w:t xml:space="preserve"> </w:t>
        </w:r>
        <w:proofErr w:type="spellStart"/>
        <w:r w:rsidRPr="009F3301">
          <w:t>cloud</w:t>
        </w:r>
        <w:proofErr w:type="spellEnd"/>
        <w:r w:rsidRPr="009F3301">
          <w:t xml:space="preserve"> </w:t>
        </w:r>
        <w:proofErr w:type="spellStart"/>
        <w:r w:rsidRPr="009F3301">
          <w:t>compaction</w:t>
        </w:r>
        <w:proofErr w:type="spellEnd"/>
        <w:r w:rsidRPr="009F3301">
          <w:t xml:space="preserve"> </w:t>
        </w:r>
        <w:proofErr w:type="spellStart"/>
        <w:r w:rsidRPr="009F3301">
          <w:t>with</w:t>
        </w:r>
        <w:proofErr w:type="spellEnd"/>
        <w:r w:rsidRPr="009F3301">
          <w:t xml:space="preserve"> </w:t>
        </w:r>
      </w:ins>
      <w:ins w:id="2486" w:author="Adrian Moir (amoir)" w:date="2024-11-19T18:19:00Z" w16du:dateUtc="2024-11-19T18:19:00Z">
        <w:r>
          <w:fldChar w:fldCharType="begin"/>
        </w:r>
        <w:r>
          <w:instrText>HYPERLINK  \l "_Ten_Step_procedure"</w:instrText>
        </w:r>
        <w:r>
          <w:fldChar w:fldCharType="separate"/>
        </w:r>
        <w:r w:rsidRPr="00345CB6">
          <w:rPr>
            <w:rStyle w:val="Hyperlink"/>
          </w:rPr>
          <w:t xml:space="preserve">10 </w:t>
        </w:r>
        <w:proofErr w:type="spellStart"/>
        <w:r w:rsidRPr="00345CB6">
          <w:rPr>
            <w:rStyle w:val="Hyperlink"/>
          </w:rPr>
          <w:t>step</w:t>
        </w:r>
        <w:proofErr w:type="spellEnd"/>
        <w:r w:rsidRPr="00345CB6">
          <w:rPr>
            <w:rStyle w:val="Hyperlink"/>
          </w:rPr>
          <w:t xml:space="preserve"> </w:t>
        </w:r>
        <w:proofErr w:type="spellStart"/>
        <w:r w:rsidRPr="00345CB6">
          <w:rPr>
            <w:rStyle w:val="Hyperlink"/>
          </w:rPr>
          <w:t>process</w:t>
        </w:r>
        <w:proofErr w:type="spellEnd"/>
        <w:r>
          <w:fldChar w:fldCharType="end"/>
        </w:r>
      </w:ins>
      <w:ins w:id="2487" w:author="Adrian Moir (amoir)" w:date="2024-11-13T14:47:00Z">
        <w:r w:rsidRPr="009F3301">
          <w:t>.</w:t>
        </w:r>
      </w:ins>
      <w:del w:id="2488" w:author="Adrian Moir (amoir)" w:date="2024-11-13T14:42:00Z" w16du:dateUtc="2024-11-13T14:42:00Z">
        <w:r w:rsidDel="00547C60">
          <w:tab/>
          <w:delText>&lt;TBD&gt;</w:delText>
        </w:r>
      </w:del>
    </w:p>
    <w:p w14:paraId="0E308F62" w14:textId="77777777" w:rsidR="002E0EAC" w:rsidRDefault="002E0EAC">
      <w:pPr>
        <w:ind w:left="1440"/>
        <w:rPr>
          <w:ins w:id="2489" w:author="Adrian Moir (amoir)" w:date="2024-11-19T18:03:00Z" w16du:dateUtc="2024-11-19T18:03:00Z"/>
        </w:rPr>
        <w:pPrChange w:id="2490" w:author="Adrian Moir (amoir)" w:date="2024-11-19T18:18:00Z" w16du:dateUtc="2024-11-19T18:18:00Z">
          <w:pPr/>
        </w:pPrChange>
      </w:pPr>
    </w:p>
    <w:p w14:paraId="77F95C25" w14:textId="77777777" w:rsidR="002E0EAC" w:rsidRDefault="002E0EAC">
      <w:pPr>
        <w:ind w:left="720"/>
        <w:pPrChange w:id="2491" w:author="Adrian Moir (amoir)" w:date="2024-11-19T18:03:00Z" w16du:dateUtc="2024-11-19T18:03:00Z">
          <w:pPr/>
        </w:pPrChange>
      </w:pPr>
      <w:r>
        <w:br/>
      </w:r>
      <w:proofErr w:type="spellStart"/>
      <w:r>
        <w:t>Expand</w:t>
      </w:r>
      <w:ins w:id="2492" w:author="Adrian Moir (amoir)" w:date="2024-11-13T15:08:00Z" w16du:dateUtc="2024-11-13T15:08:00Z">
        <w:r>
          <w:t>ing</w:t>
        </w:r>
      </w:ins>
      <w:proofErr w:type="spellEnd"/>
      <w:r>
        <w:t xml:space="preserve"> </w:t>
      </w:r>
      <w:proofErr w:type="spellStart"/>
      <w:r>
        <w:t>dictionary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required</w:t>
      </w:r>
      <w:proofErr w:type="spellEnd"/>
      <w:ins w:id="2493" w:author="Adrian Moir (amoir)" w:date="2024-11-12T18:19:00Z" w16du:dateUtc="2024-11-12T18:19:00Z">
        <w:r>
          <w:t xml:space="preserve"> – NOTE: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has</w:t>
        </w:r>
        <w:proofErr w:type="spellEnd"/>
        <w:r>
          <w:t xml:space="preserve"> a </w:t>
        </w:r>
        <w:proofErr w:type="spellStart"/>
        <w:r>
          <w:t>memory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disk</w:t>
        </w:r>
        <w:proofErr w:type="spellEnd"/>
        <w:r>
          <w:t xml:space="preserve"> </w:t>
        </w:r>
        <w:proofErr w:type="spellStart"/>
        <w:r>
          <w:t>space</w:t>
        </w:r>
      </w:ins>
      <w:proofErr w:type="spellEnd"/>
      <w:ins w:id="2494" w:author="Adrian Moir (amoir)" w:date="2024-11-13T15:08:00Z" w16du:dateUtc="2024-11-13T15:08:00Z">
        <w:r>
          <w:t xml:space="preserve"> </w:t>
        </w:r>
      </w:ins>
      <w:proofErr w:type="spellStart"/>
      <w:ins w:id="2495" w:author="Adrian Moir (amoir)" w:date="2024-11-19T18:04:00Z" w16du:dateUtc="2024-11-19T18:04:00Z">
        <w:r>
          <w:t>usage</w:t>
        </w:r>
        <w:proofErr w:type="spellEnd"/>
        <w:r>
          <w:t xml:space="preserve"> </w:t>
        </w:r>
        <w:proofErr w:type="spellStart"/>
        <w:r>
          <w:t>impacts</w:t>
        </w:r>
      </w:ins>
      <w:proofErr w:type="spellEnd"/>
      <w:ins w:id="2496" w:author="Adrian Moir (amoir)" w:date="2024-11-12T18:19:00Z" w16du:dateUtc="2024-11-12T18:19:00Z">
        <w:r>
          <w:t>.</w:t>
        </w:r>
      </w:ins>
      <w:ins w:id="2497" w:author="Adrian Moir (amoir)" w:date="2024-11-19T18:04:00Z" w16du:dateUtc="2024-11-19T18:04:00Z">
        <w:r>
          <w:br/>
        </w:r>
        <w:proofErr w:type="spellStart"/>
        <w:r>
          <w:t>Refer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</w:ins>
      <w:ins w:id="2498" w:author="Adrian Moir (amoir)" w:date="2024-11-19T18:05:00Z" w16du:dateUtc="2024-11-19T18:05:00Z">
        <w:r>
          <w:fldChar w:fldCharType="begin"/>
        </w:r>
        <w:r>
          <w:instrText>HYPERLINK  \l "_Table_1._–"</w:instrText>
        </w:r>
        <w:r>
          <w:fldChar w:fldCharType="separate"/>
        </w:r>
        <w:proofErr w:type="spellStart"/>
        <w:r w:rsidRPr="00161797">
          <w:rPr>
            <w:rStyle w:val="Hyperlink"/>
          </w:rPr>
          <w:t>Table</w:t>
        </w:r>
        <w:proofErr w:type="spellEnd"/>
        <w:r w:rsidRPr="00161797">
          <w:rPr>
            <w:rStyle w:val="Hyperlink"/>
          </w:rPr>
          <w:t xml:space="preserve"> 1</w:t>
        </w:r>
        <w:r>
          <w:fldChar w:fldCharType="end"/>
        </w:r>
      </w:ins>
      <w:ins w:id="2499" w:author="Adrian Moir (amoir)" w:date="2024-11-19T18:04:00Z" w16du:dateUtc="2024-11-19T18:04:00Z">
        <w:r>
          <w:t xml:space="preserve">. For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minimum</w:t>
        </w:r>
        <w:proofErr w:type="spellEnd"/>
        <w:r>
          <w:t xml:space="preserve"> </w:t>
        </w:r>
        <w:proofErr w:type="spellStart"/>
        <w:r>
          <w:t>disk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memory</w:t>
        </w:r>
        <w:proofErr w:type="spellEnd"/>
        <w:r>
          <w:t xml:space="preserve"> </w:t>
        </w:r>
        <w:proofErr w:type="spellStart"/>
        <w:r>
          <w:t>uplifts</w:t>
        </w:r>
        <w:proofErr w:type="spellEnd"/>
        <w:r>
          <w:t xml:space="preserve"> </w:t>
        </w:r>
        <w:proofErr w:type="spellStart"/>
        <w:r>
          <w:t>required</w:t>
        </w:r>
        <w:proofErr w:type="spellEnd"/>
        <w:r>
          <w:t>.</w:t>
        </w:r>
      </w:ins>
      <w:ins w:id="2500" w:author="Adrian Moir (amoir)" w:date="2024-11-13T12:09:00Z" w16du:dateUtc="2024-11-13T12:09:00Z">
        <w:r>
          <w:t xml:space="preserve"> </w:t>
        </w:r>
      </w:ins>
      <w:ins w:id="2501" w:author="Adrian Moir (amoir)" w:date="2024-11-13T15:08:00Z" w16du:dateUtc="2024-11-13T15:08:00Z">
        <w:r>
          <w:br/>
        </w:r>
      </w:ins>
      <w:proofErr w:type="spellStart"/>
      <w:ins w:id="2502" w:author="Adrian Moir (amoir)" w:date="2024-11-13T12:09:00Z" w16du:dateUtc="2024-11-13T12:09:00Z">
        <w:r>
          <w:t>See</w:t>
        </w:r>
        <w:proofErr w:type="spellEnd"/>
        <w:r>
          <w:t xml:space="preserve"> </w:t>
        </w:r>
      </w:ins>
      <w:ins w:id="2503" w:author="Adrian Moir (amoir)" w:date="2024-11-19T18:06:00Z" w16du:dateUtc="2024-11-19T18:06:00Z">
        <w:r>
          <w:fldChar w:fldCharType="begin"/>
        </w:r>
        <w:r>
          <w:instrText>HYPERLINK  \l "_Appendix_C"</w:instrText>
        </w:r>
        <w:r>
          <w:fldChar w:fldCharType="separate"/>
        </w:r>
        <w:proofErr w:type="spellStart"/>
        <w:r w:rsidRPr="00161797">
          <w:rPr>
            <w:rStyle w:val="Hyperlink"/>
          </w:rPr>
          <w:t>Appendix</w:t>
        </w:r>
        <w:proofErr w:type="spellEnd"/>
        <w:r w:rsidRPr="00161797">
          <w:rPr>
            <w:rStyle w:val="Hyperlink"/>
          </w:rPr>
          <w:t xml:space="preserve"> C</w:t>
        </w:r>
        <w:r>
          <w:fldChar w:fldCharType="end"/>
        </w:r>
      </w:ins>
      <w:ins w:id="2504" w:author="Adrian Moir (amoir)" w:date="2024-11-13T12:09:00Z" w16du:dateUtc="2024-11-13T12:09:00Z"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  <w:proofErr w:type="spellStart"/>
        <w:r>
          <w:t>systems</w:t>
        </w:r>
        <w:proofErr w:type="spellEnd"/>
        <w:r>
          <w:t xml:space="preserve"> </w:t>
        </w:r>
      </w:ins>
      <w:proofErr w:type="spellStart"/>
      <w:ins w:id="2505" w:author="Adrian Moir (amoir)" w:date="2024-11-13T12:10:00Z" w16du:dateUtc="2024-11-13T12:10:00Z">
        <w:r>
          <w:t>with</w:t>
        </w:r>
        <w:proofErr w:type="spellEnd"/>
        <w:r>
          <w:t xml:space="preserve"> </w:t>
        </w:r>
        <w:proofErr w:type="spellStart"/>
        <w:r>
          <w:t>known</w:t>
        </w:r>
        <w:proofErr w:type="spellEnd"/>
        <w:r>
          <w:t xml:space="preserve"> </w:t>
        </w:r>
        <w:proofErr w:type="spellStart"/>
        <w:r>
          <w:t>issues</w:t>
        </w:r>
        <w:proofErr w:type="spellEnd"/>
        <w:r>
          <w:t xml:space="preserve"> </w:t>
        </w:r>
      </w:ins>
      <w:proofErr w:type="spellStart"/>
      <w:ins w:id="2506" w:author="Adrian Moir (amoir)" w:date="2024-11-13T12:09:00Z" w16du:dateUtc="2024-11-13T12:09:00Z">
        <w:r>
          <w:t>that</w:t>
        </w:r>
        <w:proofErr w:type="spellEnd"/>
        <w:r>
          <w:t xml:space="preserve"> </w:t>
        </w:r>
        <w:proofErr w:type="spellStart"/>
        <w:r>
          <w:t>have</w:t>
        </w:r>
        <w:proofErr w:type="spellEnd"/>
        <w:r>
          <w:t xml:space="preserve"> </w:t>
        </w:r>
        <w:proofErr w:type="spellStart"/>
        <w:r>
          <w:t>already</w:t>
        </w:r>
        <w:proofErr w:type="spellEnd"/>
        <w:r>
          <w:t xml:space="preserve"> </w:t>
        </w:r>
        <w:proofErr w:type="spellStart"/>
        <w:r>
          <w:t>had</w:t>
        </w:r>
        <w:proofErr w:type="spellEnd"/>
        <w:r>
          <w:t xml:space="preserve">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change</w:t>
        </w:r>
        <w:proofErr w:type="spellEnd"/>
        <w:r>
          <w:t xml:space="preserve"> </w:t>
        </w:r>
        <w:proofErr w:type="spellStart"/>
        <w:r>
          <w:t>implemented</w:t>
        </w:r>
        <w:proofErr w:type="spellEnd"/>
        <w:r>
          <w:t>.</w:t>
        </w:r>
      </w:ins>
    </w:p>
    <w:p w14:paraId="3450E477" w14:textId="77777777" w:rsidR="002E0EAC" w:rsidRDefault="002E0EAC">
      <w:pPr>
        <w:ind w:left="720"/>
        <w:pPrChange w:id="2507" w:author="Adrian Moir (amoir)" w:date="2024-11-19T18:01:00Z" w16du:dateUtc="2024-11-19T18:01:00Z">
          <w:pPr/>
        </w:pPrChange>
      </w:pPr>
    </w:p>
    <w:p w14:paraId="1E5967CC" w14:textId="77777777" w:rsidR="002E0EAC" w:rsidRDefault="002E0EAC">
      <w:pPr>
        <w:ind w:left="720"/>
        <w:pPrChange w:id="2508" w:author="Adrian Moir (amoir)" w:date="2024-11-19T18:01:00Z" w16du:dateUtc="2024-11-19T18:01:00Z">
          <w:pPr/>
        </w:pPrChange>
      </w:pPr>
      <w:ins w:id="2509" w:author="Adrian Moir (amoir)" w:date="2024-11-04T10:51:00Z" w16du:dateUtc="2024-11-04T10:51:00Z">
        <w:r>
          <w:t xml:space="preserve">By </w:t>
        </w:r>
        <w:proofErr w:type="spellStart"/>
        <w:r>
          <w:t>default</w:t>
        </w:r>
        <w:proofErr w:type="spellEnd"/>
        <w:r>
          <w:t xml:space="preserve">, </w:t>
        </w:r>
        <w:proofErr w:type="spellStart"/>
        <w:r>
          <w:t>a</w:t>
        </w:r>
      </w:ins>
      <w:ins w:id="2510" w:author="Adrian Moir (amoir)" w:date="2024-11-04T10:52:00Z" w16du:dateUtc="2024-11-04T10:52:00Z">
        <w:r>
          <w:t>ll</w:t>
        </w:r>
        <w:proofErr w:type="spellEnd"/>
        <w:r>
          <w:t xml:space="preserve"> </w:t>
        </w:r>
        <w:proofErr w:type="spellStart"/>
        <w:r>
          <w:t>new</w:t>
        </w:r>
        <w:proofErr w:type="spellEnd"/>
        <w:r>
          <w:t xml:space="preserve"> </w:t>
        </w:r>
      </w:ins>
      <w:ins w:id="2511" w:author="Adrian Moir (amoir)" w:date="2024-11-19T18:06:00Z" w16du:dateUtc="2024-11-19T18:06:00Z">
        <w:r>
          <w:t xml:space="preserve">QoreStor </w:t>
        </w:r>
      </w:ins>
      <w:proofErr w:type="spellStart"/>
      <w:ins w:id="2512" w:author="Adrian Moir (amoir)" w:date="2024-11-04T10:54:00Z" w16du:dateUtc="2024-11-04T10:54:00Z">
        <w:r>
          <w:t>installations</w:t>
        </w:r>
      </w:ins>
      <w:proofErr w:type="spellEnd"/>
      <w:ins w:id="2513" w:author="Adrian Moir (amoir)" w:date="2024-11-04T10:52:00Z" w16du:dateUtc="2024-11-04T10:52:00Z">
        <w:r>
          <w:t xml:space="preserve"> </w:t>
        </w:r>
        <w:proofErr w:type="spellStart"/>
        <w:r>
          <w:t>now</w:t>
        </w:r>
        <w:proofErr w:type="spellEnd"/>
        <w:r>
          <w:t xml:space="preserve"> </w:t>
        </w:r>
        <w:proofErr w:type="spellStart"/>
        <w:r>
          <w:t>have</w:t>
        </w:r>
        <w:proofErr w:type="spellEnd"/>
        <w:r>
          <w:t xml:space="preserve"> </w:t>
        </w:r>
        <w:proofErr w:type="spellStart"/>
        <w:r>
          <w:t>an</w:t>
        </w:r>
        <w:proofErr w:type="spellEnd"/>
        <w:r>
          <w:t xml:space="preserve"> </w:t>
        </w:r>
        <w:proofErr w:type="spellStart"/>
        <w:r>
          <w:t>initial</w:t>
        </w:r>
        <w:proofErr w:type="spellEnd"/>
        <w:r>
          <w:t xml:space="preserve"> </w:t>
        </w:r>
        <w:proofErr w:type="spellStart"/>
        <w:r>
          <w:t>dictionary</w:t>
        </w:r>
        <w:proofErr w:type="spellEnd"/>
        <w:r>
          <w:t xml:space="preserve"> </w:t>
        </w:r>
        <w:proofErr w:type="spellStart"/>
        <w:r>
          <w:t>size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256GiB,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</w:t>
        </w:r>
        <w:proofErr w:type="spellStart"/>
        <w:r>
          <w:t>an</w:t>
        </w:r>
        <w:proofErr w:type="spellEnd"/>
        <w:r>
          <w:t xml:space="preserve"> </w:t>
        </w:r>
        <w:proofErr w:type="spellStart"/>
        <w:r>
          <w:t>improvement</w:t>
        </w:r>
        <w:proofErr w:type="spellEnd"/>
        <w:r>
          <w:t xml:space="preserve"> </w:t>
        </w:r>
        <w:proofErr w:type="spellStart"/>
        <w:r>
          <w:t>up</w:t>
        </w:r>
        <w:proofErr w:type="spellEnd"/>
        <w:r>
          <w:t xml:space="preserve"> </w:t>
        </w:r>
        <w:proofErr w:type="spellStart"/>
        <w:r>
          <w:t>from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normal</w:t>
        </w:r>
        <w:proofErr w:type="spellEnd"/>
        <w:r>
          <w:t xml:space="preserve"> ‘</w:t>
        </w:r>
        <w:proofErr w:type="spellStart"/>
        <w:r>
          <w:t>Cloud</w:t>
        </w:r>
      </w:ins>
      <w:proofErr w:type="spellEnd"/>
      <w:ins w:id="2514" w:author="Adrian Moir (amoir)" w:date="2024-11-04T10:53:00Z" w16du:dateUtc="2024-11-04T10:53:00Z">
        <w:r>
          <w:t>’</w:t>
        </w:r>
      </w:ins>
      <w:ins w:id="2515" w:author="Adrian Moir (amoir)" w:date="2024-11-04T10:52:00Z" w16du:dateUtc="2024-11-04T10:52:00Z">
        <w:r>
          <w:t xml:space="preserve"> </w:t>
        </w:r>
        <w:proofErr w:type="spellStart"/>
        <w:r>
          <w:t>optimised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</w:ins>
      <w:ins w:id="2516" w:author="Adrian Moir (amoir)" w:date="2024-11-04T10:53:00Z" w16du:dateUtc="2024-11-04T10:53:00Z">
        <w:r>
          <w:t xml:space="preserve">‘Standard’ </w:t>
        </w:r>
        <w:proofErr w:type="spellStart"/>
        <w:r>
          <w:t>of</w:t>
        </w:r>
        <w:proofErr w:type="spellEnd"/>
        <w:r>
          <w:t xml:space="preserve"> 64GiB </w:t>
        </w:r>
        <w:proofErr w:type="spellStart"/>
        <w:r>
          <w:t>and</w:t>
        </w:r>
        <w:proofErr w:type="spellEnd"/>
        <w:r>
          <w:t xml:space="preserve"> 128GiB </w:t>
        </w:r>
        <w:proofErr w:type="spellStart"/>
        <w:r>
          <w:t>respectively</w:t>
        </w:r>
        <w:proofErr w:type="spellEnd"/>
        <w:r>
          <w:t>.</w:t>
        </w:r>
      </w:ins>
      <w:ins w:id="2517" w:author="Adrian Moir (amoir)" w:date="2024-11-19T18:06:00Z" w16du:dateUtc="2024-11-19T18:06:00Z">
        <w:r>
          <w:t xml:space="preserve">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is</w:t>
        </w:r>
        <w:proofErr w:type="spellEnd"/>
        <w:r>
          <w:t xml:space="preserve"> a </w:t>
        </w:r>
      </w:ins>
      <w:ins w:id="2518" w:author="Adrian Moir (amoir)" w:date="2024-11-19T18:07:00Z" w16du:dateUtc="2024-11-19T18:07:00Z">
        <w:r>
          <w:t xml:space="preserve">Shift 21 </w:t>
        </w:r>
        <w:proofErr w:type="spellStart"/>
        <w:r>
          <w:t>sized</w:t>
        </w:r>
        <w:proofErr w:type="spellEnd"/>
        <w:r>
          <w:t xml:space="preserve"> </w:t>
        </w:r>
        <w:proofErr w:type="spellStart"/>
        <w:r>
          <w:t>dictionary</w:t>
        </w:r>
        <w:proofErr w:type="spellEnd"/>
        <w:r>
          <w:t xml:space="preserve"> </w:t>
        </w:r>
        <w:proofErr w:type="spellStart"/>
        <w:r>
          <w:t>with</w:t>
        </w:r>
        <w:proofErr w:type="spellEnd"/>
        <w:r>
          <w:t xml:space="preserve"> </w:t>
        </w:r>
      </w:ins>
      <w:proofErr w:type="spellStart"/>
      <w:ins w:id="2519" w:author="Adrian Moir (amoir)" w:date="2024-11-19T18:08:00Z" w16du:dateUtc="2024-11-19T18:08:00Z">
        <w:r>
          <w:t>an</w:t>
        </w:r>
        <w:proofErr w:type="spellEnd"/>
        <w:r>
          <w:t xml:space="preserve"> 11 </w:t>
        </w:r>
        <w:proofErr w:type="spellStart"/>
        <w:r>
          <w:t>billion</w:t>
        </w:r>
        <w:proofErr w:type="spellEnd"/>
        <w:r>
          <w:t xml:space="preserve"> </w:t>
        </w:r>
        <w:proofErr w:type="spellStart"/>
        <w:r>
          <w:t>Keys</w:t>
        </w:r>
        <w:proofErr w:type="spellEnd"/>
        <w:r>
          <w:t xml:space="preserve"> </w:t>
        </w:r>
        <w:proofErr w:type="spellStart"/>
        <w:r>
          <w:t>available</w:t>
        </w:r>
        <w:proofErr w:type="spellEnd"/>
        <w:r>
          <w:t>.</w:t>
        </w:r>
      </w:ins>
      <w:del w:id="2520" w:author="Adrian Moir (amoir)" w:date="2024-11-04T10:51:00Z" w16du:dateUtc="2024-11-04T10:51:00Z">
        <w:r w:rsidDel="00AE020E">
          <w:tab/>
          <w:delText>&lt;TBD&gt;</w:delText>
        </w:r>
      </w:del>
    </w:p>
    <w:p w14:paraId="66EFCA49" w14:textId="77777777" w:rsidR="002E0EAC" w:rsidRDefault="002E0EAC" w:rsidP="002E0EAC">
      <w:pPr>
        <w:rPr>
          <w:ins w:id="2521" w:author="Adrian Moir (amoir)" w:date="2024-11-19T18:02:00Z" w16du:dateUtc="2024-11-19T18:02:00Z"/>
        </w:rPr>
      </w:pPr>
    </w:p>
    <w:p w14:paraId="18302FCF" w14:textId="77777777" w:rsidR="002E0EAC" w:rsidRDefault="002E0EAC" w:rsidP="002E0EAC">
      <w:pPr>
        <w:rPr>
          <w:ins w:id="2522" w:author="Adrian Moir (amoir)" w:date="2024-11-19T18:02:00Z" w16du:dateUtc="2024-11-19T18:02:00Z"/>
        </w:rPr>
      </w:pPr>
    </w:p>
    <w:p w14:paraId="0BA6D126" w14:textId="77777777" w:rsidR="002E0EAC" w:rsidRDefault="002E0EAC" w:rsidP="002E0EAC">
      <w:pPr>
        <w:rPr>
          <w:ins w:id="2523" w:author="Adrian Moir (amoir)" w:date="2024-11-19T18:02:00Z" w16du:dateUtc="2024-11-19T18:02:00Z"/>
        </w:rPr>
      </w:pPr>
    </w:p>
    <w:p w14:paraId="19B25415" w14:textId="77777777" w:rsidR="002E0EAC" w:rsidRDefault="002E0EAC" w:rsidP="002E0EAC"/>
    <w:p w14:paraId="695062B9" w14:textId="77777777" w:rsidR="002E0EAC" w:rsidRPr="000B102F" w:rsidRDefault="002E0EAC">
      <w:pPr>
        <w:pStyle w:val="Heading3"/>
        <w:ind w:left="720"/>
        <w:rPr>
          <w:bCs/>
          <w:sz w:val="28"/>
          <w:szCs w:val="28"/>
        </w:rPr>
        <w:pPrChange w:id="2524" w:author="Adrian Moir (amoir)" w:date="2024-11-19T18:28:00Z" w16du:dateUtc="2024-11-19T18:28:00Z">
          <w:pPr/>
        </w:pPrChange>
      </w:pPr>
      <w:bookmarkStart w:id="2525" w:name="_Toc184641415"/>
      <w:r w:rsidRPr="000B102F">
        <w:rPr>
          <w:b w:val="0"/>
          <w:bCs/>
          <w:sz w:val="28"/>
          <w:szCs w:val="28"/>
          <w:rPrChange w:id="2526" w:author="Adrian Moir (amoir)" w:date="2024-11-13T11:27:00Z" w16du:dateUtc="2024-11-13T11:27:00Z">
            <w:rPr>
              <w:rFonts w:eastAsiaTheme="minorHAnsi" w:cstheme="minorBidi"/>
              <w:b/>
              <w:i/>
              <w:iCs/>
            </w:rPr>
          </w:rPrChange>
        </w:rPr>
        <w:t>Check relevant version is installed and up to date</w:t>
      </w:r>
      <w:bookmarkEnd w:id="2525"/>
    </w:p>
    <w:p w14:paraId="4BE83CC8" w14:textId="77777777" w:rsidR="002E0EAC" w:rsidRDefault="002E0EAC" w:rsidP="002E0EAC"/>
    <w:p w14:paraId="27709BE0" w14:textId="77777777" w:rsidR="002E0EAC" w:rsidRDefault="002E0EAC">
      <w:pPr>
        <w:ind w:left="1440"/>
        <w:rPr>
          <w:ins w:id="2527" w:author="Adrian Moir (amoir)" w:date="2024-11-13T12:06:00Z" w16du:dateUtc="2024-11-13T12:06:00Z"/>
        </w:rPr>
        <w:pPrChange w:id="2528" w:author="Adrian Moir (amoir)" w:date="2024-11-19T18:19:00Z" w16du:dateUtc="2024-11-19T18:19:00Z">
          <w:pPr>
            <w:ind w:left="720"/>
          </w:pPr>
        </w:pPrChange>
      </w:pPr>
      <w:proofErr w:type="spellStart"/>
      <w:ins w:id="2529" w:author="Adrian Moir (amoir)" w:date="2024-11-13T12:06:00Z" w16du:dateUtc="2024-11-13T12:06:00Z">
        <w:r>
          <w:t>Installation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version</w:t>
        </w:r>
        <w:proofErr w:type="spellEnd"/>
        <w:r>
          <w:t xml:space="preserve"> 7.4.1.173</w:t>
        </w:r>
      </w:ins>
      <w:ins w:id="2530" w:author="Adrian Moir (amoir)" w:date="2024-11-13T12:07:00Z" w16du:dateUtc="2024-11-13T12:07:00Z">
        <w:r>
          <w:t xml:space="preserve"> –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includes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binary</w:t>
        </w:r>
        <w:proofErr w:type="spellEnd"/>
        <w:r>
          <w:t xml:space="preserve"> </w:t>
        </w:r>
        <w:proofErr w:type="spellStart"/>
        <w:r>
          <w:t>fixes</w:t>
        </w:r>
        <w:proofErr w:type="spellEnd"/>
        <w:r>
          <w:t xml:space="preserve"> </w:t>
        </w:r>
        <w:proofErr w:type="spellStart"/>
        <w:r>
          <w:t>covered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document</w:t>
        </w:r>
        <w:proofErr w:type="spellEnd"/>
        <w:r>
          <w:t>.</w:t>
        </w:r>
      </w:ins>
    </w:p>
    <w:p w14:paraId="2618A456" w14:textId="77777777" w:rsidR="002E0EAC" w:rsidRDefault="002E0EAC">
      <w:pPr>
        <w:ind w:left="1440"/>
        <w:rPr>
          <w:ins w:id="2531" w:author="Adrian Moir (amoir)" w:date="2024-11-04T12:31:00Z" w16du:dateUtc="2024-11-04T11:31:00Z"/>
        </w:rPr>
        <w:pPrChange w:id="2532" w:author="Adrian Moir (amoir)" w:date="2024-11-19T18:19:00Z" w16du:dateUtc="2024-11-19T18:19:00Z">
          <w:pPr>
            <w:ind w:left="720"/>
          </w:pPr>
        </w:pPrChange>
      </w:pPr>
      <w:del w:id="2533" w:author="Adrian Moir (amoir)" w:date="2024-11-04T10:58:00Z" w16du:dateUtc="2024-11-04T10:58:00Z">
        <w:r w:rsidDel="004B532D">
          <w:tab/>
        </w:r>
      </w:del>
      <w:ins w:id="2534" w:author="Adrian Moir (amoir)" w:date="2024-11-04T10:53:00Z" w16du:dateUtc="2024-11-04T10:53:00Z">
        <w:r>
          <w:t xml:space="preserve">A </w:t>
        </w:r>
        <w:proofErr w:type="spellStart"/>
        <w:r>
          <w:t>full</w:t>
        </w:r>
        <w:proofErr w:type="spellEnd"/>
        <w:r>
          <w:t xml:space="preserve"> </w:t>
        </w:r>
        <w:proofErr w:type="spellStart"/>
        <w:r>
          <w:t>list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Cloudwave QoreStor </w:t>
        </w:r>
        <w:proofErr w:type="spellStart"/>
        <w:r>
          <w:t>instances</w:t>
        </w:r>
        <w:proofErr w:type="spellEnd"/>
        <w:r>
          <w:t xml:space="preserve"> </w:t>
        </w:r>
        <w:proofErr w:type="spellStart"/>
        <w:r>
          <w:t>can</w:t>
        </w:r>
        <w:proofErr w:type="spellEnd"/>
        <w:r>
          <w:t xml:space="preserve"> </w:t>
        </w:r>
        <w:proofErr w:type="spellStart"/>
        <w:r>
          <w:t>be</w:t>
        </w:r>
        <w:proofErr w:type="spellEnd"/>
        <w:r>
          <w:t xml:space="preserve"> </w:t>
        </w:r>
        <w:proofErr w:type="spellStart"/>
        <w:r>
          <w:t>exported</w:t>
        </w:r>
        <w:proofErr w:type="spellEnd"/>
        <w:r>
          <w:t xml:space="preserve"> </w:t>
        </w:r>
      </w:ins>
      <w:proofErr w:type="spellStart"/>
      <w:ins w:id="2535" w:author="Adrian Moir (amoir)" w:date="2024-11-04T10:54:00Z" w16du:dateUtc="2024-11-04T10:54:00Z">
        <w:r>
          <w:t>from</w:t>
        </w:r>
        <w:proofErr w:type="spellEnd"/>
        <w:r>
          <w:t xml:space="preserve"> QorePortal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‘Cloudwave </w:t>
        </w:r>
        <w:proofErr w:type="spellStart"/>
        <w:r>
          <w:t>Organisation</w:t>
        </w:r>
        <w:proofErr w:type="spellEnd"/>
        <w:r>
          <w:t xml:space="preserve">’ </w:t>
        </w:r>
      </w:ins>
      <w:proofErr w:type="spellStart"/>
      <w:ins w:id="2536" w:author="Adrian Moir (amoir)" w:date="2024-11-04T10:55:00Z" w16du:dateUtc="2024-11-04T10:55:00Z">
        <w:r>
          <w:t>directly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an</w:t>
        </w:r>
        <w:proofErr w:type="spellEnd"/>
        <w:r>
          <w:t xml:space="preserve"> Excel </w:t>
        </w:r>
        <w:proofErr w:type="spellStart"/>
        <w:r>
          <w:t>spreadsheet</w:t>
        </w:r>
        <w:proofErr w:type="spellEnd"/>
        <w:r>
          <w:t xml:space="preserve">. </w:t>
        </w:r>
        <w:proofErr w:type="spellStart"/>
        <w:r>
          <w:t>This</w:t>
        </w:r>
        <w:proofErr w:type="spellEnd"/>
        <w:r>
          <w:t xml:space="preserve"> </w:t>
        </w:r>
        <w:proofErr w:type="spellStart"/>
        <w:r>
          <w:t>provides</w:t>
        </w:r>
        <w:proofErr w:type="spellEnd"/>
        <w:r>
          <w:t xml:space="preserve"> a </w:t>
        </w:r>
        <w:proofErr w:type="spellStart"/>
        <w:r>
          <w:t>simple</w:t>
        </w:r>
        <w:proofErr w:type="spellEnd"/>
        <w:r>
          <w:t xml:space="preserve"> </w:t>
        </w:r>
        <w:proofErr w:type="spellStart"/>
        <w:r>
          <w:t>way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check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version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QoreStor </w:t>
        </w:r>
        <w:proofErr w:type="spellStart"/>
        <w:r>
          <w:t>across</w:t>
        </w:r>
        <w:proofErr w:type="spellEnd"/>
        <w:r>
          <w:t xml:space="preserve"> </w:t>
        </w:r>
        <w:proofErr w:type="spellStart"/>
        <w:r>
          <w:t>al</w:t>
        </w:r>
      </w:ins>
      <w:ins w:id="2537" w:author="Adrian Moir (amoir)" w:date="2024-11-04T10:56:00Z" w16du:dateUtc="2024-11-04T10:56:00Z">
        <w:r>
          <w:t>l</w:t>
        </w:r>
        <w:proofErr w:type="spellEnd"/>
        <w:r>
          <w:t xml:space="preserve"> QoreStor </w:t>
        </w:r>
        <w:proofErr w:type="spellStart"/>
        <w:r>
          <w:t>instances</w:t>
        </w:r>
        <w:proofErr w:type="spellEnd"/>
        <w:r>
          <w:t xml:space="preserve">. </w:t>
        </w:r>
      </w:ins>
      <w:ins w:id="2538" w:author="Adrian Moir (amoir)" w:date="2024-11-04T12:06:00Z" w16du:dateUtc="2024-11-04T11:06:00Z">
        <w:r>
          <w:t xml:space="preserve">The </w:t>
        </w:r>
        <w:proofErr w:type="spellStart"/>
        <w:r>
          <w:t>download</w:t>
        </w:r>
        <w:proofErr w:type="spellEnd"/>
        <w:r>
          <w:t xml:space="preserve"> </w:t>
        </w:r>
        <w:proofErr w:type="spellStart"/>
        <w:r>
          <w:t>button</w:t>
        </w:r>
        <w:proofErr w:type="spellEnd"/>
        <w:r>
          <w:t xml:space="preserve"> </w:t>
        </w:r>
      </w:ins>
      <w:proofErr w:type="spellStart"/>
      <w:ins w:id="2539" w:author="Adrian Moir (amoir)" w:date="2024-11-04T12:07:00Z" w16du:dateUtc="2024-11-04T11:07:00Z">
        <w:r>
          <w:t>is</w:t>
        </w:r>
        <w:proofErr w:type="spellEnd"/>
        <w:r>
          <w:t xml:space="preserve"> </w:t>
        </w:r>
        <w:proofErr w:type="spellStart"/>
        <w:r>
          <w:t>shown</w:t>
        </w:r>
        <w:proofErr w:type="spellEnd"/>
        <w:r>
          <w:t xml:space="preserve"> </w:t>
        </w:r>
        <w:proofErr w:type="spellStart"/>
        <w:r>
          <w:t>below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red</w:t>
        </w:r>
        <w:proofErr w:type="spellEnd"/>
        <w:r>
          <w:t>.</w:t>
        </w:r>
      </w:ins>
      <w:del w:id="2540" w:author="Adrian Moir (amoir)" w:date="2024-11-04T10:53:00Z" w16du:dateUtc="2024-11-04T10:53:00Z">
        <w:r w:rsidDel="00104012">
          <w:delText>&lt;TBD&gt;</w:delText>
        </w:r>
      </w:del>
    </w:p>
    <w:p w14:paraId="1A65476B" w14:textId="77777777" w:rsidR="002E0EAC" w:rsidRDefault="002E0EAC">
      <w:pPr>
        <w:ind w:left="1440"/>
        <w:rPr>
          <w:ins w:id="2541" w:author="Adrian Moir (amoir)" w:date="2024-11-04T12:02:00Z" w16du:dateUtc="2024-11-04T11:02:00Z"/>
        </w:rPr>
        <w:pPrChange w:id="2542" w:author="Adrian Moir (amoir)" w:date="2024-11-19T18:19:00Z" w16du:dateUtc="2024-11-19T18:19:00Z">
          <w:pPr>
            <w:ind w:left="720"/>
          </w:pPr>
        </w:pPrChange>
      </w:pPr>
      <w:ins w:id="2543" w:author="Adrian Moir (amoir)" w:date="2024-11-04T12:31:00Z" w16du:dateUtc="2024-11-04T11:31:00Z">
        <w:r>
          <w:t xml:space="preserve">For a </w:t>
        </w:r>
        <w:proofErr w:type="spellStart"/>
        <w:r>
          <w:t>full</w:t>
        </w:r>
        <w:proofErr w:type="spellEnd"/>
        <w:r>
          <w:t xml:space="preserve"> </w:t>
        </w:r>
        <w:proofErr w:type="spellStart"/>
        <w:r>
          <w:t>list</w:t>
        </w:r>
        <w:proofErr w:type="spellEnd"/>
        <w:r>
          <w:t xml:space="preserve"> </w:t>
        </w:r>
        <w:proofErr w:type="spellStart"/>
        <w:r>
          <w:t>of</w:t>
        </w:r>
        <w:proofErr w:type="spellEnd"/>
        <w:r>
          <w:t xml:space="preserve"> </w:t>
        </w:r>
        <w:proofErr w:type="spellStart"/>
        <w:r>
          <w:t>machines</w:t>
        </w:r>
        <w:proofErr w:type="spellEnd"/>
        <w:r>
          <w:t xml:space="preserve">, </w:t>
        </w:r>
        <w:proofErr w:type="spellStart"/>
        <w:r>
          <w:t>see</w:t>
        </w:r>
        <w:proofErr w:type="spellEnd"/>
        <w:r>
          <w:t xml:space="preserve"> </w:t>
        </w:r>
      </w:ins>
      <w:ins w:id="2544" w:author="Adrian Moir (amoir)" w:date="2024-11-19T18:19:00Z" w16du:dateUtc="2024-11-19T18:19:00Z">
        <w:r>
          <w:fldChar w:fldCharType="begin"/>
        </w:r>
        <w:r>
          <w:instrText>HYPERLINK  \l "_Appendix_C"</w:instrText>
        </w:r>
        <w:r>
          <w:fldChar w:fldCharType="separate"/>
        </w:r>
        <w:proofErr w:type="spellStart"/>
        <w:r w:rsidRPr="00345CB6">
          <w:rPr>
            <w:rStyle w:val="Hyperlink"/>
          </w:rPr>
          <w:t>Appendix</w:t>
        </w:r>
        <w:proofErr w:type="spellEnd"/>
        <w:r w:rsidRPr="00345CB6">
          <w:rPr>
            <w:rStyle w:val="Hyperlink"/>
          </w:rPr>
          <w:t xml:space="preserve"> C</w:t>
        </w:r>
        <w:r>
          <w:fldChar w:fldCharType="end"/>
        </w:r>
      </w:ins>
      <w:ins w:id="2545" w:author="Adrian Moir (amoir)" w:date="2024-11-04T12:31:00Z" w16du:dateUtc="2024-11-04T11:31:00Z">
        <w:r>
          <w:t>.</w:t>
        </w:r>
      </w:ins>
    </w:p>
    <w:p w14:paraId="3A7194FC" w14:textId="77777777" w:rsidR="002E0EAC" w:rsidRDefault="002E0EAC">
      <w:pPr>
        <w:ind w:left="720"/>
        <w:pPrChange w:id="2546" w:author="Adrian Moir (amoir)" w:date="2024-11-04T10:58:00Z" w16du:dateUtc="2024-11-04T10:58:00Z">
          <w:pPr/>
        </w:pPrChange>
      </w:pPr>
      <w:ins w:id="2547" w:author="Adrian Moir (amoir)" w:date="2024-11-04T12:06:00Z" w16du:dateUtc="2024-11-04T11:06:00Z">
        <w:r>
          <w:rPr>
            <w:noProof/>
          </w:rPr>
          <w:drawing>
            <wp:anchor distT="0" distB="0" distL="114300" distR="114300" simplePos="0" relativeHeight="251662336" behindDoc="0" locked="0" layoutInCell="1" allowOverlap="1" wp14:anchorId="2CCE495D" wp14:editId="00E143FD">
              <wp:simplePos x="0" y="0"/>
              <wp:positionH relativeFrom="column">
                <wp:posOffset>510493</wp:posOffset>
              </wp:positionH>
              <wp:positionV relativeFrom="paragraph">
                <wp:posOffset>186058</wp:posOffset>
              </wp:positionV>
              <wp:extent cx="3483695" cy="2258112"/>
              <wp:effectExtent l="0" t="0" r="0" b="2540"/>
              <wp:wrapSquare wrapText="bothSides"/>
              <wp:docPr id="1169348119" name="Picture 2" descr="A screenshot of a comput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69348119" name="Picture 2" descr="A screenshot of a computer&#10;&#10;Description automatically generated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83695" cy="22581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</w:p>
    <w:p w14:paraId="326D5B78" w14:textId="77777777" w:rsidR="002E0EAC" w:rsidDel="00880D94" w:rsidRDefault="002E0EAC">
      <w:pPr>
        <w:ind w:left="3600"/>
        <w:rPr>
          <w:del w:id="2548" w:author="Adrian Moir (amoir)" w:date="2024-11-19T17:58:00Z" w16du:dateUtc="2024-11-19T17:58:00Z"/>
        </w:rPr>
        <w:pPrChange w:id="2549" w:author="Adrian Moir (amoir)" w:date="2024-11-04T12:07:00Z" w16du:dateUtc="2024-11-04T11:07:00Z">
          <w:pPr/>
        </w:pPrChange>
      </w:pPr>
      <w:ins w:id="2550" w:author="Adrian Moir (amoir)" w:date="2024-11-04T12:07:00Z" w16du:dateUtc="2024-11-04T11:07:00Z">
        <w:r>
          <w:br w:type="textWrapping" w:clear="all"/>
        </w:r>
      </w:ins>
    </w:p>
    <w:p w14:paraId="285ACEDB" w14:textId="77777777" w:rsidR="002E0EAC" w:rsidDel="00880D94" w:rsidRDefault="002E0EAC" w:rsidP="002E0EAC">
      <w:pPr>
        <w:rPr>
          <w:del w:id="2551" w:author="Adrian Moir (amoir)" w:date="2024-11-19T17:58:00Z" w16du:dateUtc="2024-11-19T17:58:00Z"/>
        </w:rPr>
      </w:pPr>
      <w:del w:id="2552" w:author="Adrian Moir (amoir)" w:date="2024-11-19T17:58:00Z" w16du:dateUtc="2024-11-19T17:58:00Z">
        <w:r w:rsidDel="00880D94">
          <w:delText>Check Cleaning status</w:delText>
        </w:r>
      </w:del>
    </w:p>
    <w:p w14:paraId="3EBE6D3E" w14:textId="77777777" w:rsidR="002E0EAC" w:rsidDel="00880D94" w:rsidRDefault="002E0EAC" w:rsidP="002E0EAC">
      <w:pPr>
        <w:rPr>
          <w:del w:id="2553" w:author="Adrian Moir (amoir)" w:date="2024-11-19T17:58:00Z" w16du:dateUtc="2024-11-19T17:58:00Z"/>
        </w:rPr>
      </w:pPr>
    </w:p>
    <w:p w14:paraId="2A71BA84" w14:textId="77777777" w:rsidR="002E0EAC" w:rsidDel="00880D94" w:rsidRDefault="002E0EAC" w:rsidP="002E0EAC">
      <w:pPr>
        <w:rPr>
          <w:del w:id="2554" w:author="Adrian Moir (amoir)" w:date="2024-11-19T17:58:00Z" w16du:dateUtc="2024-11-19T17:58:00Z"/>
        </w:rPr>
      </w:pPr>
      <w:del w:id="2555" w:author="Adrian Moir (amoir)" w:date="2024-11-19T17:58:00Z" w16du:dateUtc="2024-11-19T17:58:00Z">
        <w:r w:rsidDel="00880D94">
          <w:delText xml:space="preserve">Check for sufficient disk space, memory &amp; CPUs to be effective in the Cloudwave </w:delText>
        </w:r>
        <w:commentRangeStart w:id="2556"/>
        <w:commentRangeStart w:id="2557"/>
        <w:r w:rsidDel="00880D94">
          <w:delText>environment</w:delText>
        </w:r>
        <w:commentRangeEnd w:id="2556"/>
        <w:r w:rsidDel="00880D94">
          <w:rPr>
            <w:rStyle w:val="CommentReference"/>
          </w:rPr>
          <w:commentReference w:id="2556"/>
        </w:r>
        <w:commentRangeEnd w:id="2557"/>
        <w:r w:rsidDel="00880D94">
          <w:rPr>
            <w:rStyle w:val="CommentReference"/>
          </w:rPr>
          <w:commentReference w:id="2557"/>
        </w:r>
      </w:del>
    </w:p>
    <w:p w14:paraId="680D2F5F" w14:textId="77777777" w:rsidR="002E0EAC" w:rsidRPr="006B16F0" w:rsidRDefault="002E0EAC">
      <w:pPr>
        <w:ind w:left="3600"/>
        <w:pPrChange w:id="2558" w:author="Adrian Moir (amoir)" w:date="2024-11-19T17:58:00Z" w16du:dateUtc="2024-11-19T17:58:00Z">
          <w:pPr/>
        </w:pPrChange>
      </w:pPr>
    </w:p>
    <w:p w14:paraId="78A9AEB5" w14:textId="47395CE8" w:rsidR="002E0EAC" w:rsidRPr="005506C5" w:rsidRDefault="002E0EAC" w:rsidP="005506C5">
      <w:pPr>
        <w:rPr>
          <w:rFonts w:eastAsiaTheme="majorEastAsia" w:cstheme="majorBidi"/>
          <w:color w:val="C73503" w:themeColor="accent1" w:themeShade="BF"/>
          <w:sz w:val="28"/>
          <w:szCs w:val="28"/>
          <w:lang w:val="en-GB"/>
        </w:rPr>
      </w:pPr>
      <w:ins w:id="2559" w:author="Adrian Moir (amoir)" w:date="2024-11-19T18:02:00Z" w16du:dateUtc="2024-11-19T18:02:00Z">
        <w:r>
          <w:br w:type="page"/>
        </w:r>
      </w:ins>
    </w:p>
    <w:p w14:paraId="42C0A1BC" w14:textId="0EEC3DFF" w:rsidR="002E0EAC" w:rsidRPr="005506C5" w:rsidRDefault="002E0EAC">
      <w:pPr>
        <w:pStyle w:val="Heading2"/>
        <w:pPrChange w:id="2560" w:author="Adrian Moir (amoir)" w:date="2024-11-19T18:28:00Z" w16du:dateUtc="2024-11-19T18:28:00Z">
          <w:pPr/>
        </w:pPrChange>
      </w:pPr>
      <w:bookmarkStart w:id="2561" w:name="_Toc184641416"/>
      <w:r w:rsidRPr="005506C5">
        <w:rPr>
          <w:sz w:val="32"/>
          <w:szCs w:val="32"/>
        </w:rPr>
        <w:lastRenderedPageBreak/>
        <w:t>Appendix A.</w:t>
      </w:r>
      <w:bookmarkStart w:id="2562" w:name="_Ten_Step_procedure"/>
      <w:bookmarkEnd w:id="2562"/>
      <w:r>
        <w:tab/>
      </w:r>
      <w:r>
        <w:br/>
      </w:r>
      <w:r w:rsidRPr="00A70342">
        <w:rPr>
          <w:rStyle w:val="Heading3Char"/>
          <w:sz w:val="28"/>
          <w:szCs w:val="28"/>
          <w:rPrChange w:id="2563" w:author="Adrian Moir (amoir)" w:date="2024-11-13T11:27:00Z" w16du:dateUtc="2024-11-13T11:27:00Z">
            <w:rPr>
              <w:rFonts w:eastAsiaTheme="minorHAnsi" w:cstheme="minorBidi"/>
              <w:b/>
              <w:i/>
              <w:iCs/>
            </w:rPr>
          </w:rPrChange>
        </w:rPr>
        <w:t>Ten Step procedure pre-check to see if it is required.</w:t>
      </w:r>
      <w:bookmarkEnd w:id="2561"/>
    </w:p>
    <w:p w14:paraId="73097053" w14:textId="77777777" w:rsidR="002E0EAC" w:rsidRDefault="002E0EAC" w:rsidP="002E0EAC">
      <w:r>
        <w:br/>
      </w:r>
      <w:r>
        <w:tab/>
        <w:t xml:space="preserve">1. Check </w:t>
      </w:r>
      <w:proofErr w:type="spellStart"/>
      <w:r>
        <w:t>dictionary</w:t>
      </w:r>
      <w:proofErr w:type="spellEnd"/>
      <w:r>
        <w:t xml:space="preserve"> </w:t>
      </w:r>
      <w:proofErr w:type="spellStart"/>
      <w:r>
        <w:t>usage</w:t>
      </w:r>
      <w:proofErr w:type="spellEnd"/>
    </w:p>
    <w:p w14:paraId="4C2727D9" w14:textId="77777777" w:rsidR="002E0EAC" w:rsidRDefault="002E0EAC" w:rsidP="002E0EAC">
      <w:r>
        <w:t xml:space="preserve">     </w:t>
      </w:r>
      <w:r>
        <w:tab/>
      </w:r>
      <w:r>
        <w:tab/>
        <w:t xml:space="preserve"> /</w:t>
      </w:r>
      <w:proofErr w:type="spellStart"/>
      <w:r w:rsidRPr="00896980">
        <w:rPr>
          <w:rFonts w:ascii="Courier New" w:hAnsi="Courier New" w:cs="Courier New"/>
          <w:sz w:val="20"/>
          <w:szCs w:val="20"/>
        </w:rPr>
        <w:t>opt</w:t>
      </w:r>
      <w:proofErr w:type="spellEnd"/>
      <w:r w:rsidRPr="0089698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96980">
        <w:rPr>
          <w:rFonts w:ascii="Courier New" w:hAnsi="Courier New" w:cs="Courier New"/>
          <w:sz w:val="20"/>
          <w:szCs w:val="20"/>
        </w:rPr>
        <w:t>qorestor</w:t>
      </w:r>
      <w:proofErr w:type="spellEnd"/>
      <w:r w:rsidRPr="0089698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96980">
        <w:rPr>
          <w:rFonts w:ascii="Courier New" w:hAnsi="Courier New" w:cs="Courier New"/>
          <w:sz w:val="20"/>
          <w:szCs w:val="20"/>
        </w:rPr>
        <w:t>bin</w:t>
      </w:r>
      <w:proofErr w:type="spellEnd"/>
      <w:r w:rsidRPr="0089698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96980">
        <w:rPr>
          <w:rFonts w:ascii="Courier New" w:hAnsi="Courier New" w:cs="Courier New"/>
          <w:sz w:val="20"/>
          <w:szCs w:val="20"/>
        </w:rPr>
        <w:t>ctrlrpc</w:t>
      </w:r>
      <w:proofErr w:type="spellEnd"/>
      <w:r w:rsidRPr="00896980">
        <w:rPr>
          <w:rFonts w:ascii="Courier New" w:hAnsi="Courier New" w:cs="Courier New"/>
          <w:sz w:val="20"/>
          <w:szCs w:val="20"/>
        </w:rPr>
        <w:t xml:space="preserve"> -p 9911 </w:t>
      </w:r>
      <w:proofErr w:type="spellStart"/>
      <w:proofErr w:type="gramStart"/>
      <w:r w:rsidRPr="00896980">
        <w:rPr>
          <w:rFonts w:ascii="Courier New" w:hAnsi="Courier New" w:cs="Courier New"/>
          <w:sz w:val="20"/>
          <w:szCs w:val="20"/>
        </w:rPr>
        <w:t>show.dedupe</w:t>
      </w:r>
      <w:proofErr w:type="gramEnd"/>
      <w:r w:rsidRPr="00896980">
        <w:rPr>
          <w:rFonts w:ascii="Courier New" w:hAnsi="Courier New" w:cs="Courier New"/>
          <w:sz w:val="20"/>
          <w:szCs w:val="20"/>
        </w:rPr>
        <w:t>_stats</w:t>
      </w:r>
      <w:proofErr w:type="spellEnd"/>
      <w:r w:rsidRPr="00896980">
        <w:rPr>
          <w:rFonts w:ascii="Courier New" w:hAnsi="Courier New" w:cs="Courier New"/>
          <w:sz w:val="20"/>
          <w:szCs w:val="20"/>
        </w:rPr>
        <w:t>.</w:t>
      </w:r>
      <w:r>
        <w:t xml:space="preserve">  </w:t>
      </w:r>
    </w:p>
    <w:p w14:paraId="153087E0" w14:textId="77777777" w:rsidR="002E0EAC" w:rsidRDefault="002E0EAC" w:rsidP="002E0EAC">
      <w:r>
        <w:t xml:space="preserve">     </w:t>
      </w:r>
      <w:r>
        <w:tab/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 w:rsidRPr="00D11BD4">
        <w:rPr>
          <w:rFonts w:ascii="Courier New" w:hAnsi="Courier New" w:cs="Courier New"/>
          <w:sz w:val="20"/>
          <w:szCs w:val="20"/>
        </w:rPr>
        <w:t>uhd_total_nrecs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</w:p>
    <w:p w14:paraId="01D96044" w14:textId="77777777" w:rsidR="002E0EAC" w:rsidRDefault="002E0EAC" w:rsidP="002E0EAC">
      <w:pPr>
        <w:ind w:firstLine="720"/>
        <w:rPr>
          <w:ins w:id="2564" w:author="Adrian Moir (amoir)" w:date="2024-11-13T15:37:00Z" w16du:dateUtc="2024-11-13T15:37:00Z"/>
        </w:rPr>
      </w:pPr>
    </w:p>
    <w:p w14:paraId="0B4EB38C" w14:textId="77777777" w:rsidR="002E0EAC" w:rsidRDefault="002E0EAC" w:rsidP="002E0EAC">
      <w:pPr>
        <w:ind w:left="720"/>
        <w:rPr>
          <w:ins w:id="2565" w:author="Adrian Moir (amoir)" w:date="2024-11-13T15:39:00Z" w16du:dateUtc="2024-11-13T15:39:00Z"/>
        </w:rPr>
      </w:pPr>
      <w:r>
        <w:t xml:space="preserve">2. </w:t>
      </w:r>
      <w:proofErr w:type="spellStart"/>
      <w:ins w:id="2566" w:author="Adrian Moir (amoir)" w:date="2024-11-13T15:39:00Z" w16du:dateUtc="2024-11-13T15:39:00Z">
        <w:r>
          <w:t>If</w:t>
        </w:r>
        <w:proofErr w:type="spellEnd"/>
        <w:r>
          <w:t xml:space="preserve"> </w:t>
        </w:r>
        <w:proofErr w:type="spellStart"/>
        <w:r>
          <w:t>an</w:t>
        </w:r>
        <w:proofErr w:type="spellEnd"/>
        <w:r>
          <w:t xml:space="preserve"> </w:t>
        </w:r>
        <w:proofErr w:type="spellStart"/>
        <w:r>
          <w:t>alert</w:t>
        </w:r>
        <w:proofErr w:type="spellEnd"/>
        <w:r>
          <w:t xml:space="preserve"> </w:t>
        </w:r>
        <w:proofErr w:type="spellStart"/>
        <w:r>
          <w:t>has</w:t>
        </w:r>
        <w:proofErr w:type="spellEnd"/>
        <w:r>
          <w:t xml:space="preserve"> </w:t>
        </w:r>
        <w:proofErr w:type="spellStart"/>
        <w:r>
          <w:t>been</w:t>
        </w:r>
        <w:proofErr w:type="spellEnd"/>
        <w:r>
          <w:t xml:space="preserve"> </w:t>
        </w:r>
        <w:proofErr w:type="spellStart"/>
        <w:r>
          <w:t>raised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an</w:t>
        </w:r>
        <w:proofErr w:type="spellEnd"/>
        <w:r>
          <w:t xml:space="preserve"> </w:t>
        </w:r>
        <w:proofErr w:type="spellStart"/>
        <w:r>
          <w:t>email</w:t>
        </w:r>
        <w:proofErr w:type="spellEnd"/>
        <w:r>
          <w:t xml:space="preserve"> </w:t>
        </w:r>
        <w:proofErr w:type="spellStart"/>
        <w:r>
          <w:t>has</w:t>
        </w:r>
        <w:proofErr w:type="spellEnd"/>
        <w:r>
          <w:t xml:space="preserve"> </w:t>
        </w:r>
        <w:proofErr w:type="spellStart"/>
        <w:r>
          <w:t>been</w:t>
        </w:r>
        <w:proofErr w:type="spellEnd"/>
        <w:r>
          <w:t xml:space="preserve"> </w:t>
        </w:r>
        <w:proofErr w:type="spellStart"/>
        <w:r>
          <w:t>received</w:t>
        </w:r>
        <w:proofErr w:type="spellEnd"/>
        <w:r>
          <w:t xml:space="preserve"> </w:t>
        </w:r>
        <w:proofErr w:type="spellStart"/>
        <w:r>
          <w:t>with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following</w:t>
        </w:r>
        <w:proofErr w:type="spellEnd"/>
        <w:r>
          <w:t xml:space="preserve"> </w:t>
        </w:r>
        <w:proofErr w:type="spellStart"/>
        <w:r>
          <w:t>warning</w:t>
        </w:r>
      </w:ins>
      <w:proofErr w:type="spellEnd"/>
      <w:ins w:id="2567" w:author="Adrian Moir (amoir)" w:date="2024-11-13T15:40:00Z" w16du:dateUtc="2024-11-13T15:40:00Z">
        <w:r>
          <w:t>(s)</w:t>
        </w:r>
      </w:ins>
      <w:ins w:id="2568" w:author="Adrian Moir (amoir)" w:date="2024-11-13T15:39:00Z" w16du:dateUtc="2024-11-13T15:39:00Z">
        <w:r>
          <w:t>…</w:t>
        </w:r>
      </w:ins>
    </w:p>
    <w:p w14:paraId="654AC718" w14:textId="77777777" w:rsidR="002E0EAC" w:rsidRPr="007F7E38" w:rsidRDefault="002E0EAC">
      <w:pPr>
        <w:pStyle w:val="ListParagraph"/>
        <w:numPr>
          <w:ilvl w:val="0"/>
          <w:numId w:val="54"/>
        </w:numPr>
        <w:tabs>
          <w:tab w:val="clear" w:pos="576"/>
        </w:tabs>
        <w:rPr>
          <w:ins w:id="2569" w:author="Adrian Moir (amoir)" w:date="2024-11-13T15:40:00Z" w16du:dateUtc="2024-11-13T15:40:00Z"/>
          <w:rFonts w:ascii="Courier New" w:hAnsi="Courier New" w:cs="Courier New"/>
          <w:sz w:val="12"/>
          <w:szCs w:val="12"/>
          <w:rPrChange w:id="2570" w:author="Adrian Moir (amoir)" w:date="2024-11-13T15:41:00Z" w16du:dateUtc="2024-11-13T15:41:00Z">
            <w:rPr>
              <w:ins w:id="2571" w:author="Adrian Moir (amoir)" w:date="2024-11-13T15:40:00Z" w16du:dateUtc="2024-11-13T15:40:00Z"/>
            </w:rPr>
          </w:rPrChange>
        </w:rPr>
        <w:pPrChange w:id="2572" w:author="Adrian Moir (amoir)" w:date="2024-11-13T15:41:00Z" w16du:dateUtc="2024-11-13T15:41:00Z">
          <w:pPr/>
        </w:pPrChange>
      </w:pPr>
      <w:proofErr w:type="gramStart"/>
      <w:ins w:id="2573" w:author="Adrian Moir (amoir)" w:date="2024-11-13T15:40:00Z" w16du:dateUtc="2024-11-13T15:40:00Z">
        <w:r w:rsidRPr="007F7E38">
          <w:rPr>
            <w:rFonts w:ascii="Courier New" w:hAnsi="Courier New" w:cs="Courier New"/>
            <w:sz w:val="12"/>
            <w:szCs w:val="12"/>
            <w:rPrChange w:id="2574" w:author="Adrian Moir (amoir)" w:date="2024-11-13T15:41:00Z" w16du:dateUtc="2024-11-13T15:41:00Z">
              <w:rPr/>
            </w:rPrChange>
          </w:rPr>
          <w:t>2065:en</w:t>
        </w:r>
        <w:proofErr w:type="gramEnd"/>
        <w:r w:rsidRPr="007F7E38">
          <w:rPr>
            <w:rFonts w:ascii="Courier New" w:hAnsi="Courier New" w:cs="Courier New"/>
            <w:sz w:val="12"/>
            <w:szCs w:val="12"/>
            <w:rPrChange w:id="2575" w:author="Adrian Moir (amoir)" w:date="2024-11-13T15:41:00Z" w16du:dateUtc="2024-11-13T15:41:00Z">
              <w:rPr>
                <w:highlight w:val="yellow"/>
              </w:rPr>
            </w:rPrChange>
          </w:rPr>
          <w:t xml:space="preserve">:Cloud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76" w:author="Adrian Moir (amoir)" w:date="2024-11-13T15:41:00Z" w16du:dateUtc="2024-11-13T15:41:00Z">
              <w:rPr>
                <w:highlight w:val="yellow"/>
              </w:rPr>
            </w:rPrChange>
          </w:rPr>
          <w:t>Tier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77" w:author="Adrian Moir (amoir)" w:date="2024-11-13T15:41:00Z" w16du:dateUtc="2024-11-13T15:41:00Z">
              <w:rPr>
                <w:highlight w:val="yellow"/>
              </w:rPr>
            </w:rPrChange>
          </w:rPr>
          <w:t xml:space="preserve"> Storage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78" w:author="Adrian Moir (amoir)" w:date="2024-11-13T15:41:00Z" w16du:dateUtc="2024-11-13T15:41:00Z">
              <w:rPr>
                <w:highlight w:val="yellow"/>
              </w:rPr>
            </w:rPrChange>
          </w:rPr>
          <w:t>usage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79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80" w:author="Adrian Moir (amoir)" w:date="2024-11-13T15:41:00Z" w16du:dateUtc="2024-11-13T15:41:00Z">
              <w:rPr>
                <w:highlight w:val="yellow"/>
              </w:rPr>
            </w:rPrChange>
          </w:rPr>
          <w:t>is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81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82" w:author="Adrian Moir (amoir)" w:date="2024-11-13T15:41:00Z" w16du:dateUtc="2024-11-13T15:41:00Z">
              <w:rPr>
                <w:highlight w:val="yellow"/>
              </w:rPr>
            </w:rPrChange>
          </w:rPr>
          <w:t>approaching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83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84" w:author="Adrian Moir (amoir)" w:date="2024-11-13T15:41:00Z" w16du:dateUtc="2024-11-13T15:41:00Z">
              <w:rPr>
                <w:highlight w:val="yellow"/>
              </w:rPr>
            </w:rPrChange>
          </w:rPr>
          <w:t>capacity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85" w:author="Adrian Moir (amoir)" w:date="2024-11-13T15:41:00Z" w16du:dateUtc="2024-11-13T15:41:00Z">
              <w:rPr>
                <w:highlight w:val="yellow"/>
              </w:rPr>
            </w:rPrChange>
          </w:rPr>
          <w:t xml:space="preserve">. %s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86" w:author="Adrian Moir (amoir)" w:date="2024-11-13T15:41:00Z" w16du:dateUtc="2024-11-13T15:41:00Z">
              <w:rPr>
                <w:highlight w:val="yellow"/>
              </w:rPr>
            </w:rPrChange>
          </w:rPr>
          <w:t>cleaner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87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88" w:author="Adrian Moir (amoir)" w:date="2024-11-13T15:41:00Z" w16du:dateUtc="2024-11-13T15:41:00Z">
              <w:rPr>
                <w:highlight w:val="yellow"/>
              </w:rPr>
            </w:rPrChange>
          </w:rPr>
          <w:t>will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89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90" w:author="Adrian Moir (amoir)" w:date="2024-11-13T15:41:00Z" w16du:dateUtc="2024-11-13T15:41:00Z">
              <w:rPr>
                <w:highlight w:val="yellow"/>
              </w:rPr>
            </w:rPrChange>
          </w:rPr>
          <w:t>be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91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92" w:author="Adrian Moir (amoir)" w:date="2024-11-13T15:41:00Z" w16du:dateUtc="2024-11-13T15:41:00Z">
              <w:rPr>
                <w:highlight w:val="yellow"/>
              </w:rPr>
            </w:rPrChange>
          </w:rPr>
          <w:t>enabled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93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94" w:author="Adrian Moir (amoir)" w:date="2024-11-13T15:41:00Z" w16du:dateUtc="2024-11-13T15:41:00Z">
              <w:rPr>
                <w:highlight w:val="yellow"/>
              </w:rPr>
            </w:rPrChange>
          </w:rPr>
          <w:t>outside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95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96" w:author="Adrian Moir (amoir)" w:date="2024-11-13T15:41:00Z" w16du:dateUtc="2024-11-13T15:41:00Z">
              <w:rPr>
                <w:highlight w:val="yellow"/>
              </w:rPr>
            </w:rPrChange>
          </w:rPr>
          <w:t>of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97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598" w:author="Adrian Moir (amoir)" w:date="2024-11-13T15:41:00Z" w16du:dateUtc="2024-11-13T15:41:00Z">
              <w:rPr>
                <w:highlight w:val="yellow"/>
              </w:rPr>
            </w:rPrChange>
          </w:rPr>
          <w:t>scheduled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599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00" w:author="Adrian Moir (amoir)" w:date="2024-11-13T15:41:00Z" w16du:dateUtc="2024-11-13T15:41:00Z">
              <w:rPr>
                <w:highlight w:val="yellow"/>
              </w:rPr>
            </w:rPrChange>
          </w:rPr>
          <w:t>setting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01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02" w:author="Adrian Moir (amoir)" w:date="2024-11-13T15:41:00Z" w16du:dateUtc="2024-11-13T15:41:00Z">
              <w:rPr>
                <w:highlight w:val="yellow"/>
              </w:rPr>
            </w:rPrChange>
          </w:rPr>
          <w:t>and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03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04" w:author="Adrian Moir (amoir)" w:date="2024-11-13T15:41:00Z" w16du:dateUtc="2024-11-13T15:41:00Z">
              <w:rPr>
                <w:highlight w:val="yellow"/>
              </w:rPr>
            </w:rPrChange>
          </w:rPr>
          <w:t>performance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05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06" w:author="Adrian Moir (amoir)" w:date="2024-11-13T15:41:00Z" w16du:dateUtc="2024-11-13T15:41:00Z">
              <w:rPr>
                <w:highlight w:val="yellow"/>
              </w:rPr>
            </w:rPrChange>
          </w:rPr>
          <w:t>impact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07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08" w:author="Adrian Moir (amoir)" w:date="2024-11-13T15:41:00Z" w16du:dateUtc="2024-11-13T15:41:00Z">
              <w:rPr>
                <w:highlight w:val="yellow"/>
              </w:rPr>
            </w:rPrChange>
          </w:rPr>
          <w:t>may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09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10" w:author="Adrian Moir (amoir)" w:date="2024-11-13T15:41:00Z" w16du:dateUtc="2024-11-13T15:41:00Z">
              <w:rPr>
                <w:highlight w:val="yellow"/>
              </w:rPr>
            </w:rPrChange>
          </w:rPr>
          <w:t>be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11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12" w:author="Adrian Moir (amoir)" w:date="2024-11-13T15:41:00Z" w16du:dateUtc="2024-11-13T15:41:00Z">
              <w:rPr>
                <w:highlight w:val="yellow"/>
              </w:rPr>
            </w:rPrChange>
          </w:rPr>
          <w:t>observed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13" w:author="Adrian Moir (amoir)" w:date="2024-11-13T15:41:00Z" w16du:dateUtc="2024-11-13T15:41:00Z">
              <w:rPr>
                <w:highlight w:val="yellow"/>
              </w:rPr>
            </w:rPrChange>
          </w:rPr>
          <w:t>.</w:t>
        </w:r>
      </w:ins>
    </w:p>
    <w:p w14:paraId="00C4CE43" w14:textId="77777777" w:rsidR="002E0EAC" w:rsidRPr="007F7E38" w:rsidRDefault="002E0EAC">
      <w:pPr>
        <w:pStyle w:val="ListParagraph"/>
        <w:numPr>
          <w:ilvl w:val="0"/>
          <w:numId w:val="54"/>
        </w:numPr>
        <w:tabs>
          <w:tab w:val="clear" w:pos="576"/>
        </w:tabs>
        <w:rPr>
          <w:ins w:id="2614" w:author="Adrian Moir (amoir)" w:date="2024-11-13T15:40:00Z" w16du:dateUtc="2024-11-13T15:40:00Z"/>
          <w:rFonts w:ascii="Courier New" w:hAnsi="Courier New" w:cs="Courier New"/>
          <w:sz w:val="12"/>
          <w:szCs w:val="12"/>
          <w:rPrChange w:id="2615" w:author="Adrian Moir (amoir)" w:date="2024-11-13T15:41:00Z" w16du:dateUtc="2024-11-13T15:41:00Z">
            <w:rPr>
              <w:ins w:id="2616" w:author="Adrian Moir (amoir)" w:date="2024-11-13T15:40:00Z" w16du:dateUtc="2024-11-13T15:40:00Z"/>
            </w:rPr>
          </w:rPrChange>
        </w:rPr>
        <w:pPrChange w:id="2617" w:author="Adrian Moir (amoir)" w:date="2024-11-13T15:41:00Z" w16du:dateUtc="2024-11-13T15:41:00Z">
          <w:pPr/>
        </w:pPrChange>
      </w:pPr>
      <w:proofErr w:type="gramStart"/>
      <w:ins w:id="2618" w:author="Adrian Moir (amoir)" w:date="2024-11-13T15:40:00Z" w16du:dateUtc="2024-11-13T15:40:00Z">
        <w:r w:rsidRPr="007F7E38">
          <w:rPr>
            <w:rFonts w:ascii="Courier New" w:hAnsi="Courier New" w:cs="Courier New"/>
            <w:sz w:val="12"/>
            <w:szCs w:val="12"/>
            <w:rPrChange w:id="2619" w:author="Adrian Moir (amoir)" w:date="2024-11-13T15:41:00Z" w16du:dateUtc="2024-11-13T15:41:00Z">
              <w:rPr/>
            </w:rPrChange>
          </w:rPr>
          <w:t>2066:en</w:t>
        </w:r>
        <w:proofErr w:type="gramEnd"/>
        <w:r w:rsidRPr="007F7E38">
          <w:rPr>
            <w:rFonts w:ascii="Courier New" w:hAnsi="Courier New" w:cs="Courier New"/>
            <w:sz w:val="12"/>
            <w:szCs w:val="12"/>
            <w:rPrChange w:id="2620" w:author="Adrian Moir (amoir)" w:date="2024-11-13T15:41:00Z" w16du:dateUtc="2024-11-13T15:41:00Z">
              <w:rPr/>
            </w:rPrChange>
          </w:rPr>
          <w:t>:</w:t>
        </w:r>
        <w:r w:rsidRPr="007F7E38">
          <w:rPr>
            <w:rFonts w:ascii="Courier New" w:hAnsi="Courier New" w:cs="Courier New"/>
            <w:sz w:val="12"/>
            <w:szCs w:val="12"/>
            <w:rPrChange w:id="2621" w:author="Adrian Moir (amoir)" w:date="2024-11-13T15:41:00Z" w16du:dateUtc="2024-11-13T15:41:00Z">
              <w:rPr>
                <w:highlight w:val="yellow"/>
              </w:rPr>
            </w:rPrChange>
          </w:rPr>
          <w:t xml:space="preserve">Cloud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22" w:author="Adrian Moir (amoir)" w:date="2024-11-13T15:41:00Z" w16du:dateUtc="2024-11-13T15:41:00Z">
              <w:rPr>
                <w:highlight w:val="yellow"/>
              </w:rPr>
            </w:rPrChange>
          </w:rPr>
          <w:t>Tier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23" w:author="Adrian Moir (amoir)" w:date="2024-11-13T15:41:00Z" w16du:dateUtc="2024-11-13T15:41:00Z">
              <w:rPr>
                <w:highlight w:val="yellow"/>
              </w:rPr>
            </w:rPrChange>
          </w:rPr>
          <w:t xml:space="preserve"> Storage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24" w:author="Adrian Moir (amoir)" w:date="2024-11-13T15:41:00Z" w16du:dateUtc="2024-11-13T15:41:00Z">
              <w:rPr>
                <w:highlight w:val="yellow"/>
              </w:rPr>
            </w:rPrChange>
          </w:rPr>
          <w:t>usage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25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26" w:author="Adrian Moir (amoir)" w:date="2024-11-13T15:41:00Z" w16du:dateUtc="2024-11-13T15:41:00Z">
              <w:rPr>
                <w:highlight w:val="yellow"/>
              </w:rPr>
            </w:rPrChange>
          </w:rPr>
          <w:t>reached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27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28" w:author="Adrian Moir (amoir)" w:date="2024-11-13T15:41:00Z" w16du:dateUtc="2024-11-13T15:41:00Z">
              <w:rPr>
                <w:highlight w:val="yellow"/>
              </w:rPr>
            </w:rPrChange>
          </w:rPr>
          <w:t>full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29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30" w:author="Adrian Moir (amoir)" w:date="2024-11-13T15:41:00Z" w16du:dateUtc="2024-11-13T15:41:00Z">
              <w:rPr>
                <w:highlight w:val="yellow"/>
              </w:rPr>
            </w:rPrChange>
          </w:rPr>
          <w:t>capacity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31" w:author="Adrian Moir (amoir)" w:date="2024-11-13T15:41:00Z" w16du:dateUtc="2024-11-13T15:41:00Z">
              <w:rPr>
                <w:highlight w:val="yellow"/>
              </w:rPr>
            </w:rPrChange>
          </w:rPr>
          <w:t xml:space="preserve">. %s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32" w:author="Adrian Moir (amoir)" w:date="2024-11-13T15:41:00Z" w16du:dateUtc="2024-11-13T15:41:00Z">
              <w:rPr>
                <w:highlight w:val="yellow"/>
              </w:rPr>
            </w:rPrChange>
          </w:rPr>
          <w:t>switching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33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34" w:author="Adrian Moir (amoir)" w:date="2024-11-13T15:41:00Z" w16du:dateUtc="2024-11-13T15:41:00Z">
              <w:rPr>
                <w:highlight w:val="yellow"/>
              </w:rPr>
            </w:rPrChange>
          </w:rPr>
          <w:t>to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35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36" w:author="Adrian Moir (amoir)" w:date="2024-11-13T15:41:00Z" w16du:dateUtc="2024-11-13T15:41:00Z">
              <w:rPr>
                <w:highlight w:val="yellow"/>
              </w:rPr>
            </w:rPrChange>
          </w:rPr>
          <w:t>read-only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37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38" w:author="Adrian Moir (amoir)" w:date="2024-11-13T15:41:00Z" w16du:dateUtc="2024-11-13T15:41:00Z">
              <w:rPr>
                <w:highlight w:val="yellow"/>
              </w:rPr>
            </w:rPrChange>
          </w:rPr>
          <w:t>mode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39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40" w:author="Adrian Moir (amoir)" w:date="2024-11-13T15:41:00Z" w16du:dateUtc="2024-11-13T15:41:00Z">
              <w:rPr>
                <w:highlight w:val="yellow"/>
              </w:rPr>
            </w:rPrChange>
          </w:rPr>
          <w:t>for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41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42" w:author="Adrian Moir (amoir)" w:date="2024-11-13T15:41:00Z" w16du:dateUtc="2024-11-13T15:41:00Z">
              <w:rPr>
                <w:highlight w:val="yellow"/>
              </w:rPr>
            </w:rPrChange>
          </w:rPr>
          <w:t>Cloud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43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44" w:author="Adrian Moir (amoir)" w:date="2024-11-13T15:41:00Z" w16du:dateUtc="2024-11-13T15:41:00Z">
              <w:rPr>
                <w:highlight w:val="yellow"/>
              </w:rPr>
            </w:rPrChange>
          </w:rPr>
          <w:t>Tier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45" w:author="Adrian Moir (amoir)" w:date="2024-11-13T15:41:00Z" w16du:dateUtc="2024-11-13T15:41:00Z">
              <w:rPr>
                <w:highlight w:val="yellow"/>
              </w:rPr>
            </w:rPrChange>
          </w:rPr>
          <w:t xml:space="preserve"> </w:t>
        </w:r>
        <w:proofErr w:type="spellStart"/>
        <w:r w:rsidRPr="007F7E38">
          <w:rPr>
            <w:rFonts w:ascii="Courier New" w:hAnsi="Courier New" w:cs="Courier New"/>
            <w:sz w:val="12"/>
            <w:szCs w:val="12"/>
            <w:rPrChange w:id="2646" w:author="Adrian Moir (amoir)" w:date="2024-11-13T15:41:00Z" w16du:dateUtc="2024-11-13T15:41:00Z">
              <w:rPr>
                <w:highlight w:val="yellow"/>
              </w:rPr>
            </w:rPrChange>
          </w:rPr>
          <w:t>containers</w:t>
        </w:r>
        <w:proofErr w:type="spellEnd"/>
        <w:r w:rsidRPr="007F7E38">
          <w:rPr>
            <w:rFonts w:ascii="Courier New" w:hAnsi="Courier New" w:cs="Courier New"/>
            <w:sz w:val="12"/>
            <w:szCs w:val="12"/>
            <w:rPrChange w:id="2647" w:author="Adrian Moir (amoir)" w:date="2024-11-13T15:41:00Z" w16du:dateUtc="2024-11-13T15:41:00Z">
              <w:rPr>
                <w:highlight w:val="yellow"/>
              </w:rPr>
            </w:rPrChange>
          </w:rPr>
          <w:t>.</w:t>
        </w:r>
      </w:ins>
    </w:p>
    <w:p w14:paraId="19298FC6" w14:textId="77777777" w:rsidR="002E0EAC" w:rsidRDefault="002E0EAC" w:rsidP="002E0EAC">
      <w:pPr>
        <w:ind w:left="720"/>
        <w:rPr>
          <w:ins w:id="2648" w:author="Adrian Moir (amoir)" w:date="2024-11-13T15:39:00Z" w16du:dateUtc="2024-11-13T15:39:00Z"/>
        </w:rPr>
      </w:pPr>
    </w:p>
    <w:p w14:paraId="6A7D5195" w14:textId="77777777" w:rsidR="002E0EAC" w:rsidRDefault="002E0EAC" w:rsidP="002E0EAC">
      <w:pPr>
        <w:ind w:left="720"/>
        <w:rPr>
          <w:ins w:id="2649" w:author="Adrian Moir (amoir)" w:date="2024-11-13T15:42:00Z" w16du:dateUtc="2024-11-13T15:42:00Z"/>
        </w:rPr>
      </w:pPr>
      <w:proofErr w:type="spellStart"/>
      <w:ins w:id="2650" w:author="Adrian Moir (amoir)" w:date="2024-11-13T15:37:00Z" w16du:dateUtc="2024-11-13T15:37:00Z">
        <w:r>
          <w:t>Use</w:t>
        </w:r>
      </w:ins>
      <w:proofErr w:type="spellEnd"/>
      <w:del w:id="2651" w:author="Adrian Moir (amoir)" w:date="2024-11-13T15:37:00Z" w16du:dateUtc="2024-11-13T15:37:00Z">
        <w:r w:rsidDel="00C22A0B">
          <w:delText xml:space="preserve">Has cloud cleaner completed Check cleaner status? - last completed time. </w:delText>
        </w:r>
      </w:del>
      <w:ins w:id="2652" w:author="Adrian Moir (amoir)" w:date="2024-11-13T15:38:00Z" w16du:dateUtc="2024-11-13T15:38:00Z">
        <w:r>
          <w:t xml:space="preserve"> </w:t>
        </w:r>
      </w:ins>
      <w:proofErr w:type="spellStart"/>
      <w:ins w:id="2653" w:author="Adrian Moir (amoir)" w:date="2024-11-13T15:41:00Z" w16du:dateUtc="2024-11-13T15:41:00Z">
        <w:r>
          <w:t>the</w:t>
        </w:r>
        <w:proofErr w:type="spellEnd"/>
        <w:r>
          <w:t xml:space="preserve"> </w:t>
        </w:r>
      </w:ins>
      <w:proofErr w:type="spellStart"/>
      <w:ins w:id="2654" w:author="Adrian Moir (amoir)" w:date="2024-11-13T15:37:00Z" w16du:dateUtc="2024-11-13T15:37:00Z">
        <w:r w:rsidRPr="00E53C04">
          <w:rPr>
            <w:rFonts w:ascii="Courier New" w:hAnsi="Courier New" w:cs="Courier New"/>
            <w:sz w:val="20"/>
            <w:szCs w:val="20"/>
            <w:rPrChange w:id="2655" w:author="Adrian Moir (amoir)" w:date="2024-11-13T15:42:00Z" w16du:dateUtc="2024-11-13T15:42:00Z">
              <w:rPr>
                <w:rFonts w:ascii="Courier New" w:hAnsi="Courier New" w:cs="Courier New"/>
                <w:sz w:val="15"/>
                <w:szCs w:val="15"/>
              </w:rPr>
            </w:rPrChange>
          </w:rPr>
          <w:t>stats</w:t>
        </w:r>
        <w:proofErr w:type="spellEnd"/>
        <w:r w:rsidRPr="00E53C04">
          <w:rPr>
            <w:rFonts w:ascii="Courier New" w:hAnsi="Courier New" w:cs="Courier New"/>
            <w:sz w:val="20"/>
            <w:szCs w:val="20"/>
            <w:rPrChange w:id="2656" w:author="Adrian Moir (amoir)" w:date="2024-11-13T15:42:00Z" w16du:dateUtc="2024-11-13T15:42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--</w:t>
        </w:r>
        <w:proofErr w:type="spellStart"/>
        <w:r w:rsidRPr="00E53C04">
          <w:rPr>
            <w:rFonts w:ascii="Courier New" w:hAnsi="Courier New" w:cs="Courier New"/>
            <w:sz w:val="20"/>
            <w:szCs w:val="20"/>
            <w:rPrChange w:id="2657" w:author="Adrian Moir (amoir)" w:date="2024-11-13T15:42:00Z" w16du:dateUtc="2024-11-13T15:42:00Z">
              <w:rPr>
                <w:rFonts w:ascii="Courier New" w:hAnsi="Courier New" w:cs="Courier New"/>
                <w:sz w:val="15"/>
                <w:szCs w:val="15"/>
              </w:rPr>
            </w:rPrChange>
          </w:rPr>
          <w:t>cloud_tier</w:t>
        </w:r>
      </w:ins>
      <w:proofErr w:type="spellEnd"/>
      <w:ins w:id="2658" w:author="Adrian Moir (amoir)" w:date="2024-11-13T15:38:00Z" w16du:dateUtc="2024-11-13T15:38:00Z">
        <w:r>
          <w:rPr>
            <w:rFonts w:ascii="Courier New" w:hAnsi="Courier New" w:cs="Courier New"/>
            <w:sz w:val="15"/>
            <w:szCs w:val="15"/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59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command</w:t>
        </w:r>
        <w:proofErr w:type="spellEnd"/>
        <w:r w:rsidRPr="00C22A0B">
          <w:rPr>
            <w:rFonts w:asciiTheme="minorHAnsi" w:hAnsiTheme="minorHAnsi" w:cstheme="minorBidi"/>
            <w:sz w:val="24"/>
            <w:szCs w:val="24"/>
            <w:rPrChange w:id="2660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61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to</w:t>
        </w:r>
        <w:proofErr w:type="spellEnd"/>
        <w:r w:rsidRPr="00C22A0B">
          <w:rPr>
            <w:rFonts w:asciiTheme="minorHAnsi" w:hAnsiTheme="minorHAnsi" w:cstheme="minorBidi"/>
            <w:sz w:val="24"/>
            <w:szCs w:val="24"/>
            <w:rPrChange w:id="2662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63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see</w:t>
        </w:r>
        <w:proofErr w:type="spellEnd"/>
        <w:r w:rsidRPr="00C22A0B">
          <w:rPr>
            <w:rFonts w:asciiTheme="minorHAnsi" w:hAnsiTheme="minorHAnsi" w:cstheme="minorBidi"/>
            <w:sz w:val="24"/>
            <w:szCs w:val="24"/>
            <w:rPrChange w:id="2664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65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if</w:t>
        </w:r>
        <w:proofErr w:type="spellEnd"/>
        <w:r w:rsidRPr="00C22A0B">
          <w:rPr>
            <w:rFonts w:asciiTheme="minorHAnsi" w:hAnsiTheme="minorHAnsi" w:cstheme="minorBidi"/>
            <w:sz w:val="24"/>
            <w:szCs w:val="24"/>
            <w:rPrChange w:id="2666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67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the</w:t>
        </w:r>
        <w:proofErr w:type="spellEnd"/>
        <w:r w:rsidRPr="00C22A0B">
          <w:rPr>
            <w:rFonts w:asciiTheme="minorHAnsi" w:hAnsiTheme="minorHAnsi" w:cstheme="minorBidi"/>
            <w:sz w:val="24"/>
            <w:szCs w:val="24"/>
            <w:rPrChange w:id="2668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69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cloud</w:t>
        </w:r>
        <w:proofErr w:type="spellEnd"/>
        <w:r w:rsidRPr="00C22A0B">
          <w:rPr>
            <w:rFonts w:asciiTheme="minorHAnsi" w:hAnsiTheme="minorHAnsi" w:cstheme="minorBidi"/>
            <w:sz w:val="24"/>
            <w:szCs w:val="24"/>
            <w:rPrChange w:id="2670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71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tier</w:t>
        </w:r>
        <w:proofErr w:type="spellEnd"/>
        <w:r w:rsidRPr="00C22A0B">
          <w:rPr>
            <w:rFonts w:asciiTheme="minorHAnsi" w:hAnsiTheme="minorHAnsi" w:cstheme="minorBidi"/>
            <w:sz w:val="24"/>
            <w:szCs w:val="24"/>
            <w:rPrChange w:id="2672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73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storage</w:t>
        </w:r>
        <w:proofErr w:type="spellEnd"/>
        <w:r w:rsidRPr="00C22A0B">
          <w:rPr>
            <w:rFonts w:asciiTheme="minorHAnsi" w:hAnsiTheme="minorHAnsi" w:cstheme="minorBidi"/>
            <w:sz w:val="24"/>
            <w:szCs w:val="24"/>
            <w:rPrChange w:id="2674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75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deduplication</w:t>
        </w:r>
        <w:proofErr w:type="spellEnd"/>
        <w:r w:rsidRPr="00C22A0B">
          <w:rPr>
            <w:rFonts w:asciiTheme="minorHAnsi" w:hAnsiTheme="minorHAnsi" w:cstheme="minorBidi"/>
            <w:sz w:val="24"/>
            <w:szCs w:val="24"/>
            <w:rPrChange w:id="2676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77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ha</w:t>
        </w:r>
      </w:ins>
      <w:ins w:id="2678" w:author="Adrian Moir (amoir)" w:date="2024-11-13T15:42:00Z" w16du:dateUtc="2024-11-13T15:42:00Z">
        <w:r>
          <w:t>s</w:t>
        </w:r>
      </w:ins>
      <w:proofErr w:type="spellEnd"/>
      <w:ins w:id="2679" w:author="Adrian Moir (amoir)" w:date="2024-11-13T15:38:00Z" w16du:dateUtc="2024-11-13T15:38:00Z">
        <w:r w:rsidRPr="00C22A0B">
          <w:rPr>
            <w:rFonts w:asciiTheme="minorHAnsi" w:hAnsiTheme="minorHAnsi" w:cstheme="minorBidi"/>
            <w:sz w:val="24"/>
            <w:szCs w:val="24"/>
            <w:rPrChange w:id="2680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81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been</w:t>
        </w:r>
        <w:proofErr w:type="spellEnd"/>
        <w:r w:rsidRPr="00C22A0B">
          <w:rPr>
            <w:rFonts w:asciiTheme="minorHAnsi" w:hAnsiTheme="minorHAnsi" w:cstheme="minorBidi"/>
            <w:sz w:val="24"/>
            <w:szCs w:val="24"/>
            <w:rPrChange w:id="2682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 xml:space="preserve"> </w:t>
        </w:r>
        <w:proofErr w:type="spellStart"/>
        <w:r w:rsidRPr="00C22A0B">
          <w:rPr>
            <w:rFonts w:asciiTheme="minorHAnsi" w:hAnsiTheme="minorHAnsi" w:cstheme="minorBidi"/>
            <w:sz w:val="24"/>
            <w:szCs w:val="24"/>
            <w:rPrChange w:id="2683" w:author="Adrian Moir (amoir)" w:date="2024-11-13T15:38:00Z" w16du:dateUtc="2024-11-13T15:38:00Z">
              <w:rPr>
                <w:rFonts w:ascii="Courier New" w:hAnsi="Courier New" w:cs="Courier New"/>
                <w:sz w:val="15"/>
                <w:szCs w:val="15"/>
              </w:rPr>
            </w:rPrChange>
          </w:rPr>
          <w:t>impacted</w:t>
        </w:r>
        <w:proofErr w:type="spellEnd"/>
        <w:r>
          <w:t xml:space="preserve">. </w:t>
        </w:r>
      </w:ins>
    </w:p>
    <w:p w14:paraId="64AF9E60" w14:textId="77777777" w:rsidR="002E0EAC" w:rsidRDefault="002E0EAC">
      <w:pPr>
        <w:ind w:left="720"/>
        <w:rPr>
          <w:ins w:id="2684" w:author="Adrian Moir (amoir)" w:date="2024-11-13T15:36:00Z" w16du:dateUtc="2024-11-13T15:36:00Z"/>
        </w:rPr>
        <w:pPrChange w:id="2685" w:author="Adrian Moir (amoir)" w:date="2024-11-13T15:38:00Z" w16du:dateUtc="2024-11-13T15:38:00Z">
          <w:pPr>
            <w:ind w:firstLine="720"/>
          </w:pPr>
        </w:pPrChange>
      </w:pPr>
      <w:ins w:id="2686" w:author="Adrian Moir (amoir)" w:date="2024-11-13T15:38:00Z" w16du:dateUtc="2024-11-13T15:38:00Z">
        <w:r>
          <w:t xml:space="preserve">Check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following</w:t>
        </w:r>
        <w:proofErr w:type="spellEnd"/>
        <w:r>
          <w:t>.</w:t>
        </w:r>
      </w:ins>
    </w:p>
    <w:p w14:paraId="405BB7EB" w14:textId="77777777" w:rsidR="002E0EAC" w:rsidRDefault="002E0EAC">
      <w:pPr>
        <w:ind w:left="1440"/>
        <w:rPr>
          <w:ins w:id="2687" w:author="Adrian Moir (amoir)" w:date="2024-11-13T15:42:00Z" w16du:dateUtc="2024-11-13T15:42:00Z"/>
        </w:rPr>
        <w:pPrChange w:id="2688" w:author="Adrian Moir (amoir)" w:date="2024-11-13T15:42:00Z" w16du:dateUtc="2024-11-13T15:42:00Z">
          <w:pPr>
            <w:ind w:left="720" w:firstLine="720"/>
          </w:pPr>
        </w:pPrChange>
      </w:pPr>
      <w:proofErr w:type="spellStart"/>
      <w:ins w:id="2689" w:author="Adrian Moir (amoir)" w:date="2024-11-13T15:36:00Z" w16du:dateUtc="2024-11-13T15:36:00Z">
        <w:r>
          <w:t>I</w:t>
        </w:r>
        <w:r w:rsidRPr="009F3301">
          <w:t>f</w:t>
        </w:r>
        <w:proofErr w:type="spellEnd"/>
        <w:r w:rsidRPr="009F3301">
          <w:t xml:space="preserve"> </w:t>
        </w:r>
        <w:proofErr w:type="spellStart"/>
        <w:r w:rsidRPr="009F3301">
          <w:t>the</w:t>
        </w:r>
        <w:proofErr w:type="spellEnd"/>
        <w:r w:rsidRPr="009F3301">
          <w:t xml:space="preserve"> "</w:t>
        </w:r>
        <w:proofErr w:type="spellStart"/>
        <w:r w:rsidRPr="009F3301">
          <w:t>Dedupe</w:t>
        </w:r>
        <w:proofErr w:type="spellEnd"/>
        <w:r w:rsidRPr="009F3301">
          <w:t xml:space="preserve"> </w:t>
        </w:r>
        <w:proofErr w:type="spellStart"/>
        <w:r w:rsidRPr="009F3301">
          <w:t>Savings</w:t>
        </w:r>
        <w:proofErr w:type="spellEnd"/>
        <w:r w:rsidRPr="009F3301">
          <w:t xml:space="preserve">" </w:t>
        </w:r>
        <w:proofErr w:type="spellStart"/>
        <w:r w:rsidRPr="009F3301">
          <w:t>are</w:t>
        </w:r>
        <w:proofErr w:type="spellEnd"/>
        <w:r w:rsidRPr="009F3301">
          <w:t xml:space="preserve"> </w:t>
        </w:r>
        <w:r w:rsidRPr="00ED6353">
          <w:rPr>
            <w:b/>
            <w:bCs/>
            <w:rPrChange w:id="2690" w:author="Adrian Moir (amoir)" w:date="2024-11-13T15:43:00Z" w16du:dateUtc="2024-11-13T15:43:00Z">
              <w:rPr/>
            </w:rPrChange>
          </w:rPr>
          <w:t xml:space="preserve">0 % </w:t>
        </w:r>
        <w:proofErr w:type="spellStart"/>
        <w:r w:rsidRPr="00ED6353">
          <w:rPr>
            <w:b/>
            <w:bCs/>
            <w:rPrChange w:id="2691" w:author="Adrian Moir (amoir)" w:date="2024-11-13T15:43:00Z" w16du:dateUtc="2024-11-13T15:43:00Z">
              <w:rPr/>
            </w:rPrChange>
          </w:rPr>
          <w:t>or</w:t>
        </w:r>
        <w:proofErr w:type="spellEnd"/>
        <w:r w:rsidRPr="00ED6353">
          <w:rPr>
            <w:b/>
            <w:bCs/>
            <w:rPrChange w:id="2692" w:author="Adrian Moir (amoir)" w:date="2024-11-13T15:43:00Z" w16du:dateUtc="2024-11-13T15:43:00Z">
              <w:rPr/>
            </w:rPrChange>
          </w:rPr>
          <w:t xml:space="preserve"> </w:t>
        </w:r>
        <w:proofErr w:type="spellStart"/>
        <w:r w:rsidRPr="00ED6353">
          <w:rPr>
            <w:b/>
            <w:bCs/>
            <w:rPrChange w:id="2693" w:author="Adrian Moir (amoir)" w:date="2024-11-13T15:43:00Z" w16du:dateUtc="2024-11-13T15:43:00Z">
              <w:rPr/>
            </w:rPrChange>
          </w:rPr>
          <w:t>less</w:t>
        </w:r>
        <w:proofErr w:type="spellEnd"/>
        <w:r w:rsidRPr="009F3301">
          <w:t>.  (</w:t>
        </w:r>
        <w:proofErr w:type="spellStart"/>
        <w:r w:rsidRPr="009F3301">
          <w:t>i.e</w:t>
        </w:r>
        <w:proofErr w:type="spellEnd"/>
        <w:r w:rsidRPr="009F3301">
          <w:t xml:space="preserve"> "</w:t>
        </w:r>
        <w:r w:rsidRPr="009F3301">
          <w:rPr>
            <w:b/>
            <w:bCs/>
          </w:rPr>
          <w:t xml:space="preserve">Current </w:t>
        </w:r>
        <w:proofErr w:type="spellStart"/>
        <w:r w:rsidRPr="009F3301">
          <w:rPr>
            <w:b/>
            <w:bCs/>
          </w:rPr>
          <w:t>Bytes</w:t>
        </w:r>
        <w:proofErr w:type="spellEnd"/>
        <w:r w:rsidRPr="009F3301">
          <w:t xml:space="preserve">" </w:t>
        </w:r>
        <w:proofErr w:type="spellStart"/>
        <w:r w:rsidRPr="009F3301">
          <w:t>are</w:t>
        </w:r>
        <w:proofErr w:type="spellEnd"/>
        <w:r w:rsidRPr="009F3301">
          <w:t xml:space="preserve"> </w:t>
        </w:r>
        <w:proofErr w:type="spellStart"/>
        <w:r w:rsidRPr="009F3301">
          <w:t>far</w:t>
        </w:r>
        <w:proofErr w:type="spellEnd"/>
        <w:r w:rsidRPr="009F3301">
          <w:t xml:space="preserve"> </w:t>
        </w:r>
        <w:proofErr w:type="spellStart"/>
        <w:r>
          <w:t>greater</w:t>
        </w:r>
        <w:proofErr w:type="spellEnd"/>
        <w:r>
          <w:t xml:space="preserve"> </w:t>
        </w:r>
        <w:proofErr w:type="spellStart"/>
        <w:r>
          <w:t>than</w:t>
        </w:r>
        <w:proofErr w:type="spellEnd"/>
        <w:r>
          <w:t xml:space="preserve"> </w:t>
        </w:r>
        <w:r w:rsidRPr="009F3301">
          <w:t>"</w:t>
        </w:r>
        <w:r w:rsidRPr="009F3301">
          <w:rPr>
            <w:b/>
            <w:bCs/>
          </w:rPr>
          <w:t xml:space="preserve">Post </w:t>
        </w:r>
        <w:proofErr w:type="spellStart"/>
        <w:r w:rsidRPr="009F3301">
          <w:rPr>
            <w:b/>
            <w:bCs/>
          </w:rPr>
          <w:t>Dedupe</w:t>
        </w:r>
        <w:proofErr w:type="spellEnd"/>
        <w:r w:rsidRPr="009F3301">
          <w:rPr>
            <w:b/>
            <w:bCs/>
          </w:rPr>
          <w:t xml:space="preserve"> </w:t>
        </w:r>
        <w:proofErr w:type="spellStart"/>
        <w:r w:rsidRPr="009F3301">
          <w:rPr>
            <w:b/>
            <w:bCs/>
          </w:rPr>
          <w:t>Bytes</w:t>
        </w:r>
        <w:proofErr w:type="spellEnd"/>
        <w:r w:rsidRPr="009F3301">
          <w:t>")</w:t>
        </w:r>
      </w:ins>
      <w:ins w:id="2694" w:author="Adrian Moir (amoir)" w:date="2024-11-13T15:37:00Z" w16du:dateUtc="2024-11-13T15:37:00Z">
        <w:r>
          <w:t xml:space="preserve"> </w:t>
        </w:r>
      </w:ins>
    </w:p>
    <w:p w14:paraId="19AB938E" w14:textId="77777777" w:rsidR="002E0EAC" w:rsidRDefault="002E0EAC">
      <w:pPr>
        <w:ind w:left="1440"/>
        <w:rPr>
          <w:ins w:id="2695" w:author="Adrian Moir (amoir)" w:date="2024-11-13T15:36:00Z" w16du:dateUtc="2024-11-13T15:36:00Z"/>
        </w:rPr>
        <w:pPrChange w:id="2696" w:author="Adrian Moir (amoir)" w:date="2024-11-13T15:42:00Z" w16du:dateUtc="2024-11-13T15:42:00Z">
          <w:pPr/>
        </w:pPrChange>
      </w:pPr>
      <w:ins w:id="2697" w:author="Adrian Moir (amoir)" w:date="2024-11-13T15:43:00Z" w16du:dateUtc="2024-11-13T15:43:00Z">
        <w:r>
          <w:rPr>
            <w:b/>
            <w:bCs/>
            <w:i/>
            <w:iCs/>
          </w:rPr>
          <w:t>A</w:t>
        </w:r>
      </w:ins>
      <w:ins w:id="2698" w:author="Adrian Moir (amoir)" w:date="2024-11-13T15:36:00Z" w16du:dateUtc="2024-11-13T15:36:00Z">
        <w:r w:rsidRPr="001438FC">
          <w:rPr>
            <w:b/>
            <w:bCs/>
            <w:i/>
            <w:iCs/>
            <w:rPrChange w:id="2699" w:author="Adrian Moir (amoir)" w:date="2024-11-13T15:42:00Z" w16du:dateUtc="2024-11-13T15:42:00Z">
              <w:rPr/>
            </w:rPrChange>
          </w:rPr>
          <w:t>nd</w:t>
        </w:r>
        <w:r w:rsidRPr="009F3301">
          <w:t xml:space="preserve"> </w:t>
        </w:r>
        <w:proofErr w:type="spellStart"/>
        <w:r>
          <w:t>i</w:t>
        </w:r>
        <w:r w:rsidRPr="009F3301">
          <w:t>f</w:t>
        </w:r>
        <w:proofErr w:type="spellEnd"/>
        <w:r w:rsidRPr="009F3301"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 w:rsidRPr="009F3301">
          <w:t>cloud</w:t>
        </w:r>
        <w:proofErr w:type="spellEnd"/>
        <w:r w:rsidRPr="009F3301">
          <w:t xml:space="preserve"> </w:t>
        </w:r>
        <w:proofErr w:type="spellStart"/>
        <w:r w:rsidRPr="009F3301">
          <w:t>cleaner</w:t>
        </w:r>
        <w:proofErr w:type="spellEnd"/>
        <w:r>
          <w:t xml:space="preserve"> </w:t>
        </w:r>
        <w:proofErr w:type="spellStart"/>
        <w:r>
          <w:t>status</w:t>
        </w:r>
        <w:proofErr w:type="spellEnd"/>
        <w:r w:rsidRPr="009F3301">
          <w:t xml:space="preserve"> </w:t>
        </w:r>
        <w:proofErr w:type="spellStart"/>
        <w:r w:rsidRPr="009F3301">
          <w:t>is</w:t>
        </w:r>
        <w:proofErr w:type="spellEnd"/>
        <w:r w:rsidRPr="009F3301">
          <w:t xml:space="preserve"> </w:t>
        </w:r>
      </w:ins>
      <w:ins w:id="2700" w:author="Adrian Moir (amoir)" w:date="2024-11-13T15:43:00Z" w16du:dateUtc="2024-11-13T15:43:00Z">
        <w:r>
          <w:t>“</w:t>
        </w:r>
        <w:proofErr w:type="spellStart"/>
        <w:r>
          <w:rPr>
            <w:b/>
            <w:bCs/>
          </w:rPr>
          <w:t>D</w:t>
        </w:r>
      </w:ins>
      <w:ins w:id="2701" w:author="Adrian Moir (amoir)" w:date="2024-11-13T15:36:00Z" w16du:dateUtc="2024-11-13T15:36:00Z">
        <w:r w:rsidRPr="00ED6353">
          <w:rPr>
            <w:b/>
            <w:bCs/>
            <w:rPrChange w:id="2702" w:author="Adrian Moir (amoir)" w:date="2024-11-13T15:43:00Z" w16du:dateUtc="2024-11-13T15:43:00Z">
              <w:rPr/>
            </w:rPrChange>
          </w:rPr>
          <w:t>one</w:t>
        </w:r>
      </w:ins>
      <w:proofErr w:type="spellEnd"/>
      <w:ins w:id="2703" w:author="Adrian Moir (amoir)" w:date="2024-11-13T15:43:00Z" w16du:dateUtc="2024-11-13T15:43:00Z">
        <w:r>
          <w:t>”</w:t>
        </w:r>
      </w:ins>
      <w:ins w:id="2704" w:author="Adrian Moir (amoir)" w:date="2024-11-13T15:36:00Z" w16du:dateUtc="2024-11-13T15:36:00Z">
        <w:r w:rsidRPr="009F3301">
          <w:t>.  </w:t>
        </w:r>
        <w:proofErr w:type="spellStart"/>
        <w:r>
          <w:t>Then</w:t>
        </w:r>
        <w:proofErr w:type="spellEnd"/>
        <w:r>
          <w:t xml:space="preserve"> </w:t>
        </w:r>
        <w:proofErr w:type="spellStart"/>
        <w:r w:rsidRPr="009F3301">
          <w:t>enable</w:t>
        </w:r>
        <w:proofErr w:type="spellEnd"/>
        <w:r w:rsidRPr="009F3301">
          <w:t xml:space="preserve"> </w:t>
        </w:r>
        <w:proofErr w:type="spellStart"/>
        <w:r w:rsidRPr="009F3301">
          <w:t>cloud</w:t>
        </w:r>
        <w:proofErr w:type="spellEnd"/>
        <w:r w:rsidRPr="009F3301">
          <w:t xml:space="preserve"> </w:t>
        </w:r>
        <w:proofErr w:type="spellStart"/>
        <w:r w:rsidRPr="009F3301">
          <w:t>compaction</w:t>
        </w:r>
        <w:proofErr w:type="spellEnd"/>
        <w:r w:rsidRPr="009F3301">
          <w:t xml:space="preserve"> </w:t>
        </w:r>
        <w:proofErr w:type="spellStart"/>
        <w:r w:rsidRPr="009F3301">
          <w:t>with</w:t>
        </w:r>
        <w:proofErr w:type="spellEnd"/>
        <w:r w:rsidRPr="009F3301">
          <w:t xml:space="preserve"> 10 </w:t>
        </w:r>
        <w:proofErr w:type="spellStart"/>
        <w:r w:rsidRPr="009F3301">
          <w:t>step</w:t>
        </w:r>
        <w:proofErr w:type="spellEnd"/>
        <w:r w:rsidRPr="009F3301">
          <w:t xml:space="preserve"> </w:t>
        </w:r>
        <w:proofErr w:type="spellStart"/>
        <w:r w:rsidRPr="009F3301">
          <w:t>process</w:t>
        </w:r>
        <w:proofErr w:type="spellEnd"/>
        <w:r w:rsidRPr="009F3301">
          <w:t>.</w:t>
        </w:r>
      </w:ins>
    </w:p>
    <w:p w14:paraId="6648789D" w14:textId="77777777" w:rsidR="002E0EAC" w:rsidRDefault="002E0EAC" w:rsidP="002E0EAC">
      <w:pPr>
        <w:ind w:firstLine="720"/>
      </w:pPr>
    </w:p>
    <w:p w14:paraId="05480A90" w14:textId="77777777" w:rsidR="002E0EAC" w:rsidRDefault="002E0EAC" w:rsidP="002E0EAC">
      <w:pPr>
        <w:ind w:left="720"/>
      </w:pPr>
      <w:r>
        <w:t xml:space="preserve">3.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</w:t>
      </w:r>
      <w:proofErr w:type="spellStart"/>
      <w:proofErr w:type="gramStart"/>
      <w:r>
        <w:t>setting</w:t>
      </w:r>
      <w:proofErr w:type="spellEnd"/>
      <w:r>
        <w:t xml:space="preserve">  </w:t>
      </w:r>
      <w:r w:rsidRPr="000A149D">
        <w:rPr>
          <w:rFonts w:ascii="Courier New" w:hAnsi="Courier New" w:cs="Courier New"/>
        </w:rPr>
        <w:t>ENV</w:t>
      </w:r>
      <w:proofErr w:type="gramEnd"/>
      <w:r>
        <w:rPr>
          <w:rFonts w:ascii="Courier New" w:hAnsi="Courier New" w:cs="Courier New"/>
        </w:rPr>
        <w:t>,</w:t>
      </w:r>
      <w:r>
        <w:t xml:space="preserve"> </w:t>
      </w:r>
      <w:proofErr w:type="spellStart"/>
      <w:r>
        <w:t>Cleaner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memory</w:t>
      </w:r>
      <w:proofErr w:type="spellEnd"/>
      <w:r>
        <w:t xml:space="preserve"> -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commentRangeStart w:id="2705"/>
      <w:commentRangeStart w:id="2706"/>
      <w:proofErr w:type="spellStart"/>
      <w:r>
        <w:t>diagnostic</w:t>
      </w:r>
      <w:commentRangeEnd w:id="2705"/>
      <w:proofErr w:type="spellEnd"/>
      <w:r>
        <w:rPr>
          <w:rStyle w:val="CommentReference"/>
        </w:rPr>
        <w:commentReference w:id="2705"/>
      </w:r>
      <w:commentRangeEnd w:id="2706"/>
      <w:r>
        <w:rPr>
          <w:rStyle w:val="CommentReference"/>
        </w:rPr>
        <w:commentReference w:id="2706"/>
      </w:r>
    </w:p>
    <w:p w14:paraId="37C9DC87" w14:textId="77777777" w:rsidR="002E0EAC" w:rsidRDefault="002E0EAC" w:rsidP="002E0EAC">
      <w:pPr>
        <w:ind w:left="720"/>
      </w:pPr>
      <w:r>
        <w:t xml:space="preserve">4. </w:t>
      </w:r>
      <w:proofErr w:type="spellStart"/>
      <w:r>
        <w:t>If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10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dedupe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tier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>.</w:t>
      </w:r>
    </w:p>
    <w:p w14:paraId="561DF2F2" w14:textId="77777777" w:rsidR="002E0EAC" w:rsidRDefault="002E0EAC" w:rsidP="002E0EAC"/>
    <w:p w14:paraId="55FE07D4" w14:textId="77777777" w:rsidR="002E0EAC" w:rsidRPr="00A70342" w:rsidRDefault="002E0EAC">
      <w:pPr>
        <w:pStyle w:val="Heading3"/>
        <w:rPr>
          <w:bCs/>
          <w:sz w:val="28"/>
          <w:szCs w:val="28"/>
        </w:rPr>
        <w:pPrChange w:id="2707" w:author="Adrian Moir (amoir)" w:date="2024-11-19T18:28:00Z" w16du:dateUtc="2024-11-19T18:28:00Z">
          <w:pPr/>
        </w:pPrChange>
      </w:pPr>
      <w:bookmarkStart w:id="2708" w:name="_Toc184641417"/>
      <w:r w:rsidRPr="00A70342">
        <w:rPr>
          <w:b w:val="0"/>
          <w:bCs/>
          <w:sz w:val="28"/>
          <w:szCs w:val="28"/>
          <w:rPrChange w:id="2709" w:author="Adrian Moir (amoir)" w:date="2024-11-13T11:27:00Z" w16du:dateUtc="2024-11-13T11:27:00Z">
            <w:rPr>
              <w:rFonts w:eastAsiaTheme="minorHAnsi" w:cstheme="minorBidi"/>
              <w:b/>
              <w:i/>
              <w:iCs/>
            </w:rPr>
          </w:rPrChange>
        </w:rPr>
        <w:t xml:space="preserve">Ten Step </w:t>
      </w:r>
      <w:proofErr w:type="gramStart"/>
      <w:r w:rsidRPr="00A70342">
        <w:rPr>
          <w:b w:val="0"/>
          <w:bCs/>
          <w:sz w:val="28"/>
          <w:szCs w:val="28"/>
          <w:rPrChange w:id="2710" w:author="Adrian Moir (amoir)" w:date="2024-11-13T11:27:00Z" w16du:dateUtc="2024-11-13T11:27:00Z">
            <w:rPr>
              <w:rFonts w:eastAsiaTheme="minorHAnsi" w:cstheme="minorBidi"/>
              <w:b/>
              <w:i/>
              <w:iCs/>
            </w:rPr>
          </w:rPrChange>
        </w:rPr>
        <w:t>Procedure..</w:t>
      </w:r>
      <w:bookmarkEnd w:id="2708"/>
      <w:proofErr w:type="gramEnd"/>
    </w:p>
    <w:p w14:paraId="0D7F28A9" w14:textId="77777777" w:rsidR="002E0EAC" w:rsidRPr="00EB62E3" w:rsidRDefault="002E0EAC" w:rsidP="002E0EAC">
      <w:pPr>
        <w:ind w:left="720"/>
        <w:rPr>
          <w:rFonts w:ascii="Courier New" w:hAnsi="Courier New" w:cs="Courier New"/>
          <w:sz w:val="20"/>
          <w:szCs w:val="20"/>
        </w:rPr>
      </w:pPr>
      <w:r>
        <w:t xml:space="preserve">1. </w:t>
      </w:r>
      <w:proofErr w:type="spellStart"/>
      <w:r w:rsidRPr="00EB62E3">
        <w:rPr>
          <w:rFonts w:ascii="Courier New" w:hAnsi="Courier New" w:cs="Courier New"/>
          <w:sz w:val="20"/>
          <w:szCs w:val="20"/>
        </w:rPr>
        <w:t>maintenance</w:t>
      </w:r>
      <w:proofErr w:type="spellEnd"/>
      <w:r w:rsidRPr="00EB62E3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EB62E3">
        <w:rPr>
          <w:rFonts w:ascii="Courier New" w:hAnsi="Courier New" w:cs="Courier New"/>
          <w:sz w:val="20"/>
          <w:szCs w:val="20"/>
        </w:rPr>
        <w:t>filesystem</w:t>
      </w:r>
      <w:proofErr w:type="spellEnd"/>
      <w:r w:rsidRPr="00EB62E3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EB62E3">
        <w:rPr>
          <w:rFonts w:ascii="Courier New" w:hAnsi="Courier New" w:cs="Courier New"/>
          <w:sz w:val="20"/>
          <w:szCs w:val="20"/>
        </w:rPr>
        <w:t>start_scan</w:t>
      </w:r>
      <w:proofErr w:type="spellEnd"/>
      <w:r w:rsidRPr="00EB62E3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EB62E3">
        <w:rPr>
          <w:rFonts w:ascii="Courier New" w:hAnsi="Courier New" w:cs="Courier New"/>
          <w:sz w:val="20"/>
          <w:szCs w:val="20"/>
        </w:rPr>
        <w:t>storage_group</w:t>
      </w:r>
      <w:proofErr w:type="spellEnd"/>
      <w:r w:rsidRPr="00EB62E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62E3">
        <w:rPr>
          <w:rFonts w:ascii="Courier New" w:hAnsi="Courier New" w:cs="Courier New"/>
          <w:sz w:val="20"/>
          <w:szCs w:val="20"/>
        </w:rPr>
        <w:t>DefaultCloudTier</w:t>
      </w:r>
      <w:proofErr w:type="spellEnd"/>
      <w:r>
        <w:rPr>
          <w:rFonts w:ascii="Courier New" w:hAnsi="Courier New" w:cs="Courier New"/>
          <w:sz w:val="20"/>
          <w:szCs w:val="20"/>
        </w:rPr>
        <w:br/>
      </w:r>
    </w:p>
    <w:p w14:paraId="62478A4C" w14:textId="77777777" w:rsidR="002E0EAC" w:rsidRDefault="002E0EAC" w:rsidP="002E0EAC">
      <w:pPr>
        <w:ind w:left="720"/>
      </w:pPr>
      <w:r>
        <w:t xml:space="preserve">2. </w:t>
      </w:r>
      <w:proofErr w:type="spellStart"/>
      <w:r>
        <w:t>Once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finishes</w:t>
      </w:r>
      <w:proofErr w:type="spellEnd"/>
      <w:r>
        <w:t xml:space="preserve"> </w:t>
      </w:r>
      <w:proofErr w:type="spellStart"/>
      <w:r>
        <w:t>cleaner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OFSCK, </w:t>
      </w:r>
      <w:proofErr w:type="spellStart"/>
      <w:r>
        <w:t>stop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commentRangeStart w:id="2711"/>
      <w:commentRangeStart w:id="2712"/>
      <w:proofErr w:type="spellStart"/>
      <w:r>
        <w:t>scan</w:t>
      </w:r>
      <w:commentRangeEnd w:id="2711"/>
      <w:proofErr w:type="spellEnd"/>
      <w:r>
        <w:rPr>
          <w:rStyle w:val="CommentReference"/>
        </w:rPr>
        <w:commentReference w:id="2711"/>
      </w:r>
      <w:commentRangeEnd w:id="2712"/>
      <w:r>
        <w:rPr>
          <w:rStyle w:val="CommentReference"/>
        </w:rPr>
        <w:commentReference w:id="2712"/>
      </w:r>
      <w:r>
        <w:t xml:space="preserve">.  </w:t>
      </w:r>
      <w:r>
        <w:br/>
        <w:t>(</w:t>
      </w:r>
      <w:proofErr w:type="spellStart"/>
      <w:r>
        <w:t>monitor</w:t>
      </w:r>
      <w:proofErr w:type="spellEnd"/>
      <w:r>
        <w:t xml:space="preserve"> </w:t>
      </w:r>
      <w:proofErr w:type="spellStart"/>
      <w:r>
        <w:t>scan_status</w:t>
      </w:r>
      <w:proofErr w:type="spellEnd"/>
      <w:r>
        <w:t>).</w:t>
      </w:r>
    </w:p>
    <w:p w14:paraId="6D917A92" w14:textId="77777777" w:rsidR="002E0EAC" w:rsidRPr="00D028B5" w:rsidRDefault="002E0EAC" w:rsidP="002E0EAC">
      <w:pPr>
        <w:ind w:left="720"/>
        <w:rPr>
          <w:i/>
          <w:iCs/>
        </w:rPr>
      </w:pPr>
      <w:r w:rsidRPr="00D028B5">
        <w:rPr>
          <w:i/>
          <w:iCs/>
        </w:rPr>
        <w:t>[</w:t>
      </w:r>
      <w:proofErr w:type="spellStart"/>
      <w:r w:rsidRPr="00D028B5">
        <w:rPr>
          <w:i/>
          <w:iCs/>
        </w:rPr>
        <w:t>These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two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steps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make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sure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cleaner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is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done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and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active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datastores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are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flushed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to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disk</w:t>
      </w:r>
      <w:proofErr w:type="spellEnd"/>
      <w:r w:rsidRPr="00D028B5">
        <w:rPr>
          <w:i/>
          <w:iCs/>
        </w:rPr>
        <w:t xml:space="preserve">, </w:t>
      </w:r>
      <w:proofErr w:type="spellStart"/>
      <w:r w:rsidRPr="00D028B5">
        <w:rPr>
          <w:i/>
          <w:iCs/>
        </w:rPr>
        <w:t>before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we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remove</w:t>
      </w:r>
      <w:proofErr w:type="spellEnd"/>
      <w:r w:rsidRPr="00D028B5">
        <w:rPr>
          <w:i/>
          <w:iCs/>
        </w:rPr>
        <w:t xml:space="preserve">   </w:t>
      </w:r>
      <w:proofErr w:type="spellStart"/>
      <w:r w:rsidRPr="00D028B5">
        <w:rPr>
          <w:i/>
          <w:iCs/>
        </w:rPr>
        <w:t>refcounts</w:t>
      </w:r>
      <w:proofErr w:type="spellEnd"/>
      <w:r w:rsidRPr="00D028B5">
        <w:rPr>
          <w:i/>
          <w:iCs/>
        </w:rPr>
        <w:t>.]</w:t>
      </w:r>
      <w:r>
        <w:rPr>
          <w:i/>
          <w:iCs/>
        </w:rPr>
        <w:br/>
      </w:r>
    </w:p>
    <w:p w14:paraId="011821A3" w14:textId="77777777" w:rsidR="002E0EAC" w:rsidRDefault="002E0EAC" w:rsidP="002E0EAC">
      <w:pPr>
        <w:ind w:firstLine="720"/>
      </w:pPr>
      <w:r>
        <w:t xml:space="preserve">3. 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mkdir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QSdata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refcnt_</w:t>
      </w:r>
      <w:commentRangeStart w:id="2713"/>
      <w:commentRangeStart w:id="2714"/>
      <w:r w:rsidRPr="00687A70">
        <w:rPr>
          <w:rFonts w:ascii="Courier New" w:hAnsi="Courier New" w:cs="Courier New"/>
          <w:sz w:val="20"/>
          <w:szCs w:val="20"/>
        </w:rPr>
        <w:t>backup</w:t>
      </w:r>
      <w:commentRangeEnd w:id="2713"/>
      <w:proofErr w:type="spellEnd"/>
      <w:r>
        <w:rPr>
          <w:rStyle w:val="CommentReference"/>
        </w:rPr>
        <w:commentReference w:id="2713"/>
      </w:r>
      <w:commentRangeEnd w:id="2714"/>
      <w:r>
        <w:rPr>
          <w:rStyle w:val="CommentReference"/>
        </w:rPr>
        <w:commentReference w:id="2714"/>
      </w:r>
      <w:r>
        <w:rPr>
          <w:rFonts w:ascii="Courier New" w:hAnsi="Courier New" w:cs="Courier New"/>
          <w:sz w:val="20"/>
          <w:szCs w:val="20"/>
        </w:rPr>
        <w:br/>
      </w:r>
    </w:p>
    <w:p w14:paraId="15CF2197" w14:textId="77777777" w:rsidR="002E0EAC" w:rsidRDefault="002E0EAC" w:rsidP="002E0EAC">
      <w:pPr>
        <w:ind w:firstLine="720"/>
      </w:pPr>
      <w:r>
        <w:t xml:space="preserve">4.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Pr="00687A7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etc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oca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customer.env</w:t>
      </w:r>
      <w:proofErr w:type="spellEnd"/>
    </w:p>
    <w:p w14:paraId="46485A40" w14:textId="77777777" w:rsidR="002E0EAC" w:rsidRPr="00687A70" w:rsidRDefault="002E0EAC" w:rsidP="002E0EAC">
      <w:pPr>
        <w:ind w:left="720"/>
        <w:rPr>
          <w:rFonts w:ascii="Courier New" w:hAnsi="Courier New" w:cs="Courier New"/>
          <w:sz w:val="20"/>
          <w:szCs w:val="20"/>
        </w:rPr>
      </w:pPr>
      <w:r>
        <w:t xml:space="preserve">   </w:t>
      </w:r>
      <w:r>
        <w:tab/>
      </w:r>
      <w:r>
        <w:tab/>
      </w:r>
      <w:proofErr w:type="spellStart"/>
      <w:r w:rsidRPr="00687A70">
        <w:rPr>
          <w:rFonts w:ascii="Courier New" w:hAnsi="Courier New" w:cs="Courier New"/>
          <w:sz w:val="20"/>
          <w:szCs w:val="20"/>
        </w:rPr>
        <w:t>export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 xml:space="preserve"> PLATFORM_ENABLE_CLOUD_DS_COMPACT=1</w:t>
      </w:r>
    </w:p>
    <w:p w14:paraId="60BB17A9" w14:textId="77777777" w:rsidR="002E0EAC" w:rsidRPr="00687A70" w:rsidRDefault="002E0EAC" w:rsidP="002E0EAC">
      <w:pPr>
        <w:ind w:left="720"/>
        <w:rPr>
          <w:rFonts w:ascii="Courier New" w:hAnsi="Courier New" w:cs="Courier New"/>
          <w:sz w:val="20"/>
          <w:szCs w:val="20"/>
        </w:rPr>
      </w:pPr>
      <w:r w:rsidRPr="00687A70">
        <w:rPr>
          <w:rFonts w:ascii="Courier New" w:hAnsi="Courier New" w:cs="Courier New"/>
          <w:sz w:val="20"/>
          <w:szCs w:val="20"/>
        </w:rPr>
        <w:t xml:space="preserve">   </w:t>
      </w:r>
      <w:r w:rsidRPr="00687A70">
        <w:rPr>
          <w:rFonts w:ascii="Courier New" w:hAnsi="Courier New" w:cs="Courier New"/>
          <w:sz w:val="20"/>
          <w:szCs w:val="20"/>
        </w:rPr>
        <w:tab/>
      </w:r>
      <w:r w:rsidRPr="00687A70">
        <w:rPr>
          <w:rFonts w:ascii="Courier New" w:hAnsi="Courier New" w:cs="Courier New"/>
          <w:sz w:val="20"/>
          <w:szCs w:val="20"/>
        </w:rPr>
        <w:tab/>
      </w:r>
      <w:proofErr w:type="spellStart"/>
      <w:r w:rsidRPr="00687A70">
        <w:rPr>
          <w:rFonts w:ascii="Courier New" w:hAnsi="Courier New" w:cs="Courier New"/>
          <w:sz w:val="20"/>
          <w:szCs w:val="20"/>
        </w:rPr>
        <w:t>export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 xml:space="preserve"> PLATFORM_ENABLE_CLOUD_DS_COMPACT_RDWR=1</w:t>
      </w:r>
      <w:r>
        <w:rPr>
          <w:rFonts w:ascii="Courier New" w:hAnsi="Courier New" w:cs="Courier New"/>
          <w:sz w:val="20"/>
          <w:szCs w:val="20"/>
        </w:rPr>
        <w:br/>
      </w:r>
    </w:p>
    <w:p w14:paraId="04879ECA" w14:textId="77777777" w:rsidR="002E0EAC" w:rsidRPr="00687A70" w:rsidRDefault="002E0EAC" w:rsidP="002E0EAC">
      <w:pPr>
        <w:ind w:left="720"/>
        <w:rPr>
          <w:rFonts w:ascii="Courier New" w:hAnsi="Courier New" w:cs="Courier New"/>
          <w:sz w:val="20"/>
          <w:szCs w:val="20"/>
        </w:rPr>
      </w:pPr>
      <w:r>
        <w:t xml:space="preserve">5. 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mv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QSdata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ocaroot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>/3</w:t>
      </w:r>
      <w:proofErr w:type="gramStart"/>
      <w:r w:rsidRPr="00687A70">
        <w:rPr>
          <w:rFonts w:ascii="Courier New" w:hAnsi="Courier New" w:cs="Courier New"/>
          <w:sz w:val="20"/>
          <w:szCs w:val="20"/>
        </w:rPr>
        <w:t>/.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ocarina</w:t>
      </w:r>
      <w:proofErr w:type="gramEnd"/>
      <w:r w:rsidRPr="00687A70">
        <w:rPr>
          <w:rFonts w:ascii="Courier New" w:hAnsi="Courier New" w:cs="Courier New"/>
          <w:sz w:val="20"/>
          <w:szCs w:val="20"/>
        </w:rPr>
        <w:t>_hidden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refcnt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 xml:space="preserve">/  </w:t>
      </w:r>
      <w:r>
        <w:rPr>
          <w:rFonts w:ascii="Courier New" w:hAnsi="Courier New" w:cs="Courier New"/>
          <w:sz w:val="20"/>
          <w:szCs w:val="20"/>
        </w:rPr>
        <w:br/>
      </w:r>
      <w:r w:rsidRPr="00687A7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QSdata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87A70">
        <w:rPr>
          <w:rFonts w:ascii="Courier New" w:hAnsi="Courier New" w:cs="Courier New"/>
          <w:sz w:val="20"/>
          <w:szCs w:val="20"/>
        </w:rPr>
        <w:t>refcnt_backup</w:t>
      </w:r>
      <w:proofErr w:type="spellEnd"/>
      <w:r w:rsidRPr="00687A70">
        <w:rPr>
          <w:rFonts w:ascii="Courier New" w:hAnsi="Courier New" w:cs="Courier New"/>
          <w:sz w:val="20"/>
          <w:szCs w:val="20"/>
        </w:rPr>
        <w:t>/</w:t>
      </w:r>
      <w:r>
        <w:rPr>
          <w:rFonts w:ascii="Courier New" w:hAnsi="Courier New" w:cs="Courier New"/>
          <w:sz w:val="20"/>
          <w:szCs w:val="20"/>
        </w:rPr>
        <w:br/>
      </w:r>
    </w:p>
    <w:p w14:paraId="61E3708A" w14:textId="77777777" w:rsidR="002E0EAC" w:rsidRDefault="002E0EAC" w:rsidP="002E0EAC">
      <w:pPr>
        <w:ind w:firstLine="720"/>
      </w:pPr>
      <w:r>
        <w:t xml:space="preserve">6. </w:t>
      </w:r>
      <w:proofErr w:type="spellStart"/>
      <w:r w:rsidRPr="00660303">
        <w:rPr>
          <w:rFonts w:ascii="Courier New" w:hAnsi="Courier New" w:cs="Courier New"/>
          <w:sz w:val="20"/>
          <w:szCs w:val="20"/>
        </w:rPr>
        <w:t>mkdir</w:t>
      </w:r>
      <w:proofErr w:type="spellEnd"/>
      <w:r w:rsidRPr="00660303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Pr="00660303">
        <w:rPr>
          <w:rFonts w:ascii="Courier New" w:hAnsi="Courier New" w:cs="Courier New"/>
          <w:sz w:val="20"/>
          <w:szCs w:val="20"/>
        </w:rPr>
        <w:t>QSdata</w:t>
      </w:r>
      <w:proofErr w:type="spellEnd"/>
      <w:r w:rsidRPr="0066030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60303">
        <w:rPr>
          <w:rFonts w:ascii="Courier New" w:hAnsi="Courier New" w:cs="Courier New"/>
          <w:sz w:val="20"/>
          <w:szCs w:val="20"/>
        </w:rPr>
        <w:t>ocaroot</w:t>
      </w:r>
      <w:proofErr w:type="spellEnd"/>
      <w:r w:rsidRPr="00660303">
        <w:rPr>
          <w:rFonts w:ascii="Courier New" w:hAnsi="Courier New" w:cs="Courier New"/>
          <w:sz w:val="20"/>
          <w:szCs w:val="20"/>
        </w:rPr>
        <w:t>/3</w:t>
      </w:r>
      <w:proofErr w:type="gramStart"/>
      <w:r w:rsidRPr="00660303">
        <w:rPr>
          <w:rFonts w:ascii="Courier New" w:hAnsi="Courier New" w:cs="Courier New"/>
          <w:sz w:val="20"/>
          <w:szCs w:val="20"/>
        </w:rPr>
        <w:t>/.</w:t>
      </w:r>
      <w:proofErr w:type="spellStart"/>
      <w:r w:rsidRPr="00660303">
        <w:rPr>
          <w:rFonts w:ascii="Courier New" w:hAnsi="Courier New" w:cs="Courier New"/>
          <w:sz w:val="20"/>
          <w:szCs w:val="20"/>
        </w:rPr>
        <w:t>ocarina</w:t>
      </w:r>
      <w:proofErr w:type="gramEnd"/>
      <w:r w:rsidRPr="00660303">
        <w:rPr>
          <w:rFonts w:ascii="Courier New" w:hAnsi="Courier New" w:cs="Courier New"/>
          <w:sz w:val="20"/>
          <w:szCs w:val="20"/>
        </w:rPr>
        <w:t>_hidden</w:t>
      </w:r>
      <w:proofErr w:type="spellEnd"/>
      <w:r w:rsidRPr="0066030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60303">
        <w:rPr>
          <w:rFonts w:ascii="Courier New" w:hAnsi="Courier New" w:cs="Courier New"/>
          <w:sz w:val="20"/>
          <w:szCs w:val="20"/>
        </w:rPr>
        <w:t>refcnt</w:t>
      </w:r>
      <w:proofErr w:type="spellEnd"/>
      <w:r w:rsidRPr="00660303">
        <w:rPr>
          <w:rFonts w:ascii="Courier New" w:hAnsi="Courier New" w:cs="Courier New"/>
          <w:sz w:val="20"/>
          <w:szCs w:val="20"/>
        </w:rPr>
        <w:t>/</w:t>
      </w:r>
      <w:r>
        <w:t xml:space="preserve"> </w:t>
      </w:r>
      <w:r>
        <w:br/>
      </w:r>
    </w:p>
    <w:p w14:paraId="6D615112" w14:textId="77777777" w:rsidR="002E0EAC" w:rsidRPr="00660303" w:rsidRDefault="002E0EAC" w:rsidP="002E0EAC">
      <w:pPr>
        <w:ind w:firstLine="720"/>
        <w:rPr>
          <w:rFonts w:ascii="Courier New" w:hAnsi="Courier New" w:cs="Courier New"/>
          <w:sz w:val="20"/>
          <w:szCs w:val="20"/>
        </w:rPr>
      </w:pPr>
      <w:r>
        <w:t xml:space="preserve">7. </w:t>
      </w:r>
      <w:proofErr w:type="spellStart"/>
      <w:r w:rsidRPr="00660303">
        <w:rPr>
          <w:rFonts w:ascii="Courier New" w:hAnsi="Courier New" w:cs="Courier New"/>
          <w:sz w:val="20"/>
          <w:szCs w:val="20"/>
        </w:rPr>
        <w:t>touch</w:t>
      </w:r>
      <w:proofErr w:type="spellEnd"/>
      <w:r w:rsidRPr="00660303">
        <w:rPr>
          <w:rFonts w:ascii="Courier New" w:hAnsi="Courier New" w:cs="Courier New"/>
          <w:sz w:val="20"/>
          <w:szCs w:val="20"/>
        </w:rPr>
        <w:t xml:space="preserve"> "/</w:t>
      </w:r>
      <w:proofErr w:type="spellStart"/>
      <w:r w:rsidRPr="00660303">
        <w:rPr>
          <w:rFonts w:ascii="Courier New" w:hAnsi="Courier New" w:cs="Courier New"/>
          <w:sz w:val="20"/>
          <w:szCs w:val="20"/>
        </w:rPr>
        <w:t>var</w:t>
      </w:r>
      <w:proofErr w:type="spellEnd"/>
      <w:r w:rsidRPr="0066030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60303">
        <w:rPr>
          <w:rFonts w:ascii="Courier New" w:hAnsi="Courier New" w:cs="Courier New"/>
          <w:sz w:val="20"/>
          <w:szCs w:val="20"/>
        </w:rPr>
        <w:t>ocarina</w:t>
      </w:r>
      <w:proofErr w:type="spellEnd"/>
      <w:r w:rsidRPr="0066030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660303">
        <w:rPr>
          <w:rFonts w:ascii="Courier New" w:hAnsi="Courier New" w:cs="Courier New"/>
          <w:sz w:val="20"/>
          <w:szCs w:val="20"/>
        </w:rPr>
        <w:t>skip_logging</w:t>
      </w:r>
      <w:proofErr w:type="spellEnd"/>
      <w:r w:rsidRPr="00660303">
        <w:rPr>
          <w:rFonts w:ascii="Courier New" w:hAnsi="Courier New" w:cs="Courier New"/>
          <w:sz w:val="20"/>
          <w:szCs w:val="20"/>
        </w:rPr>
        <w:t>”</w:t>
      </w:r>
    </w:p>
    <w:p w14:paraId="497011CE" w14:textId="77777777" w:rsidR="002E0EAC" w:rsidRPr="00D028B5" w:rsidRDefault="002E0EAC" w:rsidP="002E0EAC">
      <w:pPr>
        <w:rPr>
          <w:i/>
          <w:iCs/>
        </w:rPr>
      </w:pPr>
      <w:r>
        <w:t xml:space="preserve">     </w:t>
      </w:r>
      <w:r>
        <w:tab/>
      </w:r>
      <w:r w:rsidRPr="00D028B5">
        <w:rPr>
          <w:i/>
          <w:iCs/>
        </w:rPr>
        <w:t xml:space="preserve">[To </w:t>
      </w:r>
      <w:proofErr w:type="spellStart"/>
      <w:r w:rsidRPr="00D028B5">
        <w:rPr>
          <w:i/>
          <w:iCs/>
        </w:rPr>
        <w:t>avoid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logging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in</w:t>
      </w:r>
      <w:proofErr w:type="spellEnd"/>
      <w:r w:rsidRPr="00D028B5">
        <w:rPr>
          <w:i/>
          <w:iCs/>
        </w:rPr>
        <w:t xml:space="preserve"> ofsck.log – </w:t>
      </w:r>
      <w:proofErr w:type="spellStart"/>
      <w:r w:rsidRPr="00D028B5">
        <w:rPr>
          <w:i/>
          <w:iCs/>
        </w:rPr>
        <w:t>this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improves</w:t>
      </w:r>
      <w:proofErr w:type="spellEnd"/>
      <w:r w:rsidRPr="00D028B5">
        <w:rPr>
          <w:i/>
          <w:iCs/>
        </w:rPr>
        <w:t xml:space="preserve"> </w:t>
      </w:r>
      <w:proofErr w:type="spellStart"/>
      <w:r w:rsidRPr="00D028B5">
        <w:rPr>
          <w:i/>
          <w:iCs/>
        </w:rPr>
        <w:t>speed</w:t>
      </w:r>
      <w:proofErr w:type="spellEnd"/>
      <w:r w:rsidRPr="00D028B5">
        <w:rPr>
          <w:i/>
          <w:iCs/>
        </w:rPr>
        <w:t>]</w:t>
      </w:r>
      <w:r>
        <w:rPr>
          <w:i/>
          <w:iCs/>
        </w:rPr>
        <w:br/>
      </w:r>
    </w:p>
    <w:p w14:paraId="6B67E5D3" w14:textId="77777777" w:rsidR="002E0EAC" w:rsidRDefault="002E0EAC" w:rsidP="002E0EAC">
      <w:pPr>
        <w:ind w:left="720"/>
      </w:pPr>
      <w:r>
        <w:t xml:space="preserve">8. </w:t>
      </w:r>
      <w:proofErr w:type="spellStart"/>
      <w:r w:rsidRPr="00CC6A03">
        <w:rPr>
          <w:rFonts w:ascii="Courier New" w:hAnsi="Courier New" w:cs="Courier New"/>
          <w:sz w:val="20"/>
          <w:szCs w:val="20"/>
        </w:rPr>
        <w:t>kill</w:t>
      </w:r>
      <w:proofErr w:type="spellEnd"/>
      <w:r w:rsidRPr="00CC6A03">
        <w:rPr>
          <w:rFonts w:ascii="Courier New" w:hAnsi="Courier New" w:cs="Courier New"/>
          <w:sz w:val="20"/>
          <w:szCs w:val="20"/>
        </w:rPr>
        <w:t xml:space="preserve"> -CONT $(</w:t>
      </w:r>
      <w:proofErr w:type="spellStart"/>
      <w:r w:rsidRPr="00CC6A03">
        <w:rPr>
          <w:rFonts w:ascii="Courier New" w:hAnsi="Courier New" w:cs="Courier New"/>
          <w:sz w:val="20"/>
          <w:szCs w:val="20"/>
        </w:rPr>
        <w:t>pid</w:t>
      </w:r>
      <w:proofErr w:type="spellEnd"/>
      <w:ins w:id="2715" w:author="Adrian Moir (amoir)" w:date="2024-11-14T15:08:00Z" w16du:dateUtc="2024-11-14T15:08:00Z">
        <w:r>
          <w:rPr>
            <w:rFonts w:ascii="Courier New" w:hAnsi="Courier New" w:cs="Courier New"/>
            <w:sz w:val="20"/>
            <w:szCs w:val="20"/>
          </w:rPr>
          <w:t xml:space="preserve"> </w:t>
        </w:r>
      </w:ins>
      <w:proofErr w:type="spellStart"/>
      <w:r w:rsidRPr="00CC6A03">
        <w:rPr>
          <w:rFonts w:ascii="Courier New" w:hAnsi="Courier New" w:cs="Courier New"/>
          <w:sz w:val="20"/>
          <w:szCs w:val="20"/>
        </w:rPr>
        <w:t>of</w:t>
      </w:r>
      <w:proofErr w:type="spellEnd"/>
      <w:r w:rsidRPr="00CC6A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6A03">
        <w:rPr>
          <w:rFonts w:ascii="Courier New" w:hAnsi="Courier New" w:cs="Courier New"/>
          <w:sz w:val="20"/>
          <w:szCs w:val="20"/>
        </w:rPr>
        <w:t>ocafsd</w:t>
      </w:r>
      <w:proofErr w:type="spellEnd"/>
      <w:proofErr w:type="gramStart"/>
      <w:r w:rsidRPr="00CC6A03">
        <w:rPr>
          <w:rFonts w:ascii="Courier New" w:hAnsi="Courier New" w:cs="Courier New"/>
          <w:sz w:val="20"/>
          <w:szCs w:val="20"/>
        </w:rPr>
        <w:t xml:space="preserve">);  </w:t>
      </w:r>
      <w:proofErr w:type="spellStart"/>
      <w:r w:rsidRPr="00CC6A03">
        <w:rPr>
          <w:rFonts w:ascii="Courier New" w:hAnsi="Courier New" w:cs="Courier New"/>
          <w:sz w:val="20"/>
          <w:szCs w:val="20"/>
        </w:rPr>
        <w:t>maintenance</w:t>
      </w:r>
      <w:proofErr w:type="spellEnd"/>
      <w:proofErr w:type="gramEnd"/>
      <w:r w:rsidRPr="00CC6A03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CC6A03">
        <w:rPr>
          <w:rFonts w:ascii="Courier New" w:hAnsi="Courier New" w:cs="Courier New"/>
          <w:sz w:val="20"/>
          <w:szCs w:val="20"/>
        </w:rPr>
        <w:t>filesystem</w:t>
      </w:r>
      <w:proofErr w:type="spellEnd"/>
      <w:r w:rsidRPr="00CC6A03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CC6A03">
        <w:rPr>
          <w:rFonts w:ascii="Courier New" w:hAnsi="Courier New" w:cs="Courier New"/>
          <w:sz w:val="20"/>
          <w:szCs w:val="20"/>
        </w:rPr>
        <w:t>start_scan</w:t>
      </w:r>
      <w:proofErr w:type="spellEnd"/>
      <w:r w:rsidRPr="00CC6A03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CC6A03">
        <w:rPr>
          <w:rFonts w:ascii="Courier New" w:hAnsi="Courier New" w:cs="Courier New"/>
          <w:sz w:val="20"/>
          <w:szCs w:val="20"/>
        </w:rPr>
        <w:t>storage_group</w:t>
      </w:r>
      <w:proofErr w:type="spellEnd"/>
      <w:r w:rsidRPr="00CC6A0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CC6A03">
        <w:rPr>
          <w:rFonts w:ascii="Courier New" w:hAnsi="Courier New" w:cs="Courier New"/>
          <w:sz w:val="20"/>
          <w:szCs w:val="20"/>
        </w:rPr>
        <w:t>DefaultCloudTier</w:t>
      </w:r>
      <w:proofErr w:type="spellEnd"/>
      <w:r>
        <w:t xml:space="preserve">      </w:t>
      </w:r>
    </w:p>
    <w:p w14:paraId="0BE8AF44" w14:textId="77777777" w:rsidR="002E0EAC" w:rsidRPr="00DB630B" w:rsidRDefault="002E0EAC" w:rsidP="002E0EAC">
      <w:pPr>
        <w:rPr>
          <w:i/>
          <w:iCs/>
        </w:rPr>
      </w:pPr>
      <w:r>
        <w:t xml:space="preserve">     </w:t>
      </w:r>
      <w:r>
        <w:tab/>
      </w:r>
      <w:r w:rsidRPr="005551C5">
        <w:rPr>
          <w:i/>
          <w:iCs/>
        </w:rPr>
        <w:t>[</w:t>
      </w:r>
      <w:proofErr w:type="spellStart"/>
      <w:r w:rsidRPr="005551C5">
        <w:rPr>
          <w:i/>
          <w:iCs/>
        </w:rPr>
        <w:t>single</w:t>
      </w:r>
      <w:proofErr w:type="spellEnd"/>
      <w:r w:rsidRPr="005551C5">
        <w:rPr>
          <w:i/>
          <w:iCs/>
        </w:rPr>
        <w:t xml:space="preserve"> </w:t>
      </w:r>
      <w:proofErr w:type="spellStart"/>
      <w:r w:rsidRPr="005551C5">
        <w:rPr>
          <w:i/>
          <w:iCs/>
        </w:rPr>
        <w:t>command</w:t>
      </w:r>
      <w:proofErr w:type="spellEnd"/>
      <w:r w:rsidRPr="005551C5">
        <w:rPr>
          <w:i/>
          <w:iCs/>
        </w:rPr>
        <w:t xml:space="preserve">, </w:t>
      </w:r>
      <w:proofErr w:type="spellStart"/>
      <w:r w:rsidRPr="005551C5">
        <w:rPr>
          <w:i/>
          <w:iCs/>
        </w:rPr>
        <w:t>as</w:t>
      </w:r>
      <w:proofErr w:type="spellEnd"/>
      <w:r w:rsidRPr="005551C5">
        <w:rPr>
          <w:i/>
          <w:iCs/>
        </w:rPr>
        <w:t xml:space="preserve"> </w:t>
      </w:r>
      <w:proofErr w:type="spellStart"/>
      <w:r w:rsidRPr="005551C5">
        <w:rPr>
          <w:i/>
          <w:iCs/>
        </w:rPr>
        <w:t>we</w:t>
      </w:r>
      <w:proofErr w:type="spellEnd"/>
      <w:r w:rsidRPr="005551C5">
        <w:rPr>
          <w:i/>
          <w:iCs/>
        </w:rPr>
        <w:t xml:space="preserve"> </w:t>
      </w:r>
      <w:proofErr w:type="spellStart"/>
      <w:r w:rsidRPr="005551C5">
        <w:rPr>
          <w:i/>
          <w:iCs/>
        </w:rPr>
        <w:t>need</w:t>
      </w:r>
      <w:proofErr w:type="spellEnd"/>
      <w:r w:rsidRPr="005551C5">
        <w:rPr>
          <w:i/>
          <w:iCs/>
        </w:rPr>
        <w:t xml:space="preserve"> </w:t>
      </w:r>
      <w:proofErr w:type="spellStart"/>
      <w:r w:rsidRPr="005551C5">
        <w:rPr>
          <w:i/>
          <w:iCs/>
        </w:rPr>
        <w:t>to</w:t>
      </w:r>
      <w:proofErr w:type="spellEnd"/>
      <w:r w:rsidRPr="005551C5">
        <w:rPr>
          <w:i/>
          <w:iCs/>
        </w:rPr>
        <w:t xml:space="preserve"> </w:t>
      </w:r>
      <w:proofErr w:type="spellStart"/>
      <w:r w:rsidRPr="005551C5">
        <w:rPr>
          <w:i/>
          <w:iCs/>
        </w:rPr>
        <w:t>start</w:t>
      </w:r>
      <w:proofErr w:type="spellEnd"/>
      <w:r w:rsidRPr="005551C5">
        <w:rPr>
          <w:i/>
          <w:iCs/>
        </w:rPr>
        <w:t xml:space="preserve"> </w:t>
      </w:r>
      <w:proofErr w:type="spellStart"/>
      <w:r w:rsidRPr="005551C5">
        <w:rPr>
          <w:i/>
          <w:iCs/>
        </w:rPr>
        <w:t>scan</w:t>
      </w:r>
      <w:proofErr w:type="spellEnd"/>
      <w:r w:rsidRPr="005551C5">
        <w:rPr>
          <w:i/>
          <w:iCs/>
        </w:rPr>
        <w:t xml:space="preserve"> </w:t>
      </w:r>
      <w:proofErr w:type="spellStart"/>
      <w:r w:rsidRPr="005551C5">
        <w:rPr>
          <w:i/>
          <w:iCs/>
        </w:rPr>
        <w:t>immediately</w:t>
      </w:r>
      <w:proofErr w:type="spellEnd"/>
      <w:r w:rsidRPr="005551C5">
        <w:rPr>
          <w:i/>
          <w:iCs/>
        </w:rPr>
        <w:t xml:space="preserve"> </w:t>
      </w:r>
      <w:proofErr w:type="spellStart"/>
      <w:r w:rsidRPr="005551C5">
        <w:rPr>
          <w:i/>
          <w:iCs/>
        </w:rPr>
        <w:t>after</w:t>
      </w:r>
      <w:proofErr w:type="spellEnd"/>
      <w:r>
        <w:t xml:space="preserve"> </w:t>
      </w:r>
      <w:r w:rsidRPr="00AD7B7E">
        <w:rPr>
          <w:rFonts w:ascii="Courier New" w:hAnsi="Courier New" w:cs="Courier New"/>
          <w:sz w:val="20"/>
          <w:szCs w:val="20"/>
        </w:rPr>
        <w:t>CONT</w:t>
      </w:r>
      <w:r>
        <w:rPr>
          <w:rFonts w:ascii="Courier New" w:hAnsi="Courier New" w:cs="Courier New"/>
          <w:i/>
          <w:iCs/>
          <w:sz w:val="20"/>
          <w:szCs w:val="20"/>
        </w:rPr>
        <w:t>]</w:t>
      </w:r>
      <w:r>
        <w:rPr>
          <w:rFonts w:ascii="Courier New" w:hAnsi="Courier New" w:cs="Courier New"/>
          <w:i/>
          <w:iCs/>
          <w:sz w:val="20"/>
          <w:szCs w:val="20"/>
        </w:rPr>
        <w:br/>
      </w:r>
    </w:p>
    <w:p w14:paraId="78986E7C" w14:textId="77777777" w:rsidR="002E0EAC" w:rsidRDefault="002E0EAC" w:rsidP="002E0EAC">
      <w:pPr>
        <w:ind w:firstLine="720"/>
      </w:pPr>
      <w:r>
        <w:t xml:space="preserve">9.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ofsck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finish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commentRangeStart w:id="2716"/>
      <w:commentRangeStart w:id="2717"/>
      <w:proofErr w:type="spellStart"/>
      <w:r>
        <w:t>repair</w:t>
      </w:r>
      <w:commentRangeEnd w:id="2716"/>
      <w:proofErr w:type="spellEnd"/>
      <w:r>
        <w:rPr>
          <w:rStyle w:val="CommentReference"/>
        </w:rPr>
        <w:commentReference w:id="2716"/>
      </w:r>
      <w:commentRangeEnd w:id="2717"/>
      <w:r>
        <w:rPr>
          <w:rStyle w:val="CommentReference"/>
        </w:rPr>
        <w:commentReference w:id="2717"/>
      </w:r>
      <w:r>
        <w:t>.</w:t>
      </w:r>
      <w:r>
        <w:br/>
      </w:r>
    </w:p>
    <w:p w14:paraId="4722FDC7" w14:textId="77777777" w:rsidR="00EF4453" w:rsidRDefault="002E0EAC" w:rsidP="00EF4453">
      <w:pPr>
        <w:ind w:firstLine="720"/>
        <w:rPr>
          <w:rFonts w:ascii="Courier New" w:hAnsi="Courier New" w:cs="Courier New"/>
          <w:sz w:val="20"/>
          <w:szCs w:val="20"/>
          <w:lang w:val="en-GB"/>
        </w:rPr>
      </w:pPr>
      <w:r>
        <w:t xml:space="preserve">10.  </w:t>
      </w:r>
      <w:proofErr w:type="spellStart"/>
      <w:r w:rsidRPr="008C32DE">
        <w:rPr>
          <w:rFonts w:ascii="Courier New" w:hAnsi="Courier New" w:cs="Courier New"/>
          <w:sz w:val="20"/>
          <w:szCs w:val="20"/>
        </w:rPr>
        <w:t>maintenance</w:t>
      </w:r>
      <w:proofErr w:type="spellEnd"/>
      <w:r w:rsidRPr="008C32DE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8C32DE">
        <w:rPr>
          <w:rFonts w:ascii="Courier New" w:hAnsi="Courier New" w:cs="Courier New"/>
          <w:sz w:val="20"/>
          <w:szCs w:val="20"/>
        </w:rPr>
        <w:t>filesystem</w:t>
      </w:r>
      <w:proofErr w:type="spellEnd"/>
      <w:r w:rsidRPr="008C32DE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8C32DE">
        <w:rPr>
          <w:rFonts w:ascii="Courier New" w:hAnsi="Courier New" w:cs="Courier New"/>
          <w:sz w:val="20"/>
          <w:szCs w:val="20"/>
        </w:rPr>
        <w:t>repair_now</w:t>
      </w:r>
      <w:proofErr w:type="spellEnd"/>
    </w:p>
    <w:p w14:paraId="40D2113B" w14:textId="77777777" w:rsidR="00EF4453" w:rsidRDefault="00EF4453">
      <w:pPr>
        <w:tabs>
          <w:tab w:val="clear" w:pos="576"/>
        </w:tabs>
        <w:rPr>
          <w:rFonts w:ascii="Courier New" w:hAnsi="Courier New" w:cs="Courier New"/>
          <w:sz w:val="20"/>
          <w:szCs w:val="20"/>
          <w:lang w:val="en-GB"/>
        </w:rPr>
      </w:pPr>
      <w:r>
        <w:rPr>
          <w:rFonts w:ascii="Courier New" w:hAnsi="Courier New" w:cs="Courier New"/>
          <w:sz w:val="20"/>
          <w:szCs w:val="20"/>
          <w:lang w:val="en-GB"/>
        </w:rPr>
        <w:br w:type="page"/>
      </w:r>
    </w:p>
    <w:p w14:paraId="329927FB" w14:textId="246E918A" w:rsidR="002E0EAC" w:rsidRPr="00EF4453" w:rsidRDefault="002E0EAC">
      <w:pPr>
        <w:pStyle w:val="Heading2"/>
        <w:rPr>
          <w:rFonts w:ascii="Courier New" w:hAnsi="Courier New" w:cs="Courier New"/>
          <w:sz w:val="32"/>
          <w:szCs w:val="32"/>
        </w:rPr>
        <w:pPrChange w:id="2718" w:author="Adrian Moir (amoir)" w:date="2024-11-19T18:28:00Z" w16du:dateUtc="2024-11-19T18:28:00Z">
          <w:pPr>
            <w:pStyle w:val="Heading3"/>
          </w:pPr>
        </w:pPrChange>
      </w:pPr>
      <w:bookmarkStart w:id="2719" w:name="_Toc184641418"/>
      <w:r w:rsidRPr="00EF4453">
        <w:rPr>
          <w:sz w:val="32"/>
          <w:szCs w:val="32"/>
        </w:rPr>
        <w:lastRenderedPageBreak/>
        <w:t>Appendix B</w:t>
      </w:r>
      <w:bookmarkEnd w:id="2719"/>
    </w:p>
    <w:p w14:paraId="389F8673" w14:textId="77777777" w:rsidR="002E0EAC" w:rsidRDefault="002E0EAC" w:rsidP="002E0EAC">
      <w:pPr>
        <w:ind w:left="720"/>
      </w:pPr>
      <w:r>
        <w:t xml:space="preserve">List </w:t>
      </w:r>
      <w:proofErr w:type="spellStart"/>
      <w:r>
        <w:t>of</w:t>
      </w:r>
      <w:proofErr w:type="spellEnd"/>
      <w:r>
        <w:t xml:space="preserve"> QoreStor </w:t>
      </w:r>
      <w:proofErr w:type="spellStart"/>
      <w:r>
        <w:t>alerts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. </w:t>
      </w:r>
      <w:proofErr w:type="spellStart"/>
      <w:r>
        <w:t>Items</w:t>
      </w:r>
      <w:proofErr w:type="spellEnd"/>
      <w:r>
        <w:t xml:space="preserve"> </w:t>
      </w:r>
      <w:proofErr w:type="spellStart"/>
      <w:r>
        <w:t>highlighted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pertinent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ins w:id="2720" w:author="Adrian Moir (amoir)" w:date="2024-11-13T15:25:00Z" w16du:dateUtc="2024-11-13T15:25:00Z">
        <w:r>
          <w:t>in</w:t>
        </w:r>
      </w:ins>
      <w:proofErr w:type="spellEnd"/>
      <w:del w:id="2721" w:author="Adrian Moir (amoir)" w:date="2024-11-13T15:25:00Z" w16du:dateUtc="2024-11-13T15:25:00Z">
        <w:r w:rsidDel="00051EC1">
          <w:delText>is in</w:delText>
        </w:r>
      </w:del>
      <w:r>
        <w:t xml:space="preserve"> QoreStor </w:t>
      </w:r>
      <w:proofErr w:type="spellStart"/>
      <w:r>
        <w:t>instances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ins w:id="2722" w:author="Adrian Moir (amoir)" w:date="2024-11-13T15:25:00Z" w16du:dateUtc="2024-11-13T15:25:00Z">
        <w:r>
          <w:t>have</w:t>
        </w:r>
        <w:proofErr w:type="spellEnd"/>
        <w:r>
          <w:t xml:space="preserve"> </w:t>
        </w:r>
      </w:ins>
      <w:proofErr w:type="spellStart"/>
      <w:ins w:id="2723" w:author="Adrian Moir (amoir)" w:date="2024-11-13T15:26:00Z" w16du:dateUtc="2024-11-13T15:26:00Z">
        <w:r>
          <w:t>manifested</w:t>
        </w:r>
        <w:proofErr w:type="spellEnd"/>
        <w:r>
          <w:t xml:space="preserve"> </w:t>
        </w:r>
        <w:proofErr w:type="spellStart"/>
        <w:r>
          <w:t>in</w:t>
        </w:r>
        <w:proofErr w:type="spellEnd"/>
        <w:r>
          <w:t xml:space="preserve"> </w:t>
        </w:r>
        <w:proofErr w:type="spellStart"/>
        <w:r>
          <w:t>systems</w:t>
        </w:r>
        <w:proofErr w:type="spellEnd"/>
        <w:r>
          <w:t xml:space="preserve"> </w:t>
        </w:r>
        <w:proofErr w:type="spellStart"/>
        <w:r>
          <w:t>at</w:t>
        </w:r>
        <w:proofErr w:type="spellEnd"/>
        <w:r>
          <w:t xml:space="preserve"> Cloudwave</w:t>
        </w:r>
      </w:ins>
      <w:del w:id="2724" w:author="Adrian Moir (amoir)" w:date="2024-11-13T15:25:00Z" w16du:dateUtc="2024-11-13T15:25:00Z">
        <w:r w:rsidDel="00051EC1">
          <w:delText>have has issues</w:delText>
        </w:r>
      </w:del>
      <w:r>
        <w:t xml:space="preserve">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capability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arise</w:t>
      </w:r>
      <w:proofErr w:type="spellEnd"/>
      <w:r>
        <w:t xml:space="preserve"> a </w:t>
      </w:r>
      <w:proofErr w:type="spellStart"/>
      <w:r>
        <w:t>notification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administrator</w:t>
      </w:r>
      <w:proofErr w:type="spellEnd"/>
      <w:r>
        <w:t>.</w:t>
      </w:r>
      <w:r>
        <w:br/>
      </w:r>
    </w:p>
    <w:p w14:paraId="5AF5C171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2008:en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:Data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volume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not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present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Check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all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drives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are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inserted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powered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up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Contact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Support.</w:t>
      </w:r>
    </w:p>
    <w:p w14:paraId="210AF9D3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2009:en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:%s Service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failed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start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after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multiple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attempts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Contact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Support.</w:t>
      </w:r>
    </w:p>
    <w:p w14:paraId="3D1ECB1A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2010:en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:%s Service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crashed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multiple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times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Entering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Maintenance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mode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Contact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Support.</w:t>
      </w:r>
    </w:p>
    <w:p w14:paraId="616267CE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2011:en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>:</w:t>
      </w:r>
      <w:r w:rsidRPr="00570AFF">
        <w:rPr>
          <w:rFonts w:ascii="Courier New" w:hAnsi="Courier New" w:cs="Courier New"/>
          <w:sz w:val="12"/>
          <w:szCs w:val="12"/>
          <w:highlight w:val="yellow"/>
        </w:rPr>
        <w:t xml:space="preserve">Insufficient </w:t>
      </w:r>
      <w:proofErr w:type="spellStart"/>
      <w:r w:rsidRPr="00570AFF">
        <w:rPr>
          <w:rFonts w:ascii="Courier New" w:hAnsi="Courier New" w:cs="Courier New"/>
          <w:sz w:val="12"/>
          <w:szCs w:val="12"/>
          <w:highlight w:val="yellow"/>
        </w:rPr>
        <w:t>disk</w:t>
      </w:r>
      <w:proofErr w:type="spellEnd"/>
      <w:r w:rsidRPr="00570AFF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570AFF">
        <w:rPr>
          <w:rFonts w:ascii="Courier New" w:hAnsi="Courier New" w:cs="Courier New"/>
          <w:sz w:val="12"/>
          <w:szCs w:val="12"/>
          <w:highlight w:val="yellow"/>
        </w:rPr>
        <w:t>space</w:t>
      </w:r>
      <w:proofErr w:type="spellEnd"/>
      <w:r w:rsidRPr="00570AFF">
        <w:rPr>
          <w:rFonts w:ascii="Courier New" w:hAnsi="Courier New" w:cs="Courier New"/>
          <w:sz w:val="12"/>
          <w:szCs w:val="12"/>
          <w:highlight w:val="yellow"/>
        </w:rPr>
        <w:t xml:space="preserve">. %s </w:t>
      </w:r>
      <w:proofErr w:type="spellStart"/>
      <w:r w:rsidRPr="00570AFF">
        <w:rPr>
          <w:rFonts w:ascii="Courier New" w:hAnsi="Courier New" w:cs="Courier New"/>
          <w:sz w:val="12"/>
          <w:szCs w:val="12"/>
          <w:highlight w:val="yellow"/>
        </w:rPr>
        <w:t>switched</w:t>
      </w:r>
      <w:proofErr w:type="spellEnd"/>
      <w:r w:rsidRPr="00570AFF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570AFF">
        <w:rPr>
          <w:rFonts w:ascii="Courier New" w:hAnsi="Courier New" w:cs="Courier New"/>
          <w:sz w:val="12"/>
          <w:szCs w:val="12"/>
          <w:highlight w:val="yellow"/>
        </w:rPr>
        <w:t>to</w:t>
      </w:r>
      <w:proofErr w:type="spellEnd"/>
      <w:r w:rsidRPr="00570AFF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570AFF">
        <w:rPr>
          <w:rFonts w:ascii="Courier New" w:hAnsi="Courier New" w:cs="Courier New"/>
          <w:sz w:val="12"/>
          <w:szCs w:val="12"/>
          <w:highlight w:val="yellow"/>
        </w:rPr>
        <w:t>read-only</w:t>
      </w:r>
      <w:proofErr w:type="spellEnd"/>
      <w:r w:rsidRPr="00570AFF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570AFF">
        <w:rPr>
          <w:rFonts w:ascii="Courier New" w:hAnsi="Courier New" w:cs="Courier New"/>
          <w:sz w:val="12"/>
          <w:szCs w:val="12"/>
          <w:highlight w:val="yellow"/>
        </w:rPr>
        <w:t>mode</w:t>
      </w:r>
      <w:proofErr w:type="spellEnd"/>
      <w:r w:rsidRPr="00570AFF">
        <w:rPr>
          <w:rFonts w:ascii="Courier New" w:hAnsi="Courier New" w:cs="Courier New"/>
          <w:sz w:val="12"/>
          <w:szCs w:val="12"/>
          <w:highlight w:val="yellow"/>
        </w:rPr>
        <w:t>.</w:t>
      </w:r>
    </w:p>
    <w:p w14:paraId="17352EFE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2012:en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:Unable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detect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type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Data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Volume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Contact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Support.</w:t>
      </w:r>
    </w:p>
    <w:p w14:paraId="6E5881FD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2013:en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:Unable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detect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type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Namespace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Volume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Contact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Support.</w:t>
      </w:r>
    </w:p>
    <w:p w14:paraId="547FBE32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2014:en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discovered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inconsistencies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report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take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action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43B06499" w14:textId="77777777" w:rsidR="002E0EAC" w:rsidRPr="00310CDA" w:rsidRDefault="002E0EAC" w:rsidP="002E0EAC">
      <w:pPr>
        <w:rPr>
          <w:rFonts w:ascii="Courier New" w:hAnsi="Courier New" w:cs="Courier New"/>
          <w:sz w:val="12"/>
          <w:szCs w:val="12"/>
          <w:highlight w:val="yellow"/>
          <w:rPrChange w:id="2725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2059:en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>:</w:t>
      </w:r>
      <w:r w:rsidRPr="00310CDA">
        <w:rPr>
          <w:rFonts w:ascii="Courier New" w:hAnsi="Courier New" w:cs="Courier New"/>
          <w:sz w:val="12"/>
          <w:szCs w:val="12"/>
          <w:highlight w:val="yellow"/>
          <w:rPrChange w:id="2726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Available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27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space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28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29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at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30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%s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31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scan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32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33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report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34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35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path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36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37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reached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38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39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threshold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40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.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41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Please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42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43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cleanup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44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45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old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46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47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diagnostics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48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49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to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50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51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proceed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52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53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the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54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310CDA">
        <w:rPr>
          <w:rFonts w:ascii="Courier New" w:hAnsi="Courier New" w:cs="Courier New"/>
          <w:sz w:val="12"/>
          <w:szCs w:val="12"/>
          <w:highlight w:val="yellow"/>
          <w:rPrChange w:id="2755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scan</w:t>
      </w:r>
      <w:proofErr w:type="spellEnd"/>
      <w:r w:rsidRPr="00310CDA">
        <w:rPr>
          <w:rFonts w:ascii="Courier New" w:hAnsi="Courier New" w:cs="Courier New"/>
          <w:sz w:val="12"/>
          <w:szCs w:val="12"/>
          <w:highlight w:val="yellow"/>
          <w:rPrChange w:id="2756" w:author="Adrian Moir (amoir)" w:date="2024-11-13T15:20:00Z" w16du:dateUtc="2024-11-13T15:20:00Z">
            <w:rPr>
              <w:rFonts w:ascii="Courier New" w:hAnsi="Courier New" w:cs="Courier New"/>
              <w:sz w:val="12"/>
              <w:szCs w:val="12"/>
            </w:rPr>
          </w:rPrChange>
        </w:rPr>
        <w:t>.</w:t>
      </w:r>
    </w:p>
    <w:p w14:paraId="611012A7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2016:en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>:</w:t>
      </w:r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Storage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usage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approaching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system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capacity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. %s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cleaner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will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be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enabled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outside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of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scheduled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setting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and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performance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impact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may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be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8714E">
        <w:rPr>
          <w:rFonts w:ascii="Courier New" w:hAnsi="Courier New" w:cs="Courier New"/>
          <w:sz w:val="12"/>
          <w:szCs w:val="12"/>
          <w:highlight w:val="yellow"/>
        </w:rPr>
        <w:t>observed</w:t>
      </w:r>
      <w:proofErr w:type="spellEnd"/>
      <w:r w:rsidRPr="00C8714E">
        <w:rPr>
          <w:rFonts w:ascii="Courier New" w:hAnsi="Courier New" w:cs="Courier New"/>
          <w:sz w:val="12"/>
          <w:szCs w:val="12"/>
          <w:highlight w:val="yellow"/>
        </w:rPr>
        <w:t>.</w:t>
      </w:r>
    </w:p>
    <w:p w14:paraId="40A87F0A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2017:en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:Replication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re-sync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cannot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proceed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namespace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depth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reached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maximum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1B1E6B77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2018:en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has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reached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maximum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allowable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File(s)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Directories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limit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new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directory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creation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will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be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denied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cleanup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%s.</w:t>
      </w:r>
    </w:p>
    <w:p w14:paraId="790D7CFC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2019:en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reaching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maximum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allowable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File(s)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Directories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limit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new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directory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creation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will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be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denied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after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limit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reached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cleanup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%s.</w:t>
      </w:r>
    </w:p>
    <w:p w14:paraId="1580B7B3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2020:en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:Replication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encountered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unexpected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error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Contact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support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</w:p>
    <w:p w14:paraId="061413F0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2021:en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:Datacheck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detected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potential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inconsistency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Run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with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data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verification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soon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possible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 ("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maintenance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filesystem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start_scan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verify_data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")</w:t>
      </w:r>
    </w:p>
    <w:p w14:paraId="4B4DA3B8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2028:en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:Datacheck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detected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potential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namespace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inconsistency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Run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soon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possible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 ("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maintenance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filesystem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start_scan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")</w:t>
      </w:r>
    </w:p>
    <w:p w14:paraId="7C8EB942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2036:en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:Datacheck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detected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inconsistency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lsu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image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Run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soon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possible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 ("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maintenance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filesystem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start_scan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verify_rda_metadata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")</w:t>
      </w:r>
    </w:p>
    <w:p w14:paraId="0A661D01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2037:en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:Datacheck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detected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potential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corrupt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lsu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info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Run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soon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possible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 ("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maintenance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filesystem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start_scan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verify_rda_metadata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")</w:t>
      </w:r>
    </w:p>
    <w:p w14:paraId="0A7364CA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2023:en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name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space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partition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has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reached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maximum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allowable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limits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delete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old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unused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(s)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disable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replication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(s).</w:t>
      </w:r>
    </w:p>
    <w:p w14:paraId="07EE606B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2024:en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name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space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partition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reaching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maximum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allowable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limits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new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replication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resynch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(s)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will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be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stopped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5EF5A3D7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2025:en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:One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more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software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package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incompatible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upgrade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appliance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rectify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issue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109B4713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2026:en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volume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has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become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in-active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call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Support,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fix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issue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300260D2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2027:en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:%s Service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response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time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exceeded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max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threshold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6649259D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2030:en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:An OST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container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quota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exceeded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Check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event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container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1F34E343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2034:en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>:</w:t>
      </w:r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System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has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a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huge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backlog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of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book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keeping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work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. %s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cleaner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will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be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enabled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outside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of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schedule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setting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and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performance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impact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will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be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observed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>.</w:t>
      </w:r>
    </w:p>
    <w:p w14:paraId="4AFF320B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2035:en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:System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clock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has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drifted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more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24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hours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from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last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start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your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clock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settings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reboot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3B2FAC62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2038:en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:Replication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disconnected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one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more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containers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event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log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replication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stats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2EF50405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2039:en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:One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more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replication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target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systems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are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running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low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space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event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log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replication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stats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08A7F42F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75924">
        <w:rPr>
          <w:rFonts w:ascii="Courier New" w:hAnsi="Courier New" w:cs="Courier New"/>
          <w:sz w:val="12"/>
          <w:szCs w:val="12"/>
          <w:highlight w:val="yellow"/>
        </w:rPr>
        <w:t>2040:en</w:t>
      </w:r>
      <w:proofErr w:type="gram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:%s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scan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completed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with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no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inconsistencies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.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Switching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back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to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operational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F75924">
        <w:rPr>
          <w:rFonts w:ascii="Courier New" w:hAnsi="Courier New" w:cs="Courier New"/>
          <w:sz w:val="12"/>
          <w:szCs w:val="12"/>
          <w:highlight w:val="yellow"/>
        </w:rPr>
        <w:t>mode</w:t>
      </w:r>
      <w:proofErr w:type="spellEnd"/>
      <w:r w:rsidRPr="00F75924">
        <w:rPr>
          <w:rFonts w:ascii="Courier New" w:hAnsi="Courier New" w:cs="Courier New"/>
          <w:sz w:val="12"/>
          <w:szCs w:val="12"/>
          <w:highlight w:val="yellow"/>
        </w:rPr>
        <w:t>.</w:t>
      </w:r>
    </w:p>
    <w:p w14:paraId="2E4F63AD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2041:en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:Replication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detected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potential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inconsistency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Run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filesystem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with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data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verification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soon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possible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 ("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maintenance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filesystem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start_scan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verify_data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")</w:t>
      </w:r>
    </w:p>
    <w:p w14:paraId="36AFAAF5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2042:en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:Seeding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device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became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full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add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new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device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continue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0C3E3AF2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2043:en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:Seeding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cannot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contact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target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device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Check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make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sure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that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target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device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available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write-enabled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remove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re-add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target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device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4A680365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2044:en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:Seeding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process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complete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13571D59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2045:en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:System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has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reached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space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full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condition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seeding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will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be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stopped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100DA924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2046:en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:Seeding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failed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create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Zero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log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entries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switch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maintenance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mode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correct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issue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771E7A54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2047:en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:Found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corrupted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stream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seeding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device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This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error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will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be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rectified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during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replication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resync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done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on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this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seed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data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6747E7D1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2048:en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:Seeding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device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metadata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info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file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missing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unable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import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4C952E24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2049:en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:Seeding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device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mount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not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accessible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12180687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2050:en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:Seeding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export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paused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device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contains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data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from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another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seeding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job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Cleanup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the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device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and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re-add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to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continue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seeding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3EBF2EA7" w14:textId="77777777" w:rsidR="002E0EAC" w:rsidRPr="0072358D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72358D">
        <w:rPr>
          <w:rFonts w:ascii="Courier New" w:hAnsi="Courier New" w:cs="Courier New"/>
          <w:sz w:val="12"/>
          <w:szCs w:val="12"/>
        </w:rPr>
        <w:t>2051:en</w:t>
      </w:r>
      <w:proofErr w:type="gramEnd"/>
      <w:r w:rsidRPr="0072358D">
        <w:rPr>
          <w:rFonts w:ascii="Courier New" w:hAnsi="Courier New" w:cs="Courier New"/>
          <w:sz w:val="12"/>
          <w:szCs w:val="12"/>
        </w:rPr>
        <w:t xml:space="preserve">:Seeding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encountered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72358D">
        <w:rPr>
          <w:rFonts w:ascii="Courier New" w:hAnsi="Courier New" w:cs="Courier New"/>
          <w:sz w:val="12"/>
          <w:szCs w:val="12"/>
        </w:rPr>
        <w:t>error</w:t>
      </w:r>
      <w:proofErr w:type="spellEnd"/>
      <w:r w:rsidRPr="0072358D">
        <w:rPr>
          <w:rFonts w:ascii="Courier New" w:hAnsi="Courier New" w:cs="Courier New"/>
          <w:sz w:val="12"/>
          <w:szCs w:val="12"/>
        </w:rPr>
        <w:t>.</w:t>
      </w:r>
    </w:p>
    <w:p w14:paraId="476D8CB1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2052:en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:Unable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decrypt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Seeding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data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that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"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password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"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and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"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encryption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type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"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matches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Seeding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export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job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50BB3BD7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2053:en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:System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diagnostics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partition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is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running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low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space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copy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out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old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diagnostics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bundles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and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delete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for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future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auto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diagnostics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collection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39F38345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2054:en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:Appliance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available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level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is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below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set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threshold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schedule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cleaner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expire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older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backups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4DFFB194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2056:en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:Appliance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available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level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reached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VTL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threshold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unload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all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drives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expire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old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backups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and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schedule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cleaner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Run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"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vtl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set_rw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..."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set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containers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IO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mode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back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Read-Write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654C477E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2055:en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:Primary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Keystore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corruption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detected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Run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scan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with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data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verification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check</w:t>
      </w:r>
      <w:proofErr w:type="spellEnd"/>
    </w:p>
    <w:p w14:paraId="3A5F869D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2057:en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>:</w:t>
      </w:r>
      <w:r w:rsidRPr="00CA4DD8">
        <w:rPr>
          <w:rFonts w:ascii="Courier New" w:hAnsi="Courier New" w:cs="Courier New"/>
          <w:sz w:val="12"/>
          <w:szCs w:val="12"/>
          <w:highlight w:val="yellow"/>
          <w:rPrChange w:id="2757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%s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58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cleaner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59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60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took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61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62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longer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63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64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time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65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66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in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67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68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processing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69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70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the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71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72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phases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73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.</w:t>
      </w:r>
    </w:p>
    <w:p w14:paraId="7DBC06B4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2058:en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>:</w:t>
      </w:r>
      <w:r w:rsidRPr="00CA4DD8">
        <w:rPr>
          <w:rFonts w:ascii="Courier New" w:hAnsi="Courier New" w:cs="Courier New"/>
          <w:sz w:val="12"/>
          <w:szCs w:val="12"/>
          <w:highlight w:val="yellow"/>
          <w:rPrChange w:id="2774" w:author="Adrian Moir (amoir)" w:date="2024-11-13T15:23:00Z" w16du:dateUtc="2024-11-13T15:23:00Z">
            <w:rPr>
              <w:rFonts w:ascii="Courier New" w:hAnsi="Courier New" w:cs="Courier New"/>
              <w:sz w:val="12"/>
              <w:szCs w:val="12"/>
            </w:rPr>
          </w:rPrChange>
        </w:rPr>
        <w:t>%</w:t>
      </w:r>
      <w:r w:rsidRPr="00CA4DD8">
        <w:rPr>
          <w:rFonts w:ascii="Courier New" w:hAnsi="Courier New" w:cs="Courier New"/>
          <w:sz w:val="12"/>
          <w:szCs w:val="12"/>
          <w:highlight w:val="yellow"/>
          <w:rPrChange w:id="2775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s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76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cleaner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77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78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was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79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80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not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81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82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run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83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84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to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85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86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complete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87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88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all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89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90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phases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91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92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since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93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94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long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95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 xml:space="preserve"> </w:t>
      </w:r>
      <w:proofErr w:type="spellStart"/>
      <w:r w:rsidRPr="00CA4DD8">
        <w:rPr>
          <w:rFonts w:ascii="Courier New" w:hAnsi="Courier New" w:cs="Courier New"/>
          <w:sz w:val="12"/>
          <w:szCs w:val="12"/>
          <w:highlight w:val="yellow"/>
          <w:rPrChange w:id="2796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time</w:t>
      </w:r>
      <w:proofErr w:type="spellEnd"/>
      <w:r w:rsidRPr="00CA4DD8">
        <w:rPr>
          <w:rFonts w:ascii="Courier New" w:hAnsi="Courier New" w:cs="Courier New"/>
          <w:sz w:val="12"/>
          <w:szCs w:val="12"/>
          <w:highlight w:val="yellow"/>
          <w:rPrChange w:id="2797" w:author="Adrian Moir (amoir)" w:date="2024-11-13T15:22:00Z" w16du:dateUtc="2024-11-13T15:22:00Z">
            <w:rPr>
              <w:rFonts w:ascii="Courier New" w:hAnsi="Courier New" w:cs="Courier New"/>
              <w:sz w:val="12"/>
              <w:szCs w:val="12"/>
            </w:rPr>
          </w:rPrChange>
        </w:rPr>
        <w:t>.</w:t>
      </w:r>
      <w:r w:rsidRPr="00FD06F0">
        <w:rPr>
          <w:rFonts w:ascii="Courier New" w:hAnsi="Courier New" w:cs="Courier New"/>
          <w:sz w:val="12"/>
          <w:szCs w:val="12"/>
        </w:rPr>
        <w:t xml:space="preserve"> </w:t>
      </w:r>
    </w:p>
    <w:p w14:paraId="315A2725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2060:en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:One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of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Fiber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Channel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ports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is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not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online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run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"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fc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show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--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target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"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status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of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each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FC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port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6A9C84BD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2061:en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:One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more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groups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are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close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exhausting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their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quota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limit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for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more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119D3FBF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2062:en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:One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more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groups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have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exceeded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their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quota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limit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the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for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more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58A34A3E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2063:en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:Insufficient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disk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space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in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Performance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Tier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. %s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switched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read-only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mode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for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Performance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Tier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containers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0B640DC9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2064:en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:Performance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Tier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Storage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usage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approaching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system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capacity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. %s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cleaner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will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be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enabled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outside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of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scheduled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setting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and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performance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impact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may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be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observed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187182A8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2065:en</w:t>
      </w:r>
      <w:proofErr w:type="gram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:Cloud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Storage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usage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approaching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capacity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. %s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cleaner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will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enabled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outside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of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scheduled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setting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and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performance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impact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may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observed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>.</w:t>
      </w:r>
    </w:p>
    <w:p w14:paraId="55AE2811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2066:en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>:</w:t>
      </w:r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Cloud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Storage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usage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reached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full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capacity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. %s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switching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to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read-only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mode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containers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>.</w:t>
      </w:r>
    </w:p>
    <w:p w14:paraId="1544077E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2067:en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:Unable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Bind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standard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NFS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ports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. Check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and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stop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nfs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server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6DE03527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2068:en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 xml:space="preserve">:Unable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Bind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to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standard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NFS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ports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. Check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and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stop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nfs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FD06F0">
        <w:rPr>
          <w:rFonts w:ascii="Courier New" w:hAnsi="Courier New" w:cs="Courier New"/>
          <w:sz w:val="12"/>
          <w:szCs w:val="12"/>
        </w:rPr>
        <w:t>server</w:t>
      </w:r>
      <w:proofErr w:type="spellEnd"/>
      <w:r w:rsidRPr="00FD06F0">
        <w:rPr>
          <w:rFonts w:ascii="Courier New" w:hAnsi="Courier New" w:cs="Courier New"/>
          <w:sz w:val="12"/>
          <w:szCs w:val="12"/>
        </w:rPr>
        <w:t>.</w:t>
      </w:r>
    </w:p>
    <w:p w14:paraId="4D6404D7" w14:textId="77777777" w:rsidR="002E0EAC" w:rsidRPr="00FD06F0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FD06F0">
        <w:rPr>
          <w:rFonts w:ascii="Courier New" w:hAnsi="Courier New" w:cs="Courier New"/>
          <w:sz w:val="12"/>
          <w:szCs w:val="12"/>
        </w:rPr>
        <w:t>2069:en</w:t>
      </w:r>
      <w:proofErr w:type="gramEnd"/>
      <w:r w:rsidRPr="00FD06F0">
        <w:rPr>
          <w:rFonts w:ascii="Courier New" w:hAnsi="Courier New" w:cs="Courier New"/>
          <w:sz w:val="12"/>
          <w:szCs w:val="12"/>
        </w:rPr>
        <w:t>:</w:t>
      </w:r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One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or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more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(s)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are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marked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offline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as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reachable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. Check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of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each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There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might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failures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in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reading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data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in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>.</w:t>
      </w:r>
    </w:p>
    <w:p w14:paraId="111A86B2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2070:en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:%s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Disaster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recovery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requested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Switching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to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Disaster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recovery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41AE254B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2071:en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:Object Direct Storage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usage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approaching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capacity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%s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cleaner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will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enabled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outside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of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scheduled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setting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performance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impact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may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observed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50D984CA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2072:en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:Object Direct Storage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usage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reached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full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capacity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%s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switching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to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read-only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mode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Object Direct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containers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43C80B5B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2073:en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:Object Direct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marked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offline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reachable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There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might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failures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reading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data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Object Direct.</w:t>
      </w:r>
    </w:p>
    <w:p w14:paraId="6C6870F5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2170780:en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:%s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disaster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recovery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triggered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7DC24B1B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2074:en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:Cloud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Archive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marked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offline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reachable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There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might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failures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reading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from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Archive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21C83E6D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2075:en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:Archive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Storage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usage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approaching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capacity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%s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cleaner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will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enabled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outside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of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scheduled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setting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performance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impact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may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observed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1A0F9991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2076:en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:Cloud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Archive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Storage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usage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reached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full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capacity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%s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switching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to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read-only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mode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Archive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containers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63830B77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2077:en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:Writing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data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to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object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failed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because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object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space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reached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full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capacity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355BD27C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2078:en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>:</w:t>
      </w:r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Cloud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Tier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for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%s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is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marked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offline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as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Cloud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Storage Service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is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not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reachable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.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There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might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be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failures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in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reading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data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from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Cloud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4C6B17">
        <w:rPr>
          <w:rFonts w:ascii="Courier New" w:hAnsi="Courier New" w:cs="Courier New"/>
          <w:sz w:val="12"/>
          <w:szCs w:val="12"/>
          <w:highlight w:val="yellow"/>
        </w:rPr>
        <w:t>Tier</w:t>
      </w:r>
      <w:proofErr w:type="spellEnd"/>
      <w:r w:rsidRPr="004C6B17">
        <w:rPr>
          <w:rFonts w:ascii="Courier New" w:hAnsi="Courier New" w:cs="Courier New"/>
          <w:sz w:val="12"/>
          <w:szCs w:val="12"/>
          <w:highlight w:val="yellow"/>
        </w:rPr>
        <w:t>.</w:t>
      </w:r>
    </w:p>
    <w:p w14:paraId="1EA6BB5C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2079:en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:Cloud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Archive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%s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marked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offline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Storage Service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reachable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There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might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failures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reading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data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from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Cloud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Archive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Tier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7D6E89DE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2080:en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>:</w:t>
      </w:r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Physical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storage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space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reaching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near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full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capacity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>.</w:t>
      </w:r>
    </w:p>
    <w:p w14:paraId="14ABF480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2081:en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>:</w:t>
      </w:r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One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of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the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dictionaries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full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,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Please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check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events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more</w:t>
      </w:r>
      <w:proofErr w:type="spellEnd"/>
      <w:r w:rsidRPr="00C40EC3">
        <w:rPr>
          <w:rFonts w:ascii="Courier New" w:hAnsi="Courier New" w:cs="Courier New"/>
          <w:sz w:val="12"/>
          <w:szCs w:val="12"/>
          <w:highlight w:val="yellow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  <w:highlight w:val="yellow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23CF86BA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2082:en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:Scan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requested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a Storage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group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Switching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group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to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read-only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access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See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6B705832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2083:en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:Filesystem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did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complete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a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group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contact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Support.</w:t>
      </w:r>
    </w:p>
    <w:p w14:paraId="4FF47312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2084:en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:OS-audit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running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stopped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logging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events</w:t>
      </w:r>
      <w:proofErr w:type="spellEnd"/>
    </w:p>
    <w:p w14:paraId="6FEF4B95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lastRenderedPageBreak/>
        <w:t>2085:en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:Filesystem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did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start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a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group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Storage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group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read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only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mode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contact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Support.</w:t>
      </w:r>
    </w:p>
    <w:p w14:paraId="4A338F5C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2086:en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:Filesystem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checker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did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complete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a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storage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group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contact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Support.</w:t>
      </w:r>
    </w:p>
    <w:p w14:paraId="370F9C68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2087:en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:Anomaly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Detection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service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stopped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contact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Support.</w:t>
      </w:r>
    </w:p>
    <w:p w14:paraId="6CF00F68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2088:en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:OS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Authentication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stats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collection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working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Anomaly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Detection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contact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Support.</w:t>
      </w:r>
    </w:p>
    <w:p w14:paraId="508BE983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2089:en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:Stats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collection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working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Anomaly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Detection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contact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Support.</w:t>
      </w:r>
    </w:p>
    <w:p w14:paraId="228A339D" w14:textId="77777777" w:rsidR="002E0EAC" w:rsidRPr="00C40EC3" w:rsidRDefault="002E0EAC" w:rsidP="002E0EAC">
      <w:pPr>
        <w:rPr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2090:en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:DB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Authentication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issue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stats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collection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and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contact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Quest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Support.</w:t>
      </w:r>
    </w:p>
    <w:p w14:paraId="2AEACC87" w14:textId="77777777" w:rsidR="002E0EAC" w:rsidDel="008D208D" w:rsidRDefault="002E0EAC" w:rsidP="002E0EAC">
      <w:pPr>
        <w:rPr>
          <w:del w:id="2798" w:author="Adrian Moir (amoir)" w:date="2024-11-13T11:28:00Z" w16du:dateUtc="2024-11-13T11:28:00Z"/>
          <w:rFonts w:ascii="Courier New" w:hAnsi="Courier New" w:cs="Courier New"/>
          <w:sz w:val="12"/>
          <w:szCs w:val="12"/>
        </w:rPr>
      </w:pPr>
      <w:proofErr w:type="gramStart"/>
      <w:r w:rsidRPr="00C40EC3">
        <w:rPr>
          <w:rFonts w:ascii="Courier New" w:hAnsi="Courier New" w:cs="Courier New"/>
          <w:sz w:val="12"/>
          <w:szCs w:val="12"/>
        </w:rPr>
        <w:t>2091:en</w:t>
      </w:r>
      <w:proofErr w:type="gramEnd"/>
      <w:r w:rsidRPr="00C40EC3">
        <w:rPr>
          <w:rFonts w:ascii="Courier New" w:hAnsi="Courier New" w:cs="Courier New"/>
          <w:sz w:val="12"/>
          <w:szCs w:val="12"/>
        </w:rPr>
        <w:t xml:space="preserve">:One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more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metadata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objects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could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locked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the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lock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could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not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be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extended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Please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check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the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events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for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more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C40EC3">
        <w:rPr>
          <w:rFonts w:ascii="Courier New" w:hAnsi="Courier New" w:cs="Courier New"/>
          <w:sz w:val="12"/>
          <w:szCs w:val="12"/>
        </w:rPr>
        <w:t>details</w:t>
      </w:r>
      <w:proofErr w:type="spellEnd"/>
      <w:r w:rsidRPr="00C40EC3">
        <w:rPr>
          <w:rFonts w:ascii="Courier New" w:hAnsi="Courier New" w:cs="Courier New"/>
          <w:sz w:val="12"/>
          <w:szCs w:val="12"/>
        </w:rPr>
        <w:t>.</w:t>
      </w:r>
    </w:p>
    <w:p w14:paraId="0CB51D41" w14:textId="77777777" w:rsidR="002E0EAC" w:rsidRPr="00C40EC3" w:rsidRDefault="002E0EAC" w:rsidP="002E0EAC">
      <w:pPr>
        <w:rPr>
          <w:ins w:id="2799" w:author="Adrian Moir (amoir)" w:date="2024-11-14T11:29:00Z" w16du:dateUtc="2024-11-14T11:29:00Z"/>
          <w:rFonts w:ascii="Courier New" w:hAnsi="Courier New" w:cs="Courier New"/>
          <w:sz w:val="12"/>
          <w:szCs w:val="12"/>
        </w:rPr>
      </w:pPr>
    </w:p>
    <w:p w14:paraId="1BBC68F8" w14:textId="369AFE94" w:rsidR="002E0EAC" w:rsidRPr="005506C5" w:rsidDel="00D402F0" w:rsidRDefault="002E0EAC">
      <w:pPr>
        <w:pStyle w:val="Heading2"/>
        <w:rPr>
          <w:del w:id="2800" w:author="Adrian Moir (amoir)" w:date="2024-11-13T11:28:00Z" w16du:dateUtc="2024-11-13T11:28:00Z"/>
        </w:rPr>
        <w:pPrChange w:id="2801" w:author="Adrian Moir (amoir)" w:date="2024-11-19T18:29:00Z" w16du:dateUtc="2024-11-19T18:29:00Z">
          <w:pPr/>
        </w:pPrChange>
      </w:pPr>
      <w:ins w:id="2802" w:author="Adrian Moir (amoir)" w:date="2024-11-14T11:29:00Z" w16du:dateUtc="2024-11-14T11:29:00Z">
        <w:r>
          <w:br w:type="page"/>
        </w:r>
      </w:ins>
    </w:p>
    <w:p w14:paraId="2613AAE4" w14:textId="77777777" w:rsidR="002E0EAC" w:rsidRPr="00551EA5" w:rsidDel="00D402F0" w:rsidRDefault="002E0EAC">
      <w:pPr>
        <w:pStyle w:val="Heading2"/>
        <w:rPr>
          <w:del w:id="2803" w:author="Adrian Moir (amoir)" w:date="2024-11-13T11:28:00Z" w16du:dateUtc="2024-11-13T11:28:00Z"/>
          <w:sz w:val="32"/>
          <w:szCs w:val="32"/>
        </w:rPr>
        <w:pPrChange w:id="2804" w:author="Adrian Moir (amoir)" w:date="2024-11-19T18:29:00Z" w16du:dateUtc="2024-11-19T18:29:00Z">
          <w:pPr/>
        </w:pPrChange>
      </w:pPr>
    </w:p>
    <w:p w14:paraId="5B8FBA87" w14:textId="77777777" w:rsidR="002E0EAC" w:rsidRPr="00551EA5" w:rsidDel="006A7735" w:rsidRDefault="002E0EAC">
      <w:pPr>
        <w:pStyle w:val="Heading2"/>
        <w:rPr>
          <w:del w:id="2805" w:author="Adrian Moir (amoir)" w:date="2024-11-13T11:29:00Z" w16du:dateUtc="2024-11-13T11:29:00Z"/>
          <w:sz w:val="32"/>
          <w:szCs w:val="32"/>
        </w:rPr>
        <w:pPrChange w:id="2806" w:author="Adrian Moir (amoir)" w:date="2024-11-19T18:29:00Z" w16du:dateUtc="2024-11-19T18:29:00Z">
          <w:pPr/>
        </w:pPrChange>
      </w:pPr>
    </w:p>
    <w:p w14:paraId="33F3B4BF" w14:textId="77777777" w:rsidR="002E0EAC" w:rsidRPr="00551EA5" w:rsidDel="008D208D" w:rsidRDefault="002E0EAC">
      <w:pPr>
        <w:pStyle w:val="Heading2"/>
        <w:rPr>
          <w:del w:id="2807" w:author="Adrian Moir (amoir)" w:date="2024-11-14T11:29:00Z" w16du:dateUtc="2024-11-14T11:29:00Z"/>
          <w:sz w:val="32"/>
          <w:szCs w:val="32"/>
        </w:rPr>
        <w:pPrChange w:id="2808" w:author="Adrian Moir (amoir)" w:date="2024-11-19T18:29:00Z" w16du:dateUtc="2024-11-19T18:29:00Z">
          <w:pPr/>
        </w:pPrChange>
      </w:pPr>
    </w:p>
    <w:p w14:paraId="2769C5DA" w14:textId="77777777" w:rsidR="002E0EAC" w:rsidRPr="00551EA5" w:rsidRDefault="002E0EAC">
      <w:pPr>
        <w:pStyle w:val="Heading2"/>
        <w:rPr>
          <w:ins w:id="2809" w:author="Adrian Moir (amoir)" w:date="2024-11-13T12:11:00Z" w16du:dateUtc="2024-11-13T12:11:00Z"/>
          <w:sz w:val="32"/>
          <w:szCs w:val="32"/>
        </w:rPr>
        <w:pPrChange w:id="2810" w:author="Adrian Moir (amoir)" w:date="2024-11-19T18:29:00Z" w16du:dateUtc="2024-11-19T18:29:00Z">
          <w:pPr>
            <w:pStyle w:val="Heading3"/>
          </w:pPr>
        </w:pPrChange>
      </w:pPr>
      <w:bookmarkStart w:id="2811" w:name="_Appendix_C"/>
      <w:bookmarkStart w:id="2812" w:name="_Toc184641419"/>
      <w:bookmarkEnd w:id="2811"/>
      <w:ins w:id="2813" w:author="Adrian Moir (amoir)" w:date="2024-11-13T12:11:00Z" w16du:dateUtc="2024-11-13T12:11:00Z">
        <w:r w:rsidRPr="00551EA5">
          <w:rPr>
            <w:sz w:val="32"/>
            <w:szCs w:val="32"/>
          </w:rPr>
          <w:t>Appendix C</w:t>
        </w:r>
        <w:bookmarkEnd w:id="2812"/>
      </w:ins>
    </w:p>
    <w:p w14:paraId="1FD7F418" w14:textId="77777777" w:rsidR="002E0EAC" w:rsidRPr="004B2A1E" w:rsidRDefault="002E0EAC">
      <w:pPr>
        <w:rPr>
          <w:ins w:id="2814" w:author="Adrian Moir (amoir)" w:date="2024-11-13T12:11:00Z" w16du:dateUtc="2024-11-13T12:11:00Z"/>
        </w:rPr>
        <w:pPrChange w:id="2815" w:author="Adrian Moir (amoir)" w:date="2024-11-13T12:11:00Z" w16du:dateUtc="2024-11-13T12:11:00Z">
          <w:pPr>
            <w:pStyle w:val="Heading3"/>
          </w:pPr>
        </w:pPrChange>
      </w:pPr>
      <w:ins w:id="2816" w:author="Adrian Moir (amoir)" w:date="2024-11-13T12:12:00Z" w16du:dateUtc="2024-11-13T12:12:00Z">
        <w:r>
          <w:t xml:space="preserve">QoreStor </w:t>
        </w:r>
        <w:proofErr w:type="spellStart"/>
        <w:r>
          <w:t>systems</w:t>
        </w:r>
        <w:proofErr w:type="spellEnd"/>
        <w:r>
          <w:t xml:space="preserve"> </w:t>
        </w:r>
        <w:proofErr w:type="spellStart"/>
        <w:r>
          <w:t>that</w:t>
        </w:r>
        <w:proofErr w:type="spellEnd"/>
        <w:r>
          <w:t xml:space="preserve"> </w:t>
        </w:r>
        <w:proofErr w:type="spellStart"/>
        <w:r>
          <w:t>have</w:t>
        </w:r>
        <w:proofErr w:type="spellEnd"/>
        <w:r>
          <w:t xml:space="preserve"> </w:t>
        </w:r>
        <w:proofErr w:type="spellStart"/>
        <w:r>
          <w:t>had</w:t>
        </w:r>
        <w:proofErr w:type="spellEnd"/>
        <w:r>
          <w:t xml:space="preserve"> </w:t>
        </w:r>
        <w:proofErr w:type="spellStart"/>
        <w:r>
          <w:t>their</w:t>
        </w:r>
        <w:proofErr w:type="spellEnd"/>
        <w:r>
          <w:t xml:space="preserve"> </w:t>
        </w:r>
      </w:ins>
      <w:proofErr w:type="spellStart"/>
      <w:ins w:id="2817" w:author="Adrian Moir (amoir)" w:date="2024-11-13T12:13:00Z" w16du:dateUtc="2024-11-13T12:13:00Z">
        <w:r>
          <w:t>dictionary</w:t>
        </w:r>
      </w:ins>
      <w:proofErr w:type="spellEnd"/>
      <w:ins w:id="2818" w:author="Adrian Moir (amoir)" w:date="2024-11-13T12:12:00Z" w16du:dateUtc="2024-11-13T12:12:00Z">
        <w:r>
          <w:t xml:space="preserve"> </w:t>
        </w:r>
        <w:proofErr w:type="spellStart"/>
        <w:r>
          <w:t>size</w:t>
        </w:r>
        <w:proofErr w:type="spellEnd"/>
        <w:r>
          <w:t xml:space="preserve"> </w:t>
        </w:r>
        <w:proofErr w:type="spellStart"/>
        <w:r>
          <w:t>upgraded</w:t>
        </w:r>
        <w:proofErr w:type="spellEnd"/>
        <w:r>
          <w:t xml:space="preserve"> </w:t>
        </w:r>
        <w:proofErr w:type="spellStart"/>
        <w:r>
          <w:t>and</w:t>
        </w:r>
        <w:proofErr w:type="spellEnd"/>
        <w:r>
          <w:t xml:space="preserve"> </w:t>
        </w:r>
        <w:proofErr w:type="spellStart"/>
        <w:r>
          <w:t>relevant</w:t>
        </w:r>
        <w:proofErr w:type="spellEnd"/>
        <w:r>
          <w:t xml:space="preserve"> </w:t>
        </w:r>
        <w:proofErr w:type="spellStart"/>
        <w:r>
          <w:t>changes</w:t>
        </w:r>
        <w:proofErr w:type="spellEnd"/>
        <w:r>
          <w:t xml:space="preserve"> </w:t>
        </w:r>
        <w:proofErr w:type="spellStart"/>
        <w:r>
          <w:t>made</w:t>
        </w:r>
        <w:proofErr w:type="spellEnd"/>
        <w:r>
          <w:t xml:space="preserve"> </w:t>
        </w:r>
        <w:proofErr w:type="spellStart"/>
        <w:r>
          <w:t>to</w:t>
        </w:r>
        <w:proofErr w:type="spellEnd"/>
        <w:r>
          <w:t xml:space="preserve"> </w:t>
        </w:r>
        <w:proofErr w:type="spellStart"/>
        <w:r>
          <w:t>support</w:t>
        </w:r>
        <w:proofErr w:type="spellEnd"/>
        <w:r>
          <w:t xml:space="preserve"> </w:t>
        </w:r>
        <w:proofErr w:type="spellStart"/>
        <w:r>
          <w:t>this</w:t>
        </w:r>
      </w:ins>
      <w:proofErr w:type="spellEnd"/>
      <w:ins w:id="2819" w:author="Adrian Moir (amoir)" w:date="2024-11-13T12:13:00Z" w16du:dateUtc="2024-11-13T12:13:00Z">
        <w:r>
          <w:t xml:space="preserve"> </w:t>
        </w:r>
        <w:proofErr w:type="spellStart"/>
        <w:r>
          <w:t>increase</w:t>
        </w:r>
        <w:proofErr w:type="spellEnd"/>
        <w:r>
          <w:t>.</w:t>
        </w:r>
      </w:ins>
    </w:p>
    <w:p w14:paraId="3ABC0387" w14:textId="77777777" w:rsidR="002E0EAC" w:rsidRPr="00A70342" w:rsidRDefault="002E0EAC" w:rsidP="002E0EAC">
      <w:pPr>
        <w:pStyle w:val="Heading3"/>
        <w:rPr>
          <w:ins w:id="2820" w:author="Adrian Moir (amoir)" w:date="2024-11-13T12:13:00Z" w16du:dateUtc="2024-11-13T12:13:00Z"/>
          <w:b w:val="0"/>
          <w:bCs/>
          <w:sz w:val="28"/>
          <w:szCs w:val="28"/>
        </w:rPr>
      </w:pPr>
      <w:bookmarkStart w:id="2821" w:name="_Toc184641420"/>
      <w:ins w:id="2822" w:author="Adrian Moir (amoir)" w:date="2024-11-19T17:56:00Z" w16du:dateUtc="2024-11-19T17:56:00Z">
        <w:r w:rsidRPr="00A70342">
          <w:rPr>
            <w:b w:val="0"/>
            <w:bCs/>
            <w:sz w:val="28"/>
            <w:szCs w:val="28"/>
          </w:rPr>
          <w:t xml:space="preserve">Table 2. </w:t>
        </w:r>
      </w:ins>
      <w:ins w:id="2823" w:author="Adrian Moir (amoir)" w:date="2024-11-19T17:57:00Z" w16du:dateUtc="2024-11-19T17:57:00Z">
        <w:r w:rsidRPr="00A70342">
          <w:rPr>
            <w:b w:val="0"/>
            <w:bCs/>
            <w:sz w:val="28"/>
            <w:szCs w:val="28"/>
          </w:rPr>
          <w:t>Remediation Actions taken</w:t>
        </w:r>
      </w:ins>
      <w:bookmarkEnd w:id="2821"/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0"/>
        <w:gridCol w:w="1368"/>
        <w:gridCol w:w="846"/>
        <w:gridCol w:w="1117"/>
        <w:gridCol w:w="2168"/>
        <w:gridCol w:w="1770"/>
        <w:gridCol w:w="1091"/>
        <w:gridCol w:w="1203"/>
      </w:tblGrid>
      <w:tr w:rsidR="00551EA5" w:rsidRPr="0017048E" w14:paraId="364B371E" w14:textId="77777777" w:rsidTr="00551EA5">
        <w:trPr>
          <w:ins w:id="2824" w:author="Adrian Moir (amoir)" w:date="2024-11-13T12:17:00Z"/>
        </w:trPr>
        <w:tc>
          <w:tcPr>
            <w:tcW w:w="1200" w:type="dxa"/>
          </w:tcPr>
          <w:p w14:paraId="59E01E78" w14:textId="77777777" w:rsidR="002E0EAC" w:rsidRPr="00B92C83" w:rsidRDefault="002E0EAC">
            <w:pPr>
              <w:jc w:val="center"/>
              <w:rPr>
                <w:ins w:id="2825" w:author="Adrian Moir (amoir)" w:date="2024-11-13T12:17:00Z" w16du:dateUtc="2024-11-13T12:17:00Z"/>
                <w:sz w:val="13"/>
                <w:szCs w:val="13"/>
                <w:rPrChange w:id="2826" w:author="Adrian Moir (amoir)" w:date="2024-11-13T12:45:00Z" w16du:dateUtc="2024-11-13T12:45:00Z">
                  <w:rPr>
                    <w:ins w:id="2827" w:author="Adrian Moir (amoir)" w:date="2024-11-13T12:17:00Z" w16du:dateUtc="2024-11-13T12:17:00Z"/>
                  </w:rPr>
                </w:rPrChange>
              </w:rPr>
              <w:pPrChange w:id="2828" w:author="Adrian Moir (amoir)" w:date="2024-11-14T11:44:00Z" w16du:dateUtc="2024-11-14T11:44:00Z">
                <w:pPr/>
              </w:pPrChange>
            </w:pPr>
            <w:ins w:id="2829" w:author="Adrian Moir (amoir)" w:date="2024-11-13T12:17:00Z" w16du:dateUtc="2024-11-13T12:17:00Z">
              <w:r w:rsidRPr="00B92C83">
                <w:rPr>
                  <w:sz w:val="13"/>
                  <w:szCs w:val="13"/>
                  <w:rPrChange w:id="2830" w:author="Adrian Moir (amoir)" w:date="2024-11-13T12:45:00Z" w16du:dateUtc="2024-11-13T12:45:00Z">
                    <w:rPr/>
                  </w:rPrChange>
                </w:rPr>
                <w:t>QoreStor Server</w:t>
              </w:r>
            </w:ins>
          </w:p>
        </w:tc>
        <w:tc>
          <w:tcPr>
            <w:tcW w:w="1368" w:type="dxa"/>
          </w:tcPr>
          <w:p w14:paraId="05FDC5ED" w14:textId="77777777" w:rsidR="002E0EAC" w:rsidRPr="00B92C83" w:rsidRDefault="002E0EAC">
            <w:pPr>
              <w:jc w:val="center"/>
              <w:rPr>
                <w:ins w:id="2831" w:author="Adrian Moir (amoir)" w:date="2024-11-13T12:17:00Z" w16du:dateUtc="2024-11-13T12:17:00Z"/>
                <w:sz w:val="13"/>
                <w:szCs w:val="13"/>
                <w:rPrChange w:id="2832" w:author="Adrian Moir (amoir)" w:date="2024-11-13T12:45:00Z" w16du:dateUtc="2024-11-13T12:45:00Z">
                  <w:rPr>
                    <w:ins w:id="2833" w:author="Adrian Moir (amoir)" w:date="2024-11-13T12:17:00Z" w16du:dateUtc="2024-11-13T12:17:00Z"/>
                  </w:rPr>
                </w:rPrChange>
              </w:rPr>
              <w:pPrChange w:id="2834" w:author="Adrian Moir (amoir)" w:date="2024-11-14T11:44:00Z" w16du:dateUtc="2024-11-14T11:44:00Z">
                <w:pPr/>
              </w:pPrChange>
            </w:pPr>
            <w:proofErr w:type="spellStart"/>
            <w:ins w:id="2835" w:author="Adrian Moir (amoir)" w:date="2024-11-13T12:28:00Z" w16du:dateUtc="2024-11-13T12:28:00Z">
              <w:r w:rsidRPr="00B92C83">
                <w:rPr>
                  <w:sz w:val="13"/>
                  <w:szCs w:val="13"/>
                  <w:rPrChange w:id="283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Actions</w:t>
              </w:r>
              <w:proofErr w:type="spellEnd"/>
              <w:r w:rsidRPr="00B92C83">
                <w:rPr>
                  <w:sz w:val="13"/>
                  <w:szCs w:val="13"/>
                  <w:rPrChange w:id="283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283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taken</w:t>
              </w:r>
            </w:ins>
            <w:proofErr w:type="spellEnd"/>
          </w:p>
        </w:tc>
        <w:tc>
          <w:tcPr>
            <w:tcW w:w="846" w:type="dxa"/>
          </w:tcPr>
          <w:p w14:paraId="739ED0E3" w14:textId="77777777" w:rsidR="002E0EAC" w:rsidRPr="00B92C83" w:rsidRDefault="002E0EAC">
            <w:pPr>
              <w:jc w:val="center"/>
              <w:rPr>
                <w:ins w:id="2839" w:author="Adrian Moir (amoir)" w:date="2024-11-13T12:17:00Z" w16du:dateUtc="2024-11-13T12:17:00Z"/>
                <w:sz w:val="13"/>
                <w:szCs w:val="13"/>
                <w:rPrChange w:id="2840" w:author="Adrian Moir (amoir)" w:date="2024-11-13T12:45:00Z" w16du:dateUtc="2024-11-13T12:45:00Z">
                  <w:rPr>
                    <w:ins w:id="2841" w:author="Adrian Moir (amoir)" w:date="2024-11-13T12:17:00Z" w16du:dateUtc="2024-11-13T12:17:00Z"/>
                  </w:rPr>
                </w:rPrChange>
              </w:rPr>
              <w:pPrChange w:id="2842" w:author="Adrian Moir (amoir)" w:date="2024-11-14T11:44:00Z" w16du:dateUtc="2024-11-14T11:44:00Z">
                <w:pPr/>
              </w:pPrChange>
            </w:pPr>
            <w:ins w:id="2843" w:author="Adrian Moir (amoir)" w:date="2024-11-13T12:17:00Z" w16du:dateUtc="2024-11-13T12:17:00Z">
              <w:r w:rsidRPr="00B92C83">
                <w:rPr>
                  <w:sz w:val="13"/>
                  <w:szCs w:val="13"/>
                  <w:rPrChange w:id="2844" w:author="Adrian Moir (amoir)" w:date="2024-11-13T12:45:00Z" w16du:dateUtc="2024-11-13T12:45:00Z">
                    <w:rPr/>
                  </w:rPrChange>
                </w:rPr>
                <w:t># Records</w:t>
              </w:r>
            </w:ins>
          </w:p>
        </w:tc>
        <w:tc>
          <w:tcPr>
            <w:tcW w:w="1117" w:type="dxa"/>
          </w:tcPr>
          <w:p w14:paraId="2EC092B8" w14:textId="77777777" w:rsidR="002E0EAC" w:rsidRPr="0017048E" w:rsidRDefault="002E0EAC" w:rsidP="003C5C3A">
            <w:pPr>
              <w:jc w:val="center"/>
              <w:rPr>
                <w:ins w:id="2845" w:author="Adrian Moir (amoir)" w:date="2024-11-18T11:27:00Z" w16du:dateUtc="2024-11-18T11:27:00Z"/>
                <w:sz w:val="13"/>
                <w:szCs w:val="13"/>
              </w:rPr>
            </w:pPr>
            <w:ins w:id="2846" w:author="Adrian Moir (amoir)" w:date="2024-11-18T11:27:00Z" w16du:dateUtc="2024-11-18T11:27:00Z">
              <w:r>
                <w:rPr>
                  <w:sz w:val="13"/>
                  <w:szCs w:val="13"/>
                </w:rPr>
                <w:t xml:space="preserve">Shift </w:t>
              </w:r>
              <w:proofErr w:type="spellStart"/>
              <w:r>
                <w:rPr>
                  <w:sz w:val="13"/>
                  <w:szCs w:val="13"/>
                </w:rPr>
                <w:t>Size</w:t>
              </w:r>
              <w:proofErr w:type="spellEnd"/>
            </w:ins>
          </w:p>
        </w:tc>
        <w:tc>
          <w:tcPr>
            <w:tcW w:w="2168" w:type="dxa"/>
          </w:tcPr>
          <w:p w14:paraId="2CC9793B" w14:textId="77777777" w:rsidR="002E0EAC" w:rsidRPr="00B92C83" w:rsidRDefault="002E0EAC">
            <w:pPr>
              <w:jc w:val="center"/>
              <w:rPr>
                <w:ins w:id="2847" w:author="Adrian Moir (amoir)" w:date="2024-11-13T12:17:00Z" w16du:dateUtc="2024-11-13T12:17:00Z"/>
                <w:sz w:val="13"/>
                <w:szCs w:val="13"/>
                <w:rPrChange w:id="2848" w:author="Adrian Moir (amoir)" w:date="2024-11-13T12:45:00Z" w16du:dateUtc="2024-11-13T12:45:00Z">
                  <w:rPr>
                    <w:ins w:id="2849" w:author="Adrian Moir (amoir)" w:date="2024-11-13T12:17:00Z" w16du:dateUtc="2024-11-13T12:17:00Z"/>
                  </w:rPr>
                </w:rPrChange>
              </w:rPr>
              <w:pPrChange w:id="2850" w:author="Adrian Moir (amoir)" w:date="2024-11-14T11:44:00Z" w16du:dateUtc="2024-11-14T11:44:00Z">
                <w:pPr/>
              </w:pPrChange>
            </w:pPr>
            <w:ins w:id="2851" w:author="Adrian Moir (amoir)" w:date="2024-11-13T12:20:00Z" w16du:dateUtc="2024-11-13T12:20:00Z">
              <w:r w:rsidRPr="00B92C83">
                <w:rPr>
                  <w:sz w:val="13"/>
                  <w:szCs w:val="13"/>
                  <w:rPrChange w:id="2852" w:author="Adrian Moir (amoir)" w:date="2024-11-13T12:45:00Z" w16du:dateUtc="2024-11-13T12:45:00Z">
                    <w:rPr/>
                  </w:rPrChange>
                </w:rPr>
                <w:t xml:space="preserve">Current </w:t>
              </w:r>
              <w:proofErr w:type="spellStart"/>
              <w:r w:rsidRPr="00B92C83">
                <w:rPr>
                  <w:sz w:val="13"/>
                  <w:szCs w:val="13"/>
                  <w:rPrChange w:id="2853" w:author="Adrian Moir (amoir)" w:date="2024-11-13T12:45:00Z" w16du:dateUtc="2024-11-13T12:45:00Z">
                    <w:rPr/>
                  </w:rPrChange>
                </w:rPr>
                <w:t>state</w:t>
              </w:r>
            </w:ins>
            <w:proofErr w:type="spellEnd"/>
          </w:p>
        </w:tc>
        <w:tc>
          <w:tcPr>
            <w:tcW w:w="1770" w:type="dxa"/>
          </w:tcPr>
          <w:p w14:paraId="483CA4D9" w14:textId="77777777" w:rsidR="002E0EAC" w:rsidRPr="00B92C83" w:rsidRDefault="002E0EAC">
            <w:pPr>
              <w:jc w:val="center"/>
              <w:rPr>
                <w:ins w:id="2854" w:author="Adrian Moir (amoir)" w:date="2024-11-13T12:17:00Z" w16du:dateUtc="2024-11-13T12:17:00Z"/>
                <w:sz w:val="13"/>
                <w:szCs w:val="13"/>
                <w:rPrChange w:id="2855" w:author="Adrian Moir (amoir)" w:date="2024-11-13T12:45:00Z" w16du:dateUtc="2024-11-13T12:45:00Z">
                  <w:rPr>
                    <w:ins w:id="2856" w:author="Adrian Moir (amoir)" w:date="2024-11-13T12:17:00Z" w16du:dateUtc="2024-11-13T12:17:00Z"/>
                  </w:rPr>
                </w:rPrChange>
              </w:rPr>
              <w:pPrChange w:id="2857" w:author="Adrian Moir (amoir)" w:date="2024-11-14T11:44:00Z" w16du:dateUtc="2024-11-14T11:44:00Z">
                <w:pPr/>
              </w:pPrChange>
            </w:pPr>
            <w:ins w:id="2858" w:author="Adrian Moir (amoir)" w:date="2024-11-13T12:18:00Z" w16du:dateUtc="2024-11-13T12:18:00Z">
              <w:r w:rsidRPr="00B92C83">
                <w:rPr>
                  <w:sz w:val="13"/>
                  <w:szCs w:val="13"/>
                  <w:rPrChange w:id="2859" w:author="Adrian Moir (amoir)" w:date="2024-11-13T12:45:00Z" w16du:dateUtc="2024-11-13T12:45:00Z">
                    <w:rPr/>
                  </w:rPrChange>
                </w:rPr>
                <w:t>Notes</w:t>
              </w:r>
            </w:ins>
          </w:p>
        </w:tc>
        <w:tc>
          <w:tcPr>
            <w:tcW w:w="1091" w:type="dxa"/>
          </w:tcPr>
          <w:p w14:paraId="598CFF8F" w14:textId="77777777" w:rsidR="002E0EAC" w:rsidRPr="00507D6A" w:rsidRDefault="002E0EAC" w:rsidP="003C5C3A">
            <w:pPr>
              <w:jc w:val="center"/>
              <w:rPr>
                <w:ins w:id="2860" w:author="Adrian Moir (amoir)" w:date="2024-11-18T11:42:00Z" w16du:dateUtc="2024-11-18T11:42:00Z"/>
                <w:sz w:val="13"/>
                <w:szCs w:val="13"/>
              </w:rPr>
            </w:pPr>
            <w:proofErr w:type="spellStart"/>
            <w:ins w:id="2861" w:author="Adrian Moir (amoir)" w:date="2024-11-18T11:42:00Z" w16du:dateUtc="2024-11-18T11:42:00Z">
              <w:r>
                <w:rPr>
                  <w:sz w:val="13"/>
                  <w:szCs w:val="13"/>
                </w:rPr>
                <w:t>Cloud</w:t>
              </w:r>
              <w:proofErr w:type="spellEnd"/>
              <w:r>
                <w:rPr>
                  <w:sz w:val="13"/>
                  <w:szCs w:val="13"/>
                </w:rPr>
                <w:t xml:space="preserve"> Compact</w:t>
              </w:r>
            </w:ins>
            <w:ins w:id="2862" w:author="Adrian Moir (amoir)" w:date="2024-11-18T11:43:00Z" w16du:dateUtc="2024-11-18T11:43:00Z"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Enabled</w:t>
              </w:r>
            </w:ins>
            <w:proofErr w:type="spellEnd"/>
            <w:ins w:id="2863" w:author="Adrian Moir (amoir)" w:date="2024-11-18T13:25:00Z" w16du:dateUtc="2024-11-18T13:25:00Z">
              <w:r>
                <w:rPr>
                  <w:sz w:val="13"/>
                  <w:szCs w:val="13"/>
                </w:rPr>
                <w:t>?</w:t>
              </w:r>
            </w:ins>
          </w:p>
        </w:tc>
        <w:tc>
          <w:tcPr>
            <w:tcW w:w="1203" w:type="dxa"/>
          </w:tcPr>
          <w:p w14:paraId="1134EBEA" w14:textId="77777777" w:rsidR="002E0EAC" w:rsidRPr="00B92C83" w:rsidRDefault="002E0EAC">
            <w:pPr>
              <w:jc w:val="center"/>
              <w:rPr>
                <w:ins w:id="2864" w:author="Adrian Moir (amoir)" w:date="2024-11-13T12:30:00Z" w16du:dateUtc="2024-11-13T12:30:00Z"/>
                <w:sz w:val="13"/>
                <w:szCs w:val="13"/>
                <w:rPrChange w:id="2865" w:author="Adrian Moir (amoir)" w:date="2024-11-13T12:45:00Z" w16du:dateUtc="2024-11-13T12:45:00Z">
                  <w:rPr>
                    <w:ins w:id="2866" w:author="Adrian Moir (amoir)" w:date="2024-11-13T12:30:00Z" w16du:dateUtc="2024-11-13T12:30:00Z"/>
                    <w:sz w:val="16"/>
                    <w:szCs w:val="16"/>
                  </w:rPr>
                </w:rPrChange>
              </w:rPr>
              <w:pPrChange w:id="2867" w:author="Adrian Moir (amoir)" w:date="2024-11-14T11:44:00Z" w16du:dateUtc="2024-11-14T11:44:00Z">
                <w:pPr/>
              </w:pPrChange>
            </w:pPr>
            <w:ins w:id="2868" w:author="Adrian Moir (amoir)" w:date="2024-11-13T12:30:00Z" w16du:dateUtc="2024-11-13T12:30:00Z">
              <w:r w:rsidRPr="00B92C83">
                <w:rPr>
                  <w:sz w:val="13"/>
                  <w:szCs w:val="13"/>
                  <w:rPrChange w:id="286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Next </w:t>
              </w:r>
              <w:proofErr w:type="spellStart"/>
              <w:r w:rsidRPr="00B92C83">
                <w:rPr>
                  <w:sz w:val="13"/>
                  <w:szCs w:val="13"/>
                  <w:rPrChange w:id="287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steps</w:t>
              </w:r>
              <w:proofErr w:type="spellEnd"/>
            </w:ins>
          </w:p>
        </w:tc>
      </w:tr>
      <w:tr w:rsidR="00551EA5" w:rsidRPr="0017048E" w14:paraId="3B3C4CEF" w14:textId="77777777" w:rsidTr="00551EA5">
        <w:trPr>
          <w:ins w:id="2871" w:author="Adrian Moir (amoir)" w:date="2024-11-13T12:17:00Z"/>
        </w:trPr>
        <w:tc>
          <w:tcPr>
            <w:tcW w:w="1200" w:type="dxa"/>
          </w:tcPr>
          <w:p w14:paraId="7E8E3BD5" w14:textId="77777777" w:rsidR="002E0EAC" w:rsidRPr="00B92C83" w:rsidRDefault="002E0EAC">
            <w:pPr>
              <w:jc w:val="center"/>
              <w:rPr>
                <w:ins w:id="2872" w:author="Adrian Moir (amoir)" w:date="2024-11-13T12:17:00Z" w16du:dateUtc="2024-11-13T12:17:00Z"/>
                <w:sz w:val="13"/>
                <w:szCs w:val="13"/>
                <w:rPrChange w:id="2873" w:author="Adrian Moir (amoir)" w:date="2024-11-13T12:45:00Z" w16du:dateUtc="2024-11-13T12:45:00Z">
                  <w:rPr>
                    <w:ins w:id="2874" w:author="Adrian Moir (amoir)" w:date="2024-11-13T12:17:00Z" w16du:dateUtc="2024-11-13T12:17:00Z"/>
                  </w:rPr>
                </w:rPrChange>
              </w:rPr>
              <w:pPrChange w:id="2875" w:author="Adrian Moir (amoir)" w:date="2024-11-18T11:41:00Z" w16du:dateUtc="2024-11-18T11:41:00Z">
                <w:pPr/>
              </w:pPrChange>
            </w:pPr>
            <w:ins w:id="2876" w:author="Adrian Moir (amoir)" w:date="2024-11-13T12:18:00Z" w16du:dateUtc="2024-11-13T12:18:00Z">
              <w:r w:rsidRPr="00B92C83">
                <w:rPr>
                  <w:sz w:val="13"/>
                  <w:szCs w:val="13"/>
                  <w:rPrChange w:id="2877" w:author="Adrian Moir (amoir)" w:date="2024-11-13T12:45:00Z" w16du:dateUtc="2024-11-13T12:45:00Z">
                    <w:rPr/>
                  </w:rPrChange>
                </w:rPr>
                <w:t>txos-vm-qstor2</w:t>
              </w:r>
            </w:ins>
          </w:p>
        </w:tc>
        <w:tc>
          <w:tcPr>
            <w:tcW w:w="1368" w:type="dxa"/>
          </w:tcPr>
          <w:p w14:paraId="319A5497" w14:textId="77777777" w:rsidR="002E0EAC" w:rsidRPr="00B92C83" w:rsidRDefault="002E0EAC" w:rsidP="003C5C3A">
            <w:pPr>
              <w:rPr>
                <w:ins w:id="2878" w:author="Adrian Moir (amoir)" w:date="2024-11-13T12:17:00Z" w16du:dateUtc="2024-11-13T12:17:00Z"/>
                <w:sz w:val="13"/>
                <w:szCs w:val="13"/>
                <w:rPrChange w:id="2879" w:author="Adrian Moir (amoir)" w:date="2024-11-13T12:45:00Z" w16du:dateUtc="2024-11-13T12:45:00Z">
                  <w:rPr>
                    <w:ins w:id="2880" w:author="Adrian Moir (amoir)" w:date="2024-11-13T12:17:00Z" w16du:dateUtc="2024-11-13T12:17:00Z"/>
                  </w:rPr>
                </w:rPrChange>
              </w:rPr>
            </w:pPr>
            <w:proofErr w:type="spellStart"/>
            <w:ins w:id="2881" w:author="Adrian Moir (amoir)" w:date="2024-11-13T12:28:00Z" w16du:dateUtc="2024-11-13T12:28:00Z">
              <w:r w:rsidRPr="00B92C83">
                <w:rPr>
                  <w:sz w:val="13"/>
                  <w:szCs w:val="13"/>
                  <w:rPrChange w:id="288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Increased</w:t>
              </w:r>
              <w:proofErr w:type="spellEnd"/>
              <w:r w:rsidRPr="00B92C83">
                <w:rPr>
                  <w:sz w:val="13"/>
                  <w:szCs w:val="13"/>
                  <w:rPrChange w:id="288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288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dictionary</w:t>
              </w:r>
              <w:proofErr w:type="spellEnd"/>
              <w:r w:rsidRPr="00B92C83">
                <w:rPr>
                  <w:sz w:val="13"/>
                  <w:szCs w:val="13"/>
                  <w:rPrChange w:id="288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288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288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</w:ins>
            <w:ins w:id="2888" w:author="Adrian Moir (amoir)" w:date="2024-11-13T12:19:00Z" w16du:dateUtc="2024-11-13T12:19:00Z">
              <w:r w:rsidRPr="00B92C83">
                <w:rPr>
                  <w:sz w:val="13"/>
                  <w:szCs w:val="13"/>
                  <w:rPrChange w:id="2889" w:author="Adrian Moir (amoir)" w:date="2024-11-13T12:45:00Z" w16du:dateUtc="2024-11-13T12:45:00Z">
                    <w:rPr/>
                  </w:rPrChange>
                </w:rPr>
                <w:t xml:space="preserve">21 </w:t>
              </w:r>
            </w:ins>
            <w:proofErr w:type="spellStart"/>
            <w:ins w:id="2890" w:author="Adrian Moir (amoir)" w:date="2024-11-13T12:44:00Z" w16du:dateUtc="2024-11-13T12:44:00Z">
              <w:r w:rsidRPr="00B92C83">
                <w:rPr>
                  <w:sz w:val="13"/>
                  <w:szCs w:val="13"/>
                  <w:rPrChange w:id="289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bit</w:t>
              </w:r>
              <w:proofErr w:type="spellEnd"/>
              <w:r w:rsidRPr="00B92C83">
                <w:rPr>
                  <w:sz w:val="13"/>
                  <w:szCs w:val="13"/>
                  <w:rPrChange w:id="289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</w:ins>
            <w:ins w:id="2893" w:author="Adrian Moir (amoir)" w:date="2024-11-13T12:19:00Z" w16du:dateUtc="2024-11-13T12:19:00Z">
              <w:r w:rsidRPr="00B92C83">
                <w:rPr>
                  <w:sz w:val="13"/>
                  <w:szCs w:val="13"/>
                  <w:rPrChange w:id="2894" w:author="Adrian Moir (amoir)" w:date="2024-11-13T12:45:00Z" w16du:dateUtc="2024-11-13T12:45:00Z">
                    <w:rPr/>
                  </w:rPrChange>
                </w:rPr>
                <w:t>Shift</w:t>
              </w:r>
            </w:ins>
          </w:p>
        </w:tc>
        <w:tc>
          <w:tcPr>
            <w:tcW w:w="846" w:type="dxa"/>
          </w:tcPr>
          <w:p w14:paraId="08ABE23A" w14:textId="77777777" w:rsidR="002E0EAC" w:rsidRPr="00B92C83" w:rsidRDefault="002E0EAC">
            <w:pPr>
              <w:jc w:val="center"/>
              <w:rPr>
                <w:ins w:id="2895" w:author="Adrian Moir (amoir)" w:date="2024-11-13T12:17:00Z" w16du:dateUtc="2024-11-13T12:17:00Z"/>
                <w:sz w:val="13"/>
                <w:szCs w:val="13"/>
                <w:rPrChange w:id="2896" w:author="Adrian Moir (amoir)" w:date="2024-11-13T12:45:00Z" w16du:dateUtc="2024-11-13T12:45:00Z">
                  <w:rPr>
                    <w:ins w:id="2897" w:author="Adrian Moir (amoir)" w:date="2024-11-13T12:17:00Z" w16du:dateUtc="2024-11-13T12:17:00Z"/>
                  </w:rPr>
                </w:rPrChange>
              </w:rPr>
              <w:pPrChange w:id="2898" w:author="Adrian Moir (amoir)" w:date="2024-11-18T11:41:00Z" w16du:dateUtc="2024-11-18T11:41:00Z">
                <w:pPr/>
              </w:pPrChange>
            </w:pPr>
            <w:ins w:id="2899" w:author="Adrian Moir (amoir)" w:date="2024-11-13T12:19:00Z" w16du:dateUtc="2024-11-13T12:19:00Z">
              <w:r w:rsidRPr="00B92C83">
                <w:rPr>
                  <w:sz w:val="13"/>
                  <w:szCs w:val="13"/>
                  <w:rPrChange w:id="2900" w:author="Adrian Moir (amoir)" w:date="2024-11-13T12:45:00Z" w16du:dateUtc="2024-11-13T12:45:00Z">
                    <w:rPr/>
                  </w:rPrChange>
                </w:rPr>
                <w:t xml:space="preserve">11 </w:t>
              </w:r>
              <w:proofErr w:type="spellStart"/>
              <w:r w:rsidRPr="00B92C83">
                <w:rPr>
                  <w:sz w:val="13"/>
                  <w:szCs w:val="13"/>
                  <w:rPrChange w:id="2901" w:author="Adrian Moir (amoir)" w:date="2024-11-13T12:45:00Z" w16du:dateUtc="2024-11-13T12:45:00Z">
                    <w:rPr/>
                  </w:rPrChange>
                </w:rPr>
                <w:t>Billion</w:t>
              </w:r>
            </w:ins>
            <w:proofErr w:type="spellEnd"/>
          </w:p>
        </w:tc>
        <w:tc>
          <w:tcPr>
            <w:tcW w:w="1117" w:type="dxa"/>
          </w:tcPr>
          <w:p w14:paraId="4512757B" w14:textId="77777777" w:rsidR="002E0EAC" w:rsidRPr="0017048E" w:rsidRDefault="002E0EAC" w:rsidP="003C5C3A">
            <w:pPr>
              <w:jc w:val="center"/>
              <w:rPr>
                <w:ins w:id="2902" w:author="Adrian Moir (amoir)" w:date="2024-11-18T11:27:00Z" w16du:dateUtc="2024-11-18T11:27:00Z"/>
                <w:sz w:val="13"/>
                <w:szCs w:val="13"/>
              </w:rPr>
            </w:pPr>
            <w:ins w:id="2903" w:author="Adrian Moir (amoir)" w:date="2024-11-18T11:27:00Z" w16du:dateUtc="2024-11-18T11:27:00Z">
              <w:r>
                <w:rPr>
                  <w:sz w:val="13"/>
                  <w:szCs w:val="13"/>
                </w:rPr>
                <w:t xml:space="preserve">20 </w:t>
              </w:r>
            </w:ins>
            <w:ins w:id="2904" w:author="Adrian Moir (amoir)" w:date="2024-11-18T11:28:00Z" w16du:dateUtc="2024-11-18T11:28:00Z">
              <w:r w:rsidRPr="00DF6AD8">
                <w:rPr>
                  <w:sz w:val="13"/>
                  <w:szCs w:val="13"/>
                </w:rPr>
                <w:sym w:font="Wingdings" w:char="F0E0"/>
              </w:r>
            </w:ins>
            <w:ins w:id="2905" w:author="Adrian Moir (amoir)" w:date="2024-11-18T11:27:00Z" w16du:dateUtc="2024-11-18T11:27:00Z">
              <w:r>
                <w:rPr>
                  <w:sz w:val="13"/>
                  <w:szCs w:val="13"/>
                </w:rPr>
                <w:t xml:space="preserve"> 21</w:t>
              </w:r>
            </w:ins>
          </w:p>
        </w:tc>
        <w:tc>
          <w:tcPr>
            <w:tcW w:w="2168" w:type="dxa"/>
          </w:tcPr>
          <w:p w14:paraId="7031C22D" w14:textId="77777777" w:rsidR="002E0EAC" w:rsidRPr="00B92C83" w:rsidRDefault="002E0EAC">
            <w:pPr>
              <w:jc w:val="center"/>
              <w:rPr>
                <w:ins w:id="2906" w:author="Adrian Moir (amoir)" w:date="2024-11-13T12:17:00Z" w16du:dateUtc="2024-11-13T12:17:00Z"/>
                <w:sz w:val="13"/>
                <w:szCs w:val="13"/>
                <w:rPrChange w:id="2907" w:author="Adrian Moir (amoir)" w:date="2024-11-13T12:45:00Z" w16du:dateUtc="2024-11-13T12:45:00Z">
                  <w:rPr>
                    <w:ins w:id="2908" w:author="Adrian Moir (amoir)" w:date="2024-11-13T12:17:00Z" w16du:dateUtc="2024-11-13T12:17:00Z"/>
                  </w:rPr>
                </w:rPrChange>
              </w:rPr>
              <w:pPrChange w:id="2909" w:author="Adrian Moir (amoir)" w:date="2024-11-18T11:41:00Z" w16du:dateUtc="2024-11-18T11:41:00Z">
                <w:pPr/>
              </w:pPrChange>
            </w:pPr>
            <w:proofErr w:type="spellStart"/>
            <w:ins w:id="2910" w:author="Adrian Moir (amoir)" w:date="2024-11-13T12:20:00Z" w16du:dateUtc="2024-11-13T12:20:00Z">
              <w:r w:rsidRPr="00B92C83">
                <w:rPr>
                  <w:sz w:val="13"/>
                  <w:szCs w:val="13"/>
                  <w:rPrChange w:id="2911" w:author="Adrian Moir (amoir)" w:date="2024-11-13T12:45:00Z" w16du:dateUtc="2024-11-13T12:45:00Z">
                    <w:rPr/>
                  </w:rPrChange>
                </w:rPr>
                <w:t>Complete</w:t>
              </w:r>
            </w:ins>
            <w:proofErr w:type="spellEnd"/>
          </w:p>
        </w:tc>
        <w:tc>
          <w:tcPr>
            <w:tcW w:w="1770" w:type="dxa"/>
          </w:tcPr>
          <w:p w14:paraId="3FF33807" w14:textId="77777777" w:rsidR="002E0EAC" w:rsidRPr="00B92C83" w:rsidRDefault="002E0EAC" w:rsidP="003C5C3A">
            <w:pPr>
              <w:rPr>
                <w:ins w:id="2912" w:author="Adrian Moir (amoir)" w:date="2024-11-13T12:17:00Z" w16du:dateUtc="2024-11-13T12:17:00Z"/>
                <w:sz w:val="13"/>
                <w:szCs w:val="13"/>
                <w:rPrChange w:id="2913" w:author="Adrian Moir (amoir)" w:date="2024-11-13T12:45:00Z" w16du:dateUtc="2024-11-13T12:45:00Z">
                  <w:rPr>
                    <w:ins w:id="2914" w:author="Adrian Moir (amoir)" w:date="2024-11-13T12:17:00Z" w16du:dateUtc="2024-11-13T12:17:00Z"/>
                  </w:rPr>
                </w:rPrChange>
              </w:rPr>
            </w:pPr>
            <w:proofErr w:type="spellStart"/>
            <w:ins w:id="2915" w:author="Adrian Moir (amoir)" w:date="2024-11-13T12:19:00Z">
              <w:r w:rsidRPr="00B92C83">
                <w:rPr>
                  <w:sz w:val="13"/>
                  <w:szCs w:val="13"/>
                  <w:rPrChange w:id="2916" w:author="Adrian Moir (amoir)" w:date="2024-11-13T12:45:00Z" w16du:dateUtc="2024-11-13T12:45:00Z">
                    <w:rPr/>
                  </w:rPrChange>
                </w:rPr>
                <w:t>Had</w:t>
              </w:r>
              <w:proofErr w:type="spellEnd"/>
              <w:r w:rsidRPr="00B92C83">
                <w:rPr>
                  <w:sz w:val="13"/>
                  <w:szCs w:val="13"/>
                  <w:rPrChange w:id="2917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2918" w:author="Adrian Moir (amoir)" w:date="2024-11-13T12:45:00Z" w16du:dateUtc="2024-11-13T12:45:00Z">
                    <w:rPr/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2919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2920" w:author="Adrian Moir (amoir)" w:date="2024-11-13T12:45:00Z" w16du:dateUtc="2024-11-13T12:45:00Z">
                    <w:rPr/>
                  </w:rPrChange>
                </w:rPr>
                <w:t>restart</w:t>
              </w:r>
              <w:proofErr w:type="spellEnd"/>
              <w:r w:rsidRPr="00B92C83">
                <w:rPr>
                  <w:sz w:val="13"/>
                  <w:szCs w:val="13"/>
                  <w:rPrChange w:id="2921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rFonts w:ascii="Courier New" w:hAnsi="Courier New" w:cs="Courier New"/>
                  <w:sz w:val="13"/>
                  <w:szCs w:val="13"/>
                  <w:rPrChange w:id="2922" w:author="Adrian Moir (amoir)" w:date="2024-11-13T12:45:00Z" w16du:dateUtc="2024-11-13T12:45:00Z">
                    <w:rPr/>
                  </w:rPrChange>
                </w:rPr>
                <w:t>choam</w:t>
              </w:r>
              <w:proofErr w:type="spellEnd"/>
              <w:r w:rsidRPr="00B92C83">
                <w:rPr>
                  <w:sz w:val="13"/>
                  <w:szCs w:val="13"/>
                  <w:rPrChange w:id="2923" w:author="Adrian Moir (amoir)" w:date="2024-11-13T12:45:00Z" w16du:dateUtc="2024-11-13T12:45:00Z">
                    <w:rPr/>
                  </w:rPrChange>
                </w:rPr>
                <w:t xml:space="preserve"> </w:t>
              </w:r>
            </w:ins>
            <w:proofErr w:type="spellStart"/>
            <w:ins w:id="2924" w:author="Adrian Moir (amoir)" w:date="2024-11-13T12:19:00Z" w16du:dateUtc="2024-11-13T12:19:00Z">
              <w:r w:rsidRPr="00B92C83">
                <w:rPr>
                  <w:sz w:val="13"/>
                  <w:szCs w:val="13"/>
                  <w:rPrChange w:id="2925" w:author="Adrian Moir (amoir)" w:date="2024-11-13T12:45:00Z" w16du:dateUtc="2024-11-13T12:45:00Z">
                    <w:rPr/>
                  </w:rPrChange>
                </w:rPr>
                <w:t>service</w:t>
              </w:r>
              <w:proofErr w:type="spellEnd"/>
              <w:r w:rsidRPr="00B92C83">
                <w:rPr>
                  <w:sz w:val="13"/>
                  <w:szCs w:val="13"/>
                  <w:rPrChange w:id="2926" w:author="Adrian Moir (amoir)" w:date="2024-11-13T12:45:00Z" w16du:dateUtc="2024-11-13T12:45:00Z">
                    <w:rPr/>
                  </w:rPrChange>
                </w:rPr>
                <w:t xml:space="preserve"> </w:t>
              </w:r>
            </w:ins>
            <w:proofErr w:type="spellStart"/>
            <w:ins w:id="2927" w:author="Adrian Moir (amoir)" w:date="2024-11-13T12:19:00Z">
              <w:r w:rsidRPr="00B92C83">
                <w:rPr>
                  <w:sz w:val="13"/>
                  <w:szCs w:val="13"/>
                  <w:rPrChange w:id="2928" w:author="Adrian Moir (amoir)" w:date="2024-11-13T12:45:00Z" w16du:dateUtc="2024-11-13T12:45:00Z">
                    <w:rPr/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2929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2930" w:author="Adrian Moir (amoir)" w:date="2024-11-13T12:45:00Z" w16du:dateUtc="2024-11-13T12:45:00Z">
                    <w:rPr/>
                  </w:rPrChange>
                </w:rPr>
                <w:t>get</w:t>
              </w:r>
              <w:proofErr w:type="spellEnd"/>
              <w:r w:rsidRPr="00B92C83">
                <w:rPr>
                  <w:sz w:val="13"/>
                  <w:szCs w:val="13"/>
                  <w:rPrChange w:id="2931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2932" w:author="Adrian Moir (amoir)" w:date="2024-11-13T12:45:00Z" w16du:dateUtc="2024-11-13T12:45:00Z">
                    <w:rPr/>
                  </w:rPrChange>
                </w:rPr>
                <w:t>alerts</w:t>
              </w:r>
              <w:proofErr w:type="spellEnd"/>
              <w:r w:rsidRPr="00B92C83">
                <w:rPr>
                  <w:sz w:val="13"/>
                  <w:szCs w:val="13"/>
                  <w:rPrChange w:id="2933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2934" w:author="Adrian Moir (amoir)" w:date="2024-11-13T12:45:00Z" w16du:dateUtc="2024-11-13T12:45:00Z">
                    <w:rPr/>
                  </w:rPrChange>
                </w:rPr>
                <w:t>reset</w:t>
              </w:r>
            </w:ins>
            <w:proofErr w:type="spellEnd"/>
            <w:ins w:id="2935" w:author="Adrian Moir (amoir)" w:date="2024-11-13T12:36:00Z" w16du:dateUtc="2024-11-13T12:36:00Z">
              <w:r w:rsidRPr="00B92C83">
                <w:rPr>
                  <w:sz w:val="13"/>
                  <w:szCs w:val="13"/>
                  <w:rPrChange w:id="293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.</w:t>
              </w:r>
            </w:ins>
          </w:p>
        </w:tc>
        <w:tc>
          <w:tcPr>
            <w:tcW w:w="1091" w:type="dxa"/>
          </w:tcPr>
          <w:p w14:paraId="70B92BCC" w14:textId="77777777" w:rsidR="002E0EAC" w:rsidRPr="00507D6A" w:rsidRDefault="002E0EAC" w:rsidP="003C5C3A">
            <w:pPr>
              <w:jc w:val="center"/>
              <w:rPr>
                <w:ins w:id="2937" w:author="Adrian Moir (amoir)" w:date="2024-11-18T11:42:00Z" w16du:dateUtc="2024-11-18T11:42:00Z"/>
                <w:sz w:val="13"/>
                <w:szCs w:val="13"/>
              </w:rPr>
            </w:pPr>
            <w:ins w:id="2938" w:author="Adrian Moir (amoir)" w:date="2024-11-18T13:25:00Z" w16du:dateUtc="2024-11-18T13:25:00Z">
              <w:r>
                <w:rPr>
                  <w:sz w:val="13"/>
                  <w:szCs w:val="13"/>
                </w:rPr>
                <w:t>No</w:t>
              </w:r>
            </w:ins>
          </w:p>
        </w:tc>
        <w:tc>
          <w:tcPr>
            <w:tcW w:w="1203" w:type="dxa"/>
          </w:tcPr>
          <w:p w14:paraId="0AD2275A" w14:textId="77777777" w:rsidR="002E0EAC" w:rsidRPr="00B92C83" w:rsidRDefault="002E0EAC">
            <w:pPr>
              <w:jc w:val="center"/>
              <w:rPr>
                <w:ins w:id="2939" w:author="Adrian Moir (amoir)" w:date="2024-11-13T12:30:00Z" w16du:dateUtc="2024-11-13T12:30:00Z"/>
                <w:sz w:val="13"/>
                <w:szCs w:val="13"/>
                <w:rPrChange w:id="2940" w:author="Adrian Moir (amoir)" w:date="2024-11-13T12:45:00Z" w16du:dateUtc="2024-11-13T12:45:00Z">
                  <w:rPr>
                    <w:ins w:id="2941" w:author="Adrian Moir (amoir)" w:date="2024-11-13T12:30:00Z" w16du:dateUtc="2024-11-13T12:30:00Z"/>
                    <w:sz w:val="16"/>
                    <w:szCs w:val="16"/>
                  </w:rPr>
                </w:rPrChange>
              </w:rPr>
              <w:pPrChange w:id="2942" w:author="Adrian Moir (amoir)" w:date="2024-11-18T12:26:00Z" w16du:dateUtc="2024-11-18T12:26:00Z">
                <w:pPr/>
              </w:pPrChange>
            </w:pPr>
            <w:proofErr w:type="spellStart"/>
            <w:ins w:id="2943" w:author="Adrian Moir (amoir)" w:date="2024-11-18T12:25:00Z" w16du:dateUtc="2024-11-18T12:25:00Z">
              <w:r>
                <w:rPr>
                  <w:sz w:val="13"/>
                  <w:szCs w:val="13"/>
                </w:rPr>
                <w:t>None</w:t>
              </w:r>
            </w:ins>
            <w:proofErr w:type="spellEnd"/>
          </w:p>
        </w:tc>
      </w:tr>
      <w:tr w:rsidR="00551EA5" w:rsidRPr="0017048E" w14:paraId="59C1A0B9" w14:textId="77777777" w:rsidTr="00551EA5">
        <w:trPr>
          <w:ins w:id="2944" w:author="Adrian Moir (amoir)" w:date="2024-11-13T12:17:00Z"/>
        </w:trPr>
        <w:tc>
          <w:tcPr>
            <w:tcW w:w="1200" w:type="dxa"/>
          </w:tcPr>
          <w:p w14:paraId="1360513B" w14:textId="77777777" w:rsidR="002E0EAC" w:rsidRPr="00B92C83" w:rsidRDefault="002E0EAC">
            <w:pPr>
              <w:jc w:val="center"/>
              <w:rPr>
                <w:ins w:id="2945" w:author="Adrian Moir (amoir)" w:date="2024-11-13T12:17:00Z" w16du:dateUtc="2024-11-13T12:17:00Z"/>
                <w:sz w:val="13"/>
                <w:szCs w:val="13"/>
                <w:rPrChange w:id="2946" w:author="Adrian Moir (amoir)" w:date="2024-11-13T12:45:00Z" w16du:dateUtc="2024-11-13T12:45:00Z">
                  <w:rPr>
                    <w:ins w:id="2947" w:author="Adrian Moir (amoir)" w:date="2024-11-13T12:17:00Z" w16du:dateUtc="2024-11-13T12:17:00Z"/>
                  </w:rPr>
                </w:rPrChange>
              </w:rPr>
              <w:pPrChange w:id="2948" w:author="Adrian Moir (amoir)" w:date="2024-11-14T11:44:00Z" w16du:dateUtc="2024-11-14T11:44:00Z">
                <w:pPr/>
              </w:pPrChange>
            </w:pPr>
            <w:ins w:id="2949" w:author="Adrian Moir (amoir)" w:date="2024-11-13T12:20:00Z" w16du:dateUtc="2024-11-13T12:20:00Z">
              <w:r w:rsidRPr="00B92C83">
                <w:rPr>
                  <w:sz w:val="13"/>
                  <w:szCs w:val="13"/>
                  <w:rPrChange w:id="2950" w:author="Adrian Moir (amoir)" w:date="2024-11-13T12:45:00Z" w16du:dateUtc="2024-11-13T12:45:00Z">
                    <w:rPr/>
                  </w:rPrChange>
                </w:rPr>
                <w:t>txos-vm-qstor1</w:t>
              </w:r>
            </w:ins>
          </w:p>
        </w:tc>
        <w:tc>
          <w:tcPr>
            <w:tcW w:w="1368" w:type="dxa"/>
          </w:tcPr>
          <w:p w14:paraId="71190731" w14:textId="77777777" w:rsidR="002E0EAC" w:rsidRPr="00B92C83" w:rsidRDefault="002E0EAC" w:rsidP="003C5C3A">
            <w:pPr>
              <w:rPr>
                <w:ins w:id="2951" w:author="Adrian Moir (amoir)" w:date="2024-11-13T12:17:00Z" w16du:dateUtc="2024-11-13T12:17:00Z"/>
                <w:sz w:val="13"/>
                <w:szCs w:val="13"/>
                <w:rPrChange w:id="2952" w:author="Adrian Moir (amoir)" w:date="2024-11-13T12:45:00Z" w16du:dateUtc="2024-11-13T12:45:00Z">
                  <w:rPr>
                    <w:ins w:id="2953" w:author="Adrian Moir (amoir)" w:date="2024-11-13T12:17:00Z" w16du:dateUtc="2024-11-13T12:17:00Z"/>
                  </w:rPr>
                </w:rPrChange>
              </w:rPr>
            </w:pPr>
            <w:proofErr w:type="spellStart"/>
            <w:ins w:id="2954" w:author="Adrian Moir (amoir)" w:date="2024-11-13T12:28:00Z" w16du:dateUtc="2024-11-13T12:28:00Z">
              <w:r w:rsidRPr="00B92C83">
                <w:rPr>
                  <w:sz w:val="13"/>
                  <w:szCs w:val="13"/>
                  <w:rPrChange w:id="295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Increased</w:t>
              </w:r>
              <w:proofErr w:type="spellEnd"/>
              <w:r w:rsidRPr="00B92C83">
                <w:rPr>
                  <w:sz w:val="13"/>
                  <w:szCs w:val="13"/>
                  <w:rPrChange w:id="295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295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dictionary</w:t>
              </w:r>
              <w:proofErr w:type="spellEnd"/>
              <w:r w:rsidRPr="00B92C83">
                <w:rPr>
                  <w:sz w:val="13"/>
                  <w:szCs w:val="13"/>
                  <w:rPrChange w:id="295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295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296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21 </w:t>
              </w:r>
            </w:ins>
            <w:proofErr w:type="spellStart"/>
            <w:ins w:id="2961" w:author="Adrian Moir (amoir)" w:date="2024-11-13T12:45:00Z" w16du:dateUtc="2024-11-13T12:45:00Z">
              <w:r w:rsidRPr="00B92C83">
                <w:rPr>
                  <w:sz w:val="13"/>
                  <w:szCs w:val="13"/>
                  <w:rPrChange w:id="296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bit</w:t>
              </w:r>
              <w:proofErr w:type="spellEnd"/>
              <w:r w:rsidRPr="00B92C83">
                <w:rPr>
                  <w:sz w:val="13"/>
                  <w:szCs w:val="13"/>
                  <w:rPrChange w:id="296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</w:ins>
            <w:ins w:id="2964" w:author="Adrian Moir (amoir)" w:date="2024-11-13T12:28:00Z" w16du:dateUtc="2024-11-13T12:28:00Z">
              <w:r w:rsidRPr="00B92C83">
                <w:rPr>
                  <w:sz w:val="13"/>
                  <w:szCs w:val="13"/>
                  <w:rPrChange w:id="296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Shift</w:t>
              </w:r>
            </w:ins>
          </w:p>
        </w:tc>
        <w:tc>
          <w:tcPr>
            <w:tcW w:w="846" w:type="dxa"/>
          </w:tcPr>
          <w:p w14:paraId="6835DCEF" w14:textId="77777777" w:rsidR="002E0EAC" w:rsidRPr="00B92C83" w:rsidRDefault="002E0EAC">
            <w:pPr>
              <w:jc w:val="center"/>
              <w:rPr>
                <w:ins w:id="2966" w:author="Adrian Moir (amoir)" w:date="2024-11-13T12:17:00Z" w16du:dateUtc="2024-11-13T12:17:00Z"/>
                <w:sz w:val="13"/>
                <w:szCs w:val="13"/>
                <w:rPrChange w:id="2967" w:author="Adrian Moir (amoir)" w:date="2024-11-13T12:45:00Z" w16du:dateUtc="2024-11-13T12:45:00Z">
                  <w:rPr>
                    <w:ins w:id="2968" w:author="Adrian Moir (amoir)" w:date="2024-11-13T12:17:00Z" w16du:dateUtc="2024-11-13T12:17:00Z"/>
                  </w:rPr>
                </w:rPrChange>
              </w:rPr>
              <w:pPrChange w:id="2969" w:author="Adrian Moir (amoir)" w:date="2024-11-14T11:44:00Z" w16du:dateUtc="2024-11-14T11:44:00Z">
                <w:pPr/>
              </w:pPrChange>
            </w:pPr>
            <w:ins w:id="2970" w:author="Adrian Moir (amoir)" w:date="2024-11-13T12:21:00Z" w16du:dateUtc="2024-11-13T12:21:00Z">
              <w:r w:rsidRPr="00B92C83">
                <w:rPr>
                  <w:sz w:val="13"/>
                  <w:szCs w:val="13"/>
                  <w:rPrChange w:id="2971" w:author="Adrian Moir (amoir)" w:date="2024-11-13T12:45:00Z" w16du:dateUtc="2024-11-13T12:45:00Z">
                    <w:rPr/>
                  </w:rPrChange>
                </w:rPr>
                <w:t xml:space="preserve">10 </w:t>
              </w:r>
              <w:proofErr w:type="spellStart"/>
              <w:r w:rsidRPr="00B92C83">
                <w:rPr>
                  <w:sz w:val="13"/>
                  <w:szCs w:val="13"/>
                  <w:rPrChange w:id="2972" w:author="Adrian Moir (amoir)" w:date="2024-11-13T12:45:00Z" w16du:dateUtc="2024-11-13T12:45:00Z">
                    <w:rPr/>
                  </w:rPrChange>
                </w:rPr>
                <w:t>Billion</w:t>
              </w:r>
            </w:ins>
            <w:proofErr w:type="spellEnd"/>
          </w:p>
        </w:tc>
        <w:tc>
          <w:tcPr>
            <w:tcW w:w="1117" w:type="dxa"/>
          </w:tcPr>
          <w:p w14:paraId="75699982" w14:textId="77777777" w:rsidR="002E0EAC" w:rsidRPr="0017048E" w:rsidRDefault="002E0EAC" w:rsidP="003C5C3A">
            <w:pPr>
              <w:jc w:val="center"/>
              <w:rPr>
                <w:ins w:id="2973" w:author="Adrian Moir (amoir)" w:date="2024-11-18T11:27:00Z" w16du:dateUtc="2024-11-18T11:27:00Z"/>
                <w:sz w:val="13"/>
                <w:szCs w:val="13"/>
              </w:rPr>
            </w:pPr>
            <w:ins w:id="2974" w:author="Adrian Moir (amoir)" w:date="2024-11-18T11:27:00Z" w16du:dateUtc="2024-11-18T11:27:00Z">
              <w:r>
                <w:rPr>
                  <w:sz w:val="13"/>
                  <w:szCs w:val="13"/>
                </w:rPr>
                <w:t>20</w:t>
              </w:r>
            </w:ins>
            <w:ins w:id="2975" w:author="Adrian Moir (amoir)" w:date="2024-11-18T11:28:00Z" w16du:dateUtc="2024-11-18T11:28:00Z">
              <w:r>
                <w:rPr>
                  <w:sz w:val="13"/>
                  <w:szCs w:val="13"/>
                </w:rPr>
                <w:t xml:space="preserve"> </w:t>
              </w:r>
              <w:r w:rsidRPr="00DF6AD8">
                <w:rPr>
                  <w:sz w:val="13"/>
                  <w:szCs w:val="13"/>
                </w:rPr>
                <w:sym w:font="Wingdings" w:char="F0E0"/>
              </w:r>
              <w:r>
                <w:rPr>
                  <w:sz w:val="13"/>
                  <w:szCs w:val="13"/>
                </w:rPr>
                <w:t xml:space="preserve"> 21</w:t>
              </w:r>
            </w:ins>
          </w:p>
        </w:tc>
        <w:tc>
          <w:tcPr>
            <w:tcW w:w="2168" w:type="dxa"/>
          </w:tcPr>
          <w:p w14:paraId="6F330483" w14:textId="77777777" w:rsidR="002E0EAC" w:rsidRPr="00B92C83" w:rsidRDefault="002E0EAC">
            <w:pPr>
              <w:jc w:val="center"/>
              <w:rPr>
                <w:ins w:id="2976" w:author="Adrian Moir (amoir)" w:date="2024-11-13T12:17:00Z" w16du:dateUtc="2024-11-13T12:17:00Z"/>
                <w:sz w:val="13"/>
                <w:szCs w:val="13"/>
                <w:rPrChange w:id="2977" w:author="Adrian Moir (amoir)" w:date="2024-11-13T12:45:00Z" w16du:dateUtc="2024-11-13T12:45:00Z">
                  <w:rPr>
                    <w:ins w:id="2978" w:author="Adrian Moir (amoir)" w:date="2024-11-13T12:17:00Z" w16du:dateUtc="2024-11-13T12:17:00Z"/>
                  </w:rPr>
                </w:rPrChange>
              </w:rPr>
              <w:pPrChange w:id="2979" w:author="Adrian Moir (amoir)" w:date="2024-11-14T11:44:00Z" w16du:dateUtc="2024-11-14T11:44:00Z">
                <w:pPr/>
              </w:pPrChange>
            </w:pPr>
            <w:proofErr w:type="spellStart"/>
            <w:ins w:id="2980" w:author="Adrian Moir (amoir)" w:date="2024-11-13T12:21:00Z" w16du:dateUtc="2024-11-13T12:21:00Z">
              <w:r w:rsidRPr="00B92C83">
                <w:rPr>
                  <w:sz w:val="13"/>
                  <w:szCs w:val="13"/>
                  <w:rPrChange w:id="2981" w:author="Adrian Moir (amoir)" w:date="2024-11-13T12:45:00Z" w16du:dateUtc="2024-11-13T12:45:00Z">
                    <w:rPr/>
                  </w:rPrChange>
                </w:rPr>
                <w:t>Complete</w:t>
              </w:r>
            </w:ins>
            <w:proofErr w:type="spellEnd"/>
          </w:p>
        </w:tc>
        <w:tc>
          <w:tcPr>
            <w:tcW w:w="1770" w:type="dxa"/>
          </w:tcPr>
          <w:p w14:paraId="13411233" w14:textId="77777777" w:rsidR="002E0EAC" w:rsidRPr="00B92C83" w:rsidRDefault="002E0EAC" w:rsidP="003C5C3A">
            <w:pPr>
              <w:rPr>
                <w:ins w:id="2982" w:author="Adrian Moir (amoir)" w:date="2024-11-13T12:17:00Z" w16du:dateUtc="2024-11-13T12:17:00Z"/>
                <w:sz w:val="13"/>
                <w:szCs w:val="13"/>
                <w:rPrChange w:id="2983" w:author="Adrian Moir (amoir)" w:date="2024-11-13T12:45:00Z" w16du:dateUtc="2024-11-13T12:45:00Z">
                  <w:rPr>
                    <w:ins w:id="2984" w:author="Adrian Moir (amoir)" w:date="2024-11-13T12:17:00Z" w16du:dateUtc="2024-11-13T12:17:00Z"/>
                  </w:rPr>
                </w:rPrChange>
              </w:rPr>
            </w:pPr>
          </w:p>
        </w:tc>
        <w:tc>
          <w:tcPr>
            <w:tcW w:w="1091" w:type="dxa"/>
          </w:tcPr>
          <w:p w14:paraId="4263E4B3" w14:textId="77777777" w:rsidR="002E0EAC" w:rsidRPr="00507D6A" w:rsidRDefault="002E0EAC">
            <w:pPr>
              <w:jc w:val="center"/>
              <w:rPr>
                <w:ins w:id="2985" w:author="Adrian Moir (amoir)" w:date="2024-11-18T11:42:00Z" w16du:dateUtc="2024-11-18T11:42:00Z"/>
                <w:sz w:val="13"/>
                <w:szCs w:val="13"/>
              </w:rPr>
              <w:pPrChange w:id="2986" w:author="Adrian Moir (amoir)" w:date="2024-11-18T11:43:00Z" w16du:dateUtc="2024-11-18T11:43:00Z">
                <w:pPr/>
              </w:pPrChange>
            </w:pPr>
            <w:ins w:id="2987" w:author="Adrian Moir (amoir)" w:date="2024-11-18T13:25:00Z" w16du:dateUtc="2024-11-18T13:25:00Z">
              <w:r>
                <w:rPr>
                  <w:sz w:val="13"/>
                  <w:szCs w:val="13"/>
                </w:rPr>
                <w:t>No</w:t>
              </w:r>
            </w:ins>
          </w:p>
        </w:tc>
        <w:tc>
          <w:tcPr>
            <w:tcW w:w="1203" w:type="dxa"/>
          </w:tcPr>
          <w:p w14:paraId="0D498D62" w14:textId="77777777" w:rsidR="002E0EAC" w:rsidRPr="00B92C83" w:rsidRDefault="002E0EAC">
            <w:pPr>
              <w:jc w:val="center"/>
              <w:rPr>
                <w:ins w:id="2988" w:author="Adrian Moir (amoir)" w:date="2024-11-13T12:30:00Z" w16du:dateUtc="2024-11-13T12:30:00Z"/>
                <w:sz w:val="13"/>
                <w:szCs w:val="13"/>
                <w:rPrChange w:id="2989" w:author="Adrian Moir (amoir)" w:date="2024-11-13T12:45:00Z" w16du:dateUtc="2024-11-13T12:45:00Z">
                  <w:rPr>
                    <w:ins w:id="2990" w:author="Adrian Moir (amoir)" w:date="2024-11-13T12:30:00Z" w16du:dateUtc="2024-11-13T12:30:00Z"/>
                    <w:sz w:val="16"/>
                    <w:szCs w:val="16"/>
                  </w:rPr>
                </w:rPrChange>
              </w:rPr>
              <w:pPrChange w:id="2991" w:author="Adrian Moir (amoir)" w:date="2024-11-18T12:26:00Z" w16du:dateUtc="2024-11-18T12:26:00Z">
                <w:pPr/>
              </w:pPrChange>
            </w:pPr>
            <w:proofErr w:type="spellStart"/>
            <w:ins w:id="2992" w:author="Adrian Moir (amoir)" w:date="2024-11-18T12:26:00Z" w16du:dateUtc="2024-11-18T12:26:00Z">
              <w:r>
                <w:rPr>
                  <w:sz w:val="13"/>
                  <w:szCs w:val="13"/>
                </w:rPr>
                <w:t>None</w:t>
              </w:r>
            </w:ins>
            <w:proofErr w:type="spellEnd"/>
          </w:p>
        </w:tc>
      </w:tr>
      <w:tr w:rsidR="00551EA5" w:rsidRPr="0017048E" w14:paraId="587FB012" w14:textId="77777777" w:rsidTr="00551EA5">
        <w:trPr>
          <w:ins w:id="2993" w:author="Adrian Moir (amoir)" w:date="2024-11-13T12:17:00Z"/>
        </w:trPr>
        <w:tc>
          <w:tcPr>
            <w:tcW w:w="1200" w:type="dxa"/>
          </w:tcPr>
          <w:p w14:paraId="743FB4EB" w14:textId="77777777" w:rsidR="002E0EAC" w:rsidRPr="00B92C83" w:rsidRDefault="002E0EAC">
            <w:pPr>
              <w:jc w:val="center"/>
              <w:rPr>
                <w:ins w:id="2994" w:author="Adrian Moir (amoir)" w:date="2024-11-13T12:17:00Z" w16du:dateUtc="2024-11-13T12:17:00Z"/>
                <w:sz w:val="13"/>
                <w:szCs w:val="13"/>
                <w:rPrChange w:id="2995" w:author="Adrian Moir (amoir)" w:date="2024-11-13T12:45:00Z" w16du:dateUtc="2024-11-13T12:45:00Z">
                  <w:rPr>
                    <w:ins w:id="2996" w:author="Adrian Moir (amoir)" w:date="2024-11-13T12:17:00Z" w16du:dateUtc="2024-11-13T12:17:00Z"/>
                  </w:rPr>
                </w:rPrChange>
              </w:rPr>
              <w:pPrChange w:id="2997" w:author="Adrian Moir (amoir)" w:date="2024-11-14T11:44:00Z" w16du:dateUtc="2024-11-14T11:44:00Z">
                <w:pPr/>
              </w:pPrChange>
            </w:pPr>
            <w:proofErr w:type="spellStart"/>
            <w:ins w:id="2998" w:author="Adrian Moir (amoir)" w:date="2024-11-13T12:21:00Z" w16du:dateUtc="2024-11-13T12:21:00Z">
              <w:r w:rsidRPr="00B92C83">
                <w:rPr>
                  <w:sz w:val="13"/>
                  <w:szCs w:val="13"/>
                  <w:rPrChange w:id="2999" w:author="Adrian Moir (amoir)" w:date="2024-11-13T12:45:00Z" w16du:dateUtc="2024-11-13T12:45:00Z">
                    <w:rPr/>
                  </w:rPrChange>
                </w:rPr>
                <w:t>gvi-qorestor</w:t>
              </w:r>
            </w:ins>
            <w:proofErr w:type="spellEnd"/>
          </w:p>
        </w:tc>
        <w:tc>
          <w:tcPr>
            <w:tcW w:w="1368" w:type="dxa"/>
          </w:tcPr>
          <w:p w14:paraId="4B0C81CC" w14:textId="77777777" w:rsidR="002E0EAC" w:rsidRPr="00B92C83" w:rsidRDefault="002E0EAC" w:rsidP="003C5C3A">
            <w:pPr>
              <w:rPr>
                <w:ins w:id="3000" w:author="Adrian Moir (amoir)" w:date="2024-11-13T12:17:00Z" w16du:dateUtc="2024-11-13T12:17:00Z"/>
                <w:sz w:val="13"/>
                <w:szCs w:val="13"/>
                <w:rPrChange w:id="3001" w:author="Adrian Moir (amoir)" w:date="2024-11-13T12:45:00Z" w16du:dateUtc="2024-11-13T12:45:00Z">
                  <w:rPr>
                    <w:ins w:id="3002" w:author="Adrian Moir (amoir)" w:date="2024-11-13T12:17:00Z" w16du:dateUtc="2024-11-13T12:17:00Z"/>
                  </w:rPr>
                </w:rPrChange>
              </w:rPr>
            </w:pPr>
            <w:proofErr w:type="spellStart"/>
            <w:ins w:id="3003" w:author="Adrian Moir (amoir)" w:date="2024-11-13T12:29:00Z" w16du:dateUtc="2024-11-13T12:29:00Z">
              <w:r w:rsidRPr="00B92C83">
                <w:rPr>
                  <w:sz w:val="13"/>
                  <w:szCs w:val="13"/>
                  <w:rPrChange w:id="300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Cloud</w:t>
              </w:r>
              <w:proofErr w:type="spellEnd"/>
              <w:r w:rsidRPr="00B92C83">
                <w:rPr>
                  <w:sz w:val="13"/>
                  <w:szCs w:val="13"/>
                  <w:rPrChange w:id="300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0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compaction</w:t>
              </w:r>
              <w:proofErr w:type="spellEnd"/>
              <w:r w:rsidRPr="00B92C83">
                <w:rPr>
                  <w:sz w:val="13"/>
                  <w:szCs w:val="13"/>
                  <w:rPrChange w:id="300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0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was</w:t>
              </w:r>
              <w:proofErr w:type="spellEnd"/>
              <w:r w:rsidRPr="00B92C83">
                <w:rPr>
                  <w:sz w:val="13"/>
                  <w:szCs w:val="13"/>
                  <w:rPrChange w:id="300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1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enabled</w:t>
              </w:r>
            </w:ins>
            <w:proofErr w:type="spellEnd"/>
          </w:p>
        </w:tc>
        <w:tc>
          <w:tcPr>
            <w:tcW w:w="846" w:type="dxa"/>
          </w:tcPr>
          <w:p w14:paraId="39DC54A3" w14:textId="77777777" w:rsidR="002E0EAC" w:rsidRPr="00B92C83" w:rsidRDefault="002E0EAC">
            <w:pPr>
              <w:jc w:val="center"/>
              <w:rPr>
                <w:ins w:id="3011" w:author="Adrian Moir (amoir)" w:date="2024-11-13T12:17:00Z" w16du:dateUtc="2024-11-13T12:17:00Z"/>
                <w:sz w:val="13"/>
                <w:szCs w:val="13"/>
                <w:rPrChange w:id="3012" w:author="Adrian Moir (amoir)" w:date="2024-11-13T12:45:00Z" w16du:dateUtc="2024-11-13T12:45:00Z">
                  <w:rPr>
                    <w:ins w:id="3013" w:author="Adrian Moir (amoir)" w:date="2024-11-13T12:17:00Z" w16du:dateUtc="2024-11-13T12:17:00Z"/>
                  </w:rPr>
                </w:rPrChange>
              </w:rPr>
              <w:pPrChange w:id="3014" w:author="Adrian Moir (amoir)" w:date="2024-11-14T11:44:00Z" w16du:dateUtc="2024-11-14T11:44:00Z">
                <w:pPr/>
              </w:pPrChange>
            </w:pPr>
            <w:ins w:id="3015" w:author="Adrian Moir (amoir)" w:date="2024-11-13T12:22:00Z" w16du:dateUtc="2024-11-13T12:22:00Z">
              <w:r w:rsidRPr="00B92C83">
                <w:rPr>
                  <w:sz w:val="13"/>
                  <w:szCs w:val="13"/>
                  <w:rPrChange w:id="3016" w:author="Adrian Moir (amoir)" w:date="2024-11-13T12:45:00Z" w16du:dateUtc="2024-11-13T12:45:00Z">
                    <w:rPr/>
                  </w:rPrChange>
                </w:rPr>
                <w:t xml:space="preserve">15 </w:t>
              </w:r>
              <w:proofErr w:type="spellStart"/>
              <w:r w:rsidRPr="00B92C83">
                <w:rPr>
                  <w:sz w:val="13"/>
                  <w:szCs w:val="13"/>
                  <w:rPrChange w:id="3017" w:author="Adrian Moir (amoir)" w:date="2024-11-13T12:45:00Z" w16du:dateUtc="2024-11-13T12:45:00Z">
                    <w:rPr/>
                  </w:rPrChange>
                </w:rPr>
                <w:t>Billion</w:t>
              </w:r>
            </w:ins>
            <w:proofErr w:type="spellEnd"/>
          </w:p>
        </w:tc>
        <w:tc>
          <w:tcPr>
            <w:tcW w:w="1117" w:type="dxa"/>
          </w:tcPr>
          <w:p w14:paraId="54A7CFC6" w14:textId="77777777" w:rsidR="002E0EAC" w:rsidRPr="0017048E" w:rsidRDefault="002E0EAC">
            <w:pPr>
              <w:jc w:val="center"/>
              <w:rPr>
                <w:ins w:id="3018" w:author="Adrian Moir (amoir)" w:date="2024-11-18T11:27:00Z" w16du:dateUtc="2024-11-18T11:27:00Z"/>
                <w:sz w:val="13"/>
                <w:szCs w:val="13"/>
              </w:rPr>
              <w:pPrChange w:id="3019" w:author="Adrian Moir (amoir)" w:date="2024-11-18T11:29:00Z" w16du:dateUtc="2024-11-18T11:29:00Z">
                <w:pPr/>
              </w:pPrChange>
            </w:pPr>
            <w:ins w:id="3020" w:author="Adrian Moir (amoir)" w:date="2024-11-18T11:28:00Z" w16du:dateUtc="2024-11-18T11:28:00Z">
              <w:r>
                <w:rPr>
                  <w:sz w:val="13"/>
                  <w:szCs w:val="13"/>
                </w:rPr>
                <w:t xml:space="preserve">21 </w:t>
              </w:r>
              <w:r w:rsidRPr="00DF6AD8">
                <w:rPr>
                  <w:sz w:val="13"/>
                  <w:szCs w:val="13"/>
                </w:rPr>
                <w:sym w:font="Wingdings" w:char="F0E0"/>
              </w:r>
              <w:r>
                <w:rPr>
                  <w:sz w:val="13"/>
                  <w:szCs w:val="13"/>
                </w:rPr>
                <w:t xml:space="preserve"> 22</w:t>
              </w:r>
            </w:ins>
          </w:p>
        </w:tc>
        <w:tc>
          <w:tcPr>
            <w:tcW w:w="2168" w:type="dxa"/>
          </w:tcPr>
          <w:p w14:paraId="44DAC19C" w14:textId="77777777" w:rsidR="002E0EAC" w:rsidRPr="00B92C83" w:rsidRDefault="002E0EAC" w:rsidP="003C5C3A">
            <w:pPr>
              <w:rPr>
                <w:ins w:id="3021" w:author="Adrian Moir (amoir)" w:date="2024-11-13T12:17:00Z" w16du:dateUtc="2024-11-13T12:17:00Z"/>
                <w:sz w:val="13"/>
                <w:szCs w:val="13"/>
                <w:rPrChange w:id="3022" w:author="Adrian Moir (amoir)" w:date="2024-11-13T12:45:00Z" w16du:dateUtc="2024-11-13T12:45:00Z">
                  <w:rPr>
                    <w:ins w:id="3023" w:author="Adrian Moir (amoir)" w:date="2024-11-13T12:17:00Z" w16du:dateUtc="2024-11-13T12:17:00Z"/>
                  </w:rPr>
                </w:rPrChange>
              </w:rPr>
            </w:pPr>
            <w:proofErr w:type="spellStart"/>
            <w:ins w:id="3024" w:author="Adrian Moir (amoir)" w:date="2024-11-13T12:22:00Z" w16du:dateUtc="2024-11-13T12:22:00Z">
              <w:r w:rsidRPr="00B92C83">
                <w:rPr>
                  <w:sz w:val="13"/>
                  <w:szCs w:val="13"/>
                  <w:rPrChange w:id="3025" w:author="Adrian Moir (amoir)" w:date="2024-11-13T12:45:00Z" w16du:dateUtc="2024-11-13T12:45:00Z">
                    <w:rPr/>
                  </w:rPrChange>
                </w:rPr>
                <w:t>Waiting</w:t>
              </w:r>
              <w:proofErr w:type="spellEnd"/>
              <w:r w:rsidRPr="00B92C83">
                <w:rPr>
                  <w:sz w:val="13"/>
                  <w:szCs w:val="13"/>
                  <w:rPrChange w:id="3026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27" w:author="Adrian Moir (amoir)" w:date="2024-11-13T12:45:00Z" w16du:dateUtc="2024-11-13T12:45:00Z">
                    <w:rPr/>
                  </w:rPrChange>
                </w:rPr>
                <w:t>for</w:t>
              </w:r>
              <w:proofErr w:type="spellEnd"/>
              <w:r w:rsidRPr="00B92C83">
                <w:rPr>
                  <w:sz w:val="13"/>
                  <w:szCs w:val="13"/>
                  <w:rPrChange w:id="3028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29" w:author="Adrian Moir (amoir)" w:date="2024-11-13T12:45:00Z" w16du:dateUtc="2024-11-13T12:45:00Z">
                    <w:rPr/>
                  </w:rPrChange>
                </w:rPr>
                <w:t>cloud</w:t>
              </w:r>
              <w:proofErr w:type="spellEnd"/>
              <w:r w:rsidRPr="00B92C83">
                <w:rPr>
                  <w:sz w:val="13"/>
                  <w:szCs w:val="13"/>
                  <w:rPrChange w:id="3030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31" w:author="Adrian Moir (amoir)" w:date="2024-11-13T12:45:00Z" w16du:dateUtc="2024-11-13T12:45:00Z">
                    <w:rPr/>
                  </w:rPrChange>
                </w:rPr>
                <w:t>cleaner</w:t>
              </w:r>
              <w:proofErr w:type="spellEnd"/>
              <w:r w:rsidRPr="00B92C83">
                <w:rPr>
                  <w:sz w:val="13"/>
                  <w:szCs w:val="13"/>
                  <w:rPrChange w:id="3032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33" w:author="Adrian Moir (amoir)" w:date="2024-11-13T12:45:00Z" w16du:dateUtc="2024-11-13T12:45:00Z">
                    <w:rPr/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034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35" w:author="Adrian Moir (amoir)" w:date="2024-11-13T12:45:00Z" w16du:dateUtc="2024-11-13T12:45:00Z">
                    <w:rPr/>
                  </w:rPrChange>
                </w:rPr>
                <w:t>complete</w:t>
              </w:r>
            </w:ins>
            <w:proofErr w:type="spellEnd"/>
            <w:ins w:id="3036" w:author="Adrian Moir (amoir)" w:date="2024-11-13T12:23:00Z" w16du:dateUtc="2024-11-13T12:23:00Z">
              <w:r w:rsidRPr="00B92C83">
                <w:rPr>
                  <w:sz w:val="13"/>
                  <w:szCs w:val="13"/>
                  <w:rPrChange w:id="3037" w:author="Adrian Moir (amoir)" w:date="2024-11-13T12:45:00Z" w16du:dateUtc="2024-11-13T12:45:00Z">
                    <w:rPr/>
                  </w:rPrChange>
                </w:rPr>
                <w:t xml:space="preserve">, </w:t>
              </w:r>
              <w:proofErr w:type="spellStart"/>
              <w:r w:rsidRPr="00B92C83">
                <w:rPr>
                  <w:sz w:val="13"/>
                  <w:szCs w:val="13"/>
                  <w:rPrChange w:id="3038" w:author="Adrian Moir (amoir)" w:date="2024-11-13T12:45:00Z" w16du:dateUtc="2024-11-13T12:45:00Z">
                    <w:rPr/>
                  </w:rPrChange>
                </w:rPr>
                <w:t>dictionary</w:t>
              </w:r>
              <w:proofErr w:type="spellEnd"/>
              <w:r w:rsidRPr="00B92C83">
                <w:rPr>
                  <w:sz w:val="13"/>
                  <w:szCs w:val="13"/>
                  <w:rPrChange w:id="3039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40" w:author="Adrian Moir (amoir)" w:date="2024-11-13T12:45:00Z" w16du:dateUtc="2024-11-13T12:45:00Z">
                    <w:rPr/>
                  </w:rPrChange>
                </w:rPr>
                <w:t>will</w:t>
              </w:r>
              <w:proofErr w:type="spellEnd"/>
              <w:r w:rsidRPr="00B92C83">
                <w:rPr>
                  <w:sz w:val="13"/>
                  <w:szCs w:val="13"/>
                  <w:rPrChange w:id="3041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42" w:author="Adrian Moir (amoir)" w:date="2024-11-13T12:45:00Z" w16du:dateUtc="2024-11-13T12:45:00Z">
                    <w:rPr/>
                  </w:rPrChange>
                </w:rPr>
                <w:t>be</w:t>
              </w:r>
              <w:proofErr w:type="spellEnd"/>
              <w:r w:rsidRPr="00B92C83">
                <w:rPr>
                  <w:sz w:val="13"/>
                  <w:szCs w:val="13"/>
                  <w:rPrChange w:id="3043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44" w:author="Adrian Moir (amoir)" w:date="2024-11-13T12:45:00Z" w16du:dateUtc="2024-11-13T12:45:00Z">
                    <w:rPr/>
                  </w:rPrChange>
                </w:rPr>
                <w:t>ok</w:t>
              </w:r>
              <w:proofErr w:type="spellEnd"/>
              <w:r w:rsidRPr="00B92C83">
                <w:rPr>
                  <w:sz w:val="13"/>
                  <w:szCs w:val="13"/>
                  <w:rPrChange w:id="3045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46" w:author="Adrian Moir (amoir)" w:date="2024-11-13T12:45:00Z" w16du:dateUtc="2024-11-13T12:45:00Z">
                    <w:rPr/>
                  </w:rPrChange>
                </w:rPr>
                <w:t>then</w:t>
              </w:r>
              <w:proofErr w:type="spellEnd"/>
              <w:r w:rsidRPr="00B92C83">
                <w:rPr>
                  <w:sz w:val="13"/>
                  <w:szCs w:val="13"/>
                  <w:rPrChange w:id="3047" w:author="Adrian Moir (amoir)" w:date="2024-11-13T12:45:00Z" w16du:dateUtc="2024-11-13T12:45:00Z">
                    <w:rPr/>
                  </w:rPrChange>
                </w:rPr>
                <w:t>.</w:t>
              </w:r>
            </w:ins>
          </w:p>
        </w:tc>
        <w:tc>
          <w:tcPr>
            <w:tcW w:w="1770" w:type="dxa"/>
          </w:tcPr>
          <w:p w14:paraId="17425FFB" w14:textId="77777777" w:rsidR="002E0EAC" w:rsidRPr="00B92C83" w:rsidRDefault="002E0EAC" w:rsidP="003C5C3A">
            <w:pPr>
              <w:rPr>
                <w:ins w:id="3048" w:author="Adrian Moir (amoir)" w:date="2024-11-13T12:17:00Z" w16du:dateUtc="2024-11-13T12:17:00Z"/>
                <w:sz w:val="13"/>
                <w:szCs w:val="13"/>
                <w:rPrChange w:id="3049" w:author="Adrian Moir (amoir)" w:date="2024-11-13T12:45:00Z" w16du:dateUtc="2024-11-13T12:45:00Z">
                  <w:rPr>
                    <w:ins w:id="3050" w:author="Adrian Moir (amoir)" w:date="2024-11-13T12:17:00Z" w16du:dateUtc="2024-11-13T12:17:00Z"/>
                  </w:rPr>
                </w:rPrChange>
              </w:rPr>
            </w:pPr>
            <w:proofErr w:type="spellStart"/>
            <w:ins w:id="3051" w:author="Adrian Moir (amoir)" w:date="2024-11-13T12:23:00Z">
              <w:r w:rsidRPr="00B92C83">
                <w:rPr>
                  <w:sz w:val="13"/>
                  <w:szCs w:val="13"/>
                  <w:rPrChange w:id="3052" w:author="Adrian Moir (amoir)" w:date="2024-11-13T12:45:00Z" w16du:dateUtc="2024-11-13T12:45:00Z">
                    <w:rPr/>
                  </w:rPrChange>
                </w:rPr>
                <w:t>Cleaner</w:t>
              </w:r>
              <w:proofErr w:type="spellEnd"/>
              <w:r w:rsidRPr="00B92C83">
                <w:rPr>
                  <w:sz w:val="13"/>
                  <w:szCs w:val="13"/>
                  <w:rPrChange w:id="3053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54" w:author="Adrian Moir (amoir)" w:date="2024-11-13T12:45:00Z" w16du:dateUtc="2024-11-13T12:45:00Z">
                    <w:rPr/>
                  </w:rPrChange>
                </w:rPr>
                <w:t>needs</w:t>
              </w:r>
              <w:proofErr w:type="spellEnd"/>
              <w:r w:rsidRPr="00B92C83">
                <w:rPr>
                  <w:sz w:val="13"/>
                  <w:szCs w:val="13"/>
                  <w:rPrChange w:id="3055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56" w:author="Adrian Moir (amoir)" w:date="2024-11-13T12:45:00Z" w16du:dateUtc="2024-11-13T12:45:00Z">
                    <w:rPr/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057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58" w:author="Adrian Moir (amoir)" w:date="2024-11-13T12:45:00Z" w16du:dateUtc="2024-11-13T12:45:00Z">
                    <w:rPr/>
                  </w:rPrChange>
                </w:rPr>
                <w:t>be</w:t>
              </w:r>
              <w:proofErr w:type="spellEnd"/>
              <w:r w:rsidRPr="00B92C83">
                <w:rPr>
                  <w:sz w:val="13"/>
                  <w:szCs w:val="13"/>
                  <w:rPrChange w:id="3059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60" w:author="Adrian Moir (amoir)" w:date="2024-11-13T12:45:00Z" w16du:dateUtc="2024-11-13T12:45:00Z">
                    <w:rPr/>
                  </w:rPrChange>
                </w:rPr>
                <w:t>scheduled</w:t>
              </w:r>
              <w:proofErr w:type="spellEnd"/>
              <w:r w:rsidRPr="00B92C83">
                <w:rPr>
                  <w:sz w:val="13"/>
                  <w:szCs w:val="13"/>
                  <w:rPrChange w:id="3061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62" w:author="Adrian Moir (amoir)" w:date="2024-11-13T12:45:00Z" w16du:dateUtc="2024-11-13T12:45:00Z">
                    <w:rPr/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063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64" w:author="Adrian Moir (amoir)" w:date="2024-11-13T12:45:00Z" w16du:dateUtc="2024-11-13T12:45:00Z">
                    <w:rPr/>
                  </w:rPrChange>
                </w:rPr>
                <w:t>run</w:t>
              </w:r>
              <w:proofErr w:type="spellEnd"/>
              <w:r w:rsidRPr="00B92C83">
                <w:rPr>
                  <w:sz w:val="13"/>
                  <w:szCs w:val="13"/>
                  <w:rPrChange w:id="3065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66" w:author="Adrian Moir (amoir)" w:date="2024-11-13T12:45:00Z" w16du:dateUtc="2024-11-13T12:45:00Z">
                    <w:rPr/>
                  </w:rPrChange>
                </w:rPr>
                <w:t>for</w:t>
              </w:r>
              <w:proofErr w:type="spellEnd"/>
              <w:r w:rsidRPr="00B92C83">
                <w:rPr>
                  <w:sz w:val="13"/>
                  <w:szCs w:val="13"/>
                  <w:rPrChange w:id="3067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68" w:author="Adrian Moir (amoir)" w:date="2024-11-13T12:45:00Z" w16du:dateUtc="2024-11-13T12:45:00Z">
                    <w:rPr/>
                  </w:rPrChange>
                </w:rPr>
                <w:t>all</w:t>
              </w:r>
              <w:proofErr w:type="spellEnd"/>
              <w:r w:rsidRPr="00B92C83">
                <w:rPr>
                  <w:sz w:val="13"/>
                  <w:szCs w:val="13"/>
                  <w:rPrChange w:id="3069" w:author="Adrian Moir (amoir)" w:date="2024-11-13T12:45:00Z" w16du:dateUtc="2024-11-13T12:45:00Z">
                    <w:rPr/>
                  </w:rPrChange>
                </w:rPr>
                <w:t xml:space="preserve"> 24 </w:t>
              </w:r>
              <w:proofErr w:type="spellStart"/>
              <w:r w:rsidRPr="00B92C83">
                <w:rPr>
                  <w:sz w:val="13"/>
                  <w:szCs w:val="13"/>
                  <w:rPrChange w:id="3070" w:author="Adrian Moir (amoir)" w:date="2024-11-13T12:45:00Z" w16du:dateUtc="2024-11-13T12:45:00Z">
                    <w:rPr/>
                  </w:rPrChange>
                </w:rPr>
                <w:t>hours</w:t>
              </w:r>
              <w:proofErr w:type="spellEnd"/>
              <w:r w:rsidRPr="00B92C83">
                <w:rPr>
                  <w:sz w:val="13"/>
                  <w:szCs w:val="13"/>
                  <w:rPrChange w:id="3071" w:author="Adrian Moir (amoir)" w:date="2024-11-13T12:45:00Z" w16du:dateUtc="2024-11-13T12:45:00Z">
                    <w:rPr/>
                  </w:rPrChange>
                </w:rPr>
                <w:t>.</w:t>
              </w:r>
            </w:ins>
          </w:p>
        </w:tc>
        <w:tc>
          <w:tcPr>
            <w:tcW w:w="1091" w:type="dxa"/>
          </w:tcPr>
          <w:p w14:paraId="6868DFA5" w14:textId="77777777" w:rsidR="002E0EAC" w:rsidRPr="00507D6A" w:rsidRDefault="002E0EAC">
            <w:pPr>
              <w:jc w:val="center"/>
              <w:rPr>
                <w:ins w:id="3072" w:author="Adrian Moir (amoir)" w:date="2024-11-18T11:42:00Z" w16du:dateUtc="2024-11-18T11:42:00Z"/>
                <w:sz w:val="13"/>
                <w:szCs w:val="13"/>
              </w:rPr>
              <w:pPrChange w:id="3073" w:author="Adrian Moir (amoir)" w:date="2024-11-18T11:43:00Z" w16du:dateUtc="2024-11-18T11:43:00Z">
                <w:pPr/>
              </w:pPrChange>
            </w:pPr>
          </w:p>
        </w:tc>
        <w:tc>
          <w:tcPr>
            <w:tcW w:w="1203" w:type="dxa"/>
          </w:tcPr>
          <w:p w14:paraId="1A58B760" w14:textId="77777777" w:rsidR="002E0EAC" w:rsidRPr="00B92C83" w:rsidRDefault="002E0EAC">
            <w:pPr>
              <w:jc w:val="center"/>
              <w:rPr>
                <w:ins w:id="3074" w:author="Adrian Moir (amoir)" w:date="2024-11-13T12:30:00Z" w16du:dateUtc="2024-11-13T12:30:00Z"/>
                <w:sz w:val="13"/>
                <w:szCs w:val="13"/>
                <w:rPrChange w:id="3075" w:author="Adrian Moir (amoir)" w:date="2024-11-13T12:45:00Z" w16du:dateUtc="2024-11-13T12:45:00Z">
                  <w:rPr>
                    <w:ins w:id="3076" w:author="Adrian Moir (amoir)" w:date="2024-11-13T12:30:00Z" w16du:dateUtc="2024-11-13T12:30:00Z"/>
                    <w:sz w:val="16"/>
                    <w:szCs w:val="16"/>
                  </w:rPr>
                </w:rPrChange>
              </w:rPr>
              <w:pPrChange w:id="3077" w:author="Adrian Moir (amoir)" w:date="2024-11-18T12:26:00Z" w16du:dateUtc="2024-11-18T12:26:00Z">
                <w:pPr/>
              </w:pPrChange>
            </w:pPr>
            <w:ins w:id="3078" w:author="Adrian Moir (amoir)" w:date="2024-11-18T12:26:00Z" w16du:dateUtc="2024-11-18T12:26:00Z">
              <w:r>
                <w:rPr>
                  <w:sz w:val="13"/>
                  <w:szCs w:val="13"/>
                </w:rPr>
                <w:t>Monitor</w:t>
              </w:r>
            </w:ins>
          </w:p>
        </w:tc>
      </w:tr>
      <w:tr w:rsidR="00551EA5" w:rsidRPr="0017048E" w14:paraId="5D19388A" w14:textId="77777777" w:rsidTr="00551EA5">
        <w:trPr>
          <w:ins w:id="3079" w:author="Adrian Moir (amoir)" w:date="2024-11-13T12:17:00Z"/>
        </w:trPr>
        <w:tc>
          <w:tcPr>
            <w:tcW w:w="1200" w:type="dxa"/>
          </w:tcPr>
          <w:p w14:paraId="35928658" w14:textId="77777777" w:rsidR="002E0EAC" w:rsidRPr="00B92C83" w:rsidRDefault="002E0EAC">
            <w:pPr>
              <w:jc w:val="center"/>
              <w:rPr>
                <w:ins w:id="3080" w:author="Adrian Moir (amoir)" w:date="2024-11-13T12:17:00Z" w16du:dateUtc="2024-11-13T12:17:00Z"/>
                <w:sz w:val="13"/>
                <w:szCs w:val="13"/>
                <w:rPrChange w:id="3081" w:author="Adrian Moir (amoir)" w:date="2024-11-13T12:45:00Z" w16du:dateUtc="2024-11-13T12:45:00Z">
                  <w:rPr>
                    <w:ins w:id="3082" w:author="Adrian Moir (amoir)" w:date="2024-11-13T12:17:00Z" w16du:dateUtc="2024-11-13T12:17:00Z"/>
                  </w:rPr>
                </w:rPrChange>
              </w:rPr>
              <w:pPrChange w:id="3083" w:author="Adrian Moir (amoir)" w:date="2024-11-14T11:44:00Z" w16du:dateUtc="2024-11-14T11:44:00Z">
                <w:pPr/>
              </w:pPrChange>
            </w:pPr>
            <w:proofErr w:type="spellStart"/>
            <w:ins w:id="3084" w:author="Adrian Moir (amoir)" w:date="2024-11-13T12:24:00Z" w16du:dateUtc="2024-11-13T12:24:00Z">
              <w:r w:rsidRPr="00B92C83">
                <w:rPr>
                  <w:sz w:val="13"/>
                  <w:szCs w:val="13"/>
                  <w:rPrChange w:id="3085" w:author="Adrian Moir (amoir)" w:date="2024-11-13T12:45:00Z" w16du:dateUtc="2024-11-13T12:45:00Z">
                    <w:rPr/>
                  </w:rPrChange>
                </w:rPr>
                <w:t>mhc-qstor</w:t>
              </w:r>
            </w:ins>
            <w:proofErr w:type="spellEnd"/>
          </w:p>
        </w:tc>
        <w:tc>
          <w:tcPr>
            <w:tcW w:w="1368" w:type="dxa"/>
          </w:tcPr>
          <w:p w14:paraId="5138B5B6" w14:textId="77777777" w:rsidR="002E0EAC" w:rsidRPr="00B92C83" w:rsidRDefault="002E0EAC" w:rsidP="003C5C3A">
            <w:pPr>
              <w:rPr>
                <w:ins w:id="3086" w:author="Adrian Moir (amoir)" w:date="2024-11-13T12:17:00Z" w16du:dateUtc="2024-11-13T12:17:00Z"/>
                <w:sz w:val="13"/>
                <w:szCs w:val="13"/>
                <w:rPrChange w:id="3087" w:author="Adrian Moir (amoir)" w:date="2024-11-13T12:45:00Z" w16du:dateUtc="2024-11-13T12:45:00Z">
                  <w:rPr>
                    <w:ins w:id="3088" w:author="Adrian Moir (amoir)" w:date="2024-11-13T12:17:00Z" w16du:dateUtc="2024-11-13T12:17:00Z"/>
                  </w:rPr>
                </w:rPrChange>
              </w:rPr>
            </w:pPr>
            <w:proofErr w:type="spellStart"/>
            <w:ins w:id="3089" w:author="Adrian Moir (amoir)" w:date="2024-11-13T12:30:00Z" w16du:dateUtc="2024-11-13T12:30:00Z">
              <w:r w:rsidRPr="00B92C83">
                <w:rPr>
                  <w:sz w:val="13"/>
                  <w:szCs w:val="13"/>
                  <w:rPrChange w:id="309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Increased</w:t>
              </w:r>
              <w:proofErr w:type="spellEnd"/>
              <w:r w:rsidRPr="00B92C83">
                <w:rPr>
                  <w:sz w:val="13"/>
                  <w:szCs w:val="13"/>
                  <w:rPrChange w:id="309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CPU </w:t>
              </w:r>
              <w:proofErr w:type="spellStart"/>
              <w:r w:rsidRPr="00B92C83">
                <w:rPr>
                  <w:sz w:val="13"/>
                  <w:szCs w:val="13"/>
                  <w:rPrChange w:id="309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count</w:t>
              </w:r>
              <w:proofErr w:type="spellEnd"/>
              <w:r w:rsidRPr="00B92C83">
                <w:rPr>
                  <w:sz w:val="13"/>
                  <w:szCs w:val="13"/>
                  <w:rPrChange w:id="309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09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09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16 </w:t>
              </w:r>
              <w:proofErr w:type="spellStart"/>
              <w:r w:rsidRPr="00B92C83">
                <w:rPr>
                  <w:sz w:val="13"/>
                  <w:szCs w:val="13"/>
                  <w:rPrChange w:id="309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via</w:t>
              </w:r>
              <w:proofErr w:type="spellEnd"/>
              <w:r w:rsidRPr="00B92C83">
                <w:rPr>
                  <w:sz w:val="13"/>
                  <w:szCs w:val="13"/>
                  <w:rPrChange w:id="309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rFonts w:ascii="Courier New" w:hAnsi="Courier New" w:cs="Courier New"/>
                  <w:sz w:val="13"/>
                  <w:szCs w:val="13"/>
                  <w:rPrChange w:id="3098" w:author="Adrian Moir (amoir)" w:date="2024-11-13T12:45:00Z" w16du:dateUtc="2024-11-13T12:45:00Z">
                    <w:rPr>
                      <w:rFonts w:ascii="Courier New" w:hAnsi="Courier New" w:cs="Courier New"/>
                      <w:sz w:val="16"/>
                      <w:szCs w:val="16"/>
                    </w:rPr>
                  </w:rPrChange>
                </w:rPr>
                <w:t>customer.env</w:t>
              </w:r>
              <w:proofErr w:type="spellEnd"/>
              <w:r w:rsidRPr="00B92C83">
                <w:rPr>
                  <w:sz w:val="13"/>
                  <w:szCs w:val="13"/>
                  <w:rPrChange w:id="309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0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file</w:t>
              </w:r>
              <w:proofErr w:type="spellEnd"/>
              <w:r w:rsidRPr="00B92C83">
                <w:rPr>
                  <w:sz w:val="13"/>
                  <w:szCs w:val="13"/>
                  <w:rPrChange w:id="310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.</w:t>
              </w:r>
              <w:r w:rsidRPr="00B92C83">
                <w:rPr>
                  <w:sz w:val="13"/>
                  <w:szCs w:val="13"/>
                  <w:rPrChange w:id="310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br/>
              </w:r>
            </w:ins>
          </w:p>
        </w:tc>
        <w:tc>
          <w:tcPr>
            <w:tcW w:w="846" w:type="dxa"/>
          </w:tcPr>
          <w:p w14:paraId="079FD57F" w14:textId="77777777" w:rsidR="002E0EAC" w:rsidRPr="00B92C83" w:rsidRDefault="002E0EAC">
            <w:pPr>
              <w:jc w:val="center"/>
              <w:rPr>
                <w:ins w:id="3103" w:author="Adrian Moir (amoir)" w:date="2024-11-13T12:17:00Z" w16du:dateUtc="2024-11-13T12:17:00Z"/>
                <w:sz w:val="13"/>
                <w:szCs w:val="13"/>
                <w:rPrChange w:id="3104" w:author="Adrian Moir (amoir)" w:date="2024-11-13T12:45:00Z" w16du:dateUtc="2024-11-13T12:45:00Z">
                  <w:rPr>
                    <w:ins w:id="3105" w:author="Adrian Moir (amoir)" w:date="2024-11-13T12:17:00Z" w16du:dateUtc="2024-11-13T12:17:00Z"/>
                  </w:rPr>
                </w:rPrChange>
              </w:rPr>
              <w:pPrChange w:id="3106" w:author="Adrian Moir (amoir)" w:date="2024-11-14T11:44:00Z" w16du:dateUtc="2024-11-14T11:44:00Z">
                <w:pPr/>
              </w:pPrChange>
            </w:pPr>
          </w:p>
        </w:tc>
        <w:tc>
          <w:tcPr>
            <w:tcW w:w="1117" w:type="dxa"/>
          </w:tcPr>
          <w:p w14:paraId="19CE1C77" w14:textId="77777777" w:rsidR="002E0EAC" w:rsidRPr="0017048E" w:rsidRDefault="002E0EAC">
            <w:pPr>
              <w:jc w:val="center"/>
              <w:rPr>
                <w:ins w:id="3107" w:author="Adrian Moir (amoir)" w:date="2024-11-18T11:27:00Z" w16du:dateUtc="2024-11-18T11:27:00Z"/>
                <w:sz w:val="13"/>
                <w:szCs w:val="13"/>
              </w:rPr>
              <w:pPrChange w:id="3108" w:author="Adrian Moir (amoir)" w:date="2024-11-18T11:29:00Z" w16du:dateUtc="2024-11-18T11:29:00Z">
                <w:pPr/>
              </w:pPrChange>
            </w:pPr>
            <w:ins w:id="3109" w:author="Adrian Moir (amoir)" w:date="2024-11-18T11:35:00Z" w16du:dateUtc="2024-11-18T11:35:00Z">
              <w:r>
                <w:rPr>
                  <w:sz w:val="13"/>
                  <w:szCs w:val="13"/>
                </w:rPr>
                <w:t>22</w:t>
              </w:r>
            </w:ins>
          </w:p>
        </w:tc>
        <w:tc>
          <w:tcPr>
            <w:tcW w:w="2168" w:type="dxa"/>
          </w:tcPr>
          <w:p w14:paraId="1326C4F8" w14:textId="77777777" w:rsidR="002E0EAC" w:rsidRPr="00B92C83" w:rsidRDefault="002E0EAC" w:rsidP="003C5C3A">
            <w:pPr>
              <w:rPr>
                <w:ins w:id="3110" w:author="Adrian Moir (amoir)" w:date="2024-11-13T12:17:00Z" w16du:dateUtc="2024-11-13T12:17:00Z"/>
                <w:sz w:val="13"/>
                <w:szCs w:val="13"/>
                <w:rPrChange w:id="3111" w:author="Adrian Moir (amoir)" w:date="2024-11-13T12:45:00Z" w16du:dateUtc="2024-11-13T12:45:00Z">
                  <w:rPr>
                    <w:ins w:id="3112" w:author="Adrian Moir (amoir)" w:date="2024-11-13T12:17:00Z" w16du:dateUtc="2024-11-13T12:17:00Z"/>
                  </w:rPr>
                </w:rPrChange>
              </w:rPr>
            </w:pPr>
            <w:proofErr w:type="spellStart"/>
            <w:ins w:id="3113" w:author="Adrian Moir (amoir)" w:date="2024-11-13T12:27:00Z" w16du:dateUtc="2024-11-13T12:27:00Z">
              <w:r w:rsidRPr="00B92C83">
                <w:rPr>
                  <w:sz w:val="13"/>
                  <w:szCs w:val="13"/>
                  <w:rPrChange w:id="311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Cloud</w:t>
              </w:r>
              <w:proofErr w:type="spellEnd"/>
              <w:r w:rsidRPr="00B92C83">
                <w:rPr>
                  <w:sz w:val="13"/>
                  <w:szCs w:val="13"/>
                  <w:rPrChange w:id="311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1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compaction</w:t>
              </w:r>
              <w:proofErr w:type="spellEnd"/>
              <w:r w:rsidRPr="00B92C83">
                <w:rPr>
                  <w:sz w:val="13"/>
                  <w:szCs w:val="13"/>
                  <w:rPrChange w:id="311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1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is</w:t>
              </w:r>
              <w:proofErr w:type="spellEnd"/>
              <w:r w:rsidRPr="00B92C83">
                <w:rPr>
                  <w:sz w:val="13"/>
                  <w:szCs w:val="13"/>
                  <w:rPrChange w:id="311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2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still</w:t>
              </w:r>
              <w:proofErr w:type="spellEnd"/>
              <w:r w:rsidRPr="00B92C83">
                <w:rPr>
                  <w:sz w:val="13"/>
                  <w:szCs w:val="13"/>
                  <w:rPrChange w:id="312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2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on</w:t>
              </w:r>
              <w:proofErr w:type="spellEnd"/>
              <w:r w:rsidRPr="00B92C83">
                <w:rPr>
                  <w:sz w:val="13"/>
                  <w:szCs w:val="13"/>
                  <w:rPrChange w:id="312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2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going</w:t>
              </w:r>
              <w:proofErr w:type="spellEnd"/>
              <w:r w:rsidRPr="00B92C83">
                <w:rPr>
                  <w:sz w:val="13"/>
                  <w:szCs w:val="13"/>
                  <w:rPrChange w:id="312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. </w:t>
              </w:r>
              <w:proofErr w:type="spellStart"/>
              <w:r w:rsidRPr="00B92C83">
                <w:rPr>
                  <w:sz w:val="13"/>
                  <w:szCs w:val="13"/>
                  <w:rPrChange w:id="312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Cleaner</w:t>
              </w:r>
              <w:proofErr w:type="spellEnd"/>
              <w:r w:rsidRPr="00B92C83">
                <w:rPr>
                  <w:sz w:val="13"/>
                  <w:szCs w:val="13"/>
                  <w:rPrChange w:id="312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2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schedule</w:t>
              </w:r>
              <w:proofErr w:type="spellEnd"/>
              <w:r w:rsidRPr="00B92C83">
                <w:rPr>
                  <w:sz w:val="13"/>
                  <w:szCs w:val="13"/>
                  <w:rPrChange w:id="312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3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is</w:t>
              </w:r>
              <w:proofErr w:type="spellEnd"/>
              <w:r w:rsidRPr="00B92C83">
                <w:rPr>
                  <w:sz w:val="13"/>
                  <w:szCs w:val="13"/>
                  <w:rPrChange w:id="313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3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fine</w:t>
              </w:r>
              <w:proofErr w:type="spellEnd"/>
              <w:r w:rsidRPr="00B92C83">
                <w:rPr>
                  <w:sz w:val="13"/>
                  <w:szCs w:val="13"/>
                  <w:rPrChange w:id="313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.</w:t>
              </w:r>
              <w:r w:rsidRPr="00B92C83">
                <w:rPr>
                  <w:sz w:val="13"/>
                  <w:szCs w:val="13"/>
                  <w:rPrChange w:id="313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br/>
              </w:r>
              <w:proofErr w:type="spellStart"/>
              <w:r w:rsidRPr="00B92C83">
                <w:rPr>
                  <w:sz w:val="13"/>
                  <w:szCs w:val="13"/>
                  <w:rPrChange w:id="313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Cleanup</w:t>
              </w:r>
              <w:proofErr w:type="spellEnd"/>
              <w:r w:rsidRPr="00B92C83">
                <w:rPr>
                  <w:sz w:val="13"/>
                  <w:szCs w:val="13"/>
                  <w:rPrChange w:id="313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3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going</w:t>
              </w:r>
              <w:proofErr w:type="spellEnd"/>
              <w:r w:rsidRPr="00B92C83">
                <w:rPr>
                  <w:sz w:val="13"/>
                  <w:szCs w:val="13"/>
                  <w:rPrChange w:id="313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3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at</w:t>
              </w:r>
              <w:proofErr w:type="spellEnd"/>
              <w:r w:rsidRPr="00B92C83">
                <w:rPr>
                  <w:sz w:val="13"/>
                  <w:szCs w:val="13"/>
                  <w:rPrChange w:id="314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67MB/</w:t>
              </w:r>
              <w:proofErr w:type="spellStart"/>
              <w:r w:rsidRPr="00B92C83">
                <w:rPr>
                  <w:sz w:val="13"/>
                  <w:szCs w:val="13"/>
                  <w:rPrChange w:id="314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sec</w:t>
              </w:r>
              <w:proofErr w:type="spellEnd"/>
              <w:r w:rsidRPr="00B92C83">
                <w:rPr>
                  <w:sz w:val="13"/>
                  <w:szCs w:val="13"/>
                  <w:rPrChange w:id="314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 </w:t>
              </w:r>
              <w:r w:rsidRPr="00B92C83">
                <w:rPr>
                  <w:sz w:val="13"/>
                  <w:szCs w:val="13"/>
                  <w:rPrChange w:id="314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br/>
              </w:r>
              <w:proofErr w:type="spellStart"/>
              <w:r w:rsidRPr="00B92C83">
                <w:rPr>
                  <w:sz w:val="13"/>
                  <w:szCs w:val="13"/>
                  <w:rPrChange w:id="314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That</w:t>
              </w:r>
              <w:proofErr w:type="spellEnd"/>
              <w:r w:rsidRPr="00B92C83">
                <w:rPr>
                  <w:sz w:val="13"/>
                  <w:szCs w:val="13"/>
                  <w:rPrChange w:id="314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4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amounts</w:t>
              </w:r>
              <w:proofErr w:type="spellEnd"/>
              <w:r w:rsidRPr="00B92C83">
                <w:rPr>
                  <w:sz w:val="13"/>
                  <w:szCs w:val="13"/>
                  <w:rPrChange w:id="314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4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14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80 </w:t>
              </w:r>
              <w:proofErr w:type="spellStart"/>
              <w:r w:rsidRPr="00B92C83">
                <w:rPr>
                  <w:sz w:val="13"/>
                  <w:szCs w:val="13"/>
                  <w:rPrChange w:id="315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days</w:t>
              </w:r>
              <w:proofErr w:type="spellEnd"/>
              <w:r w:rsidRPr="00B92C83">
                <w:rPr>
                  <w:sz w:val="13"/>
                  <w:szCs w:val="13"/>
                  <w:rPrChange w:id="315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5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more</w:t>
              </w:r>
              <w:proofErr w:type="spellEnd"/>
              <w:r w:rsidRPr="00B92C83">
                <w:rPr>
                  <w:sz w:val="13"/>
                  <w:szCs w:val="13"/>
                  <w:rPrChange w:id="315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.</w:t>
              </w:r>
            </w:ins>
          </w:p>
        </w:tc>
        <w:tc>
          <w:tcPr>
            <w:tcW w:w="1770" w:type="dxa"/>
          </w:tcPr>
          <w:p w14:paraId="515F195C" w14:textId="77777777" w:rsidR="002E0EAC" w:rsidRPr="00B92C83" w:rsidRDefault="002E0EAC" w:rsidP="003C5C3A">
            <w:pPr>
              <w:rPr>
                <w:ins w:id="3154" w:author="Adrian Moir (amoir)" w:date="2024-11-13T12:17:00Z" w16du:dateUtc="2024-11-13T12:17:00Z"/>
                <w:sz w:val="13"/>
                <w:szCs w:val="13"/>
                <w:rPrChange w:id="3155" w:author="Adrian Moir (amoir)" w:date="2024-11-13T12:45:00Z" w16du:dateUtc="2024-11-13T12:45:00Z">
                  <w:rPr>
                    <w:ins w:id="3156" w:author="Adrian Moir (amoir)" w:date="2024-11-13T12:17:00Z" w16du:dateUtc="2024-11-13T12:17:00Z"/>
                  </w:rPr>
                </w:rPrChange>
              </w:rPr>
            </w:pPr>
            <w:proofErr w:type="spellStart"/>
            <w:ins w:id="3157" w:author="Adrian Moir (amoir)" w:date="2024-11-13T12:26:00Z">
              <w:r w:rsidRPr="00B92C83">
                <w:rPr>
                  <w:sz w:val="13"/>
                  <w:szCs w:val="13"/>
                  <w:rPrChange w:id="3158" w:author="Adrian Moir (amoir)" w:date="2024-11-13T12:45:00Z" w16du:dateUtc="2024-11-13T12:45:00Z">
                    <w:rPr/>
                  </w:rPrChange>
                </w:rPr>
                <w:t>Running</w:t>
              </w:r>
              <w:proofErr w:type="spellEnd"/>
              <w:r w:rsidRPr="00B92C83">
                <w:rPr>
                  <w:sz w:val="13"/>
                  <w:szCs w:val="13"/>
                  <w:rPrChange w:id="3159" w:author="Adrian Moir (amoir)" w:date="2024-11-13T12:45:00Z" w16du:dateUtc="2024-11-13T12:45:00Z">
                    <w:rPr/>
                  </w:rPrChange>
                </w:rPr>
                <w:t xml:space="preserve"> 22 </w:t>
              </w:r>
              <w:proofErr w:type="spellStart"/>
              <w:r w:rsidRPr="00B92C83">
                <w:rPr>
                  <w:sz w:val="13"/>
                  <w:szCs w:val="13"/>
                  <w:rPrChange w:id="3160" w:author="Adrian Moir (amoir)" w:date="2024-11-13T12:45:00Z" w16du:dateUtc="2024-11-13T12:45:00Z">
                    <w:rPr/>
                  </w:rPrChange>
                </w:rPr>
                <w:t>shift</w:t>
              </w:r>
              <w:proofErr w:type="spellEnd"/>
              <w:r w:rsidRPr="00B92C83">
                <w:rPr>
                  <w:sz w:val="13"/>
                  <w:szCs w:val="13"/>
                  <w:rPrChange w:id="3161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62" w:author="Adrian Moir (amoir)" w:date="2024-11-13T12:45:00Z" w16du:dateUtc="2024-11-13T12:45:00Z">
                    <w:rPr/>
                  </w:rPrChange>
                </w:rPr>
                <w:t>dictionary</w:t>
              </w:r>
              <w:proofErr w:type="spellEnd"/>
              <w:r w:rsidRPr="00B92C83">
                <w:rPr>
                  <w:sz w:val="13"/>
                  <w:szCs w:val="13"/>
                  <w:rPrChange w:id="3163" w:author="Adrian Moir (amoir)" w:date="2024-11-13T12:45:00Z" w16du:dateUtc="2024-11-13T12:45:00Z">
                    <w:rPr/>
                  </w:rPrChange>
                </w:rPr>
                <w:t xml:space="preserve">, </w:t>
              </w:r>
              <w:proofErr w:type="spellStart"/>
              <w:r w:rsidRPr="00B92C83">
                <w:rPr>
                  <w:sz w:val="13"/>
                  <w:szCs w:val="13"/>
                  <w:rPrChange w:id="3164" w:author="Adrian Moir (amoir)" w:date="2024-11-13T12:45:00Z" w16du:dateUtc="2024-11-13T12:45:00Z">
                    <w:rPr/>
                  </w:rPrChange>
                </w:rPr>
                <w:t>already</w:t>
              </w:r>
              <w:proofErr w:type="spellEnd"/>
              <w:r w:rsidRPr="00B92C83">
                <w:rPr>
                  <w:sz w:val="13"/>
                  <w:szCs w:val="13"/>
                  <w:rPrChange w:id="3165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66" w:author="Adrian Moir (amoir)" w:date="2024-11-13T12:45:00Z" w16du:dateUtc="2024-11-13T12:45:00Z">
                    <w:rPr/>
                  </w:rPrChange>
                </w:rPr>
                <w:t>extended</w:t>
              </w:r>
              <w:proofErr w:type="spellEnd"/>
              <w:r w:rsidRPr="00B92C83">
                <w:rPr>
                  <w:sz w:val="13"/>
                  <w:szCs w:val="13"/>
                  <w:rPrChange w:id="3167" w:author="Adrian Moir (amoir)" w:date="2024-11-13T12:45:00Z" w16du:dateUtc="2024-11-13T12:45:00Z">
                    <w:rPr/>
                  </w:rPrChange>
                </w:rPr>
                <w:t xml:space="preserve">. </w:t>
              </w:r>
              <w:proofErr w:type="spellStart"/>
              <w:r w:rsidRPr="00B92C83">
                <w:rPr>
                  <w:sz w:val="13"/>
                  <w:szCs w:val="13"/>
                  <w:rPrChange w:id="3168" w:author="Adrian Moir (amoir)" w:date="2024-11-13T12:45:00Z" w16du:dateUtc="2024-11-13T12:45:00Z">
                    <w:rPr/>
                  </w:rPrChange>
                </w:rPr>
                <w:t>Once</w:t>
              </w:r>
              <w:proofErr w:type="spellEnd"/>
              <w:r w:rsidRPr="00B92C83">
                <w:rPr>
                  <w:sz w:val="13"/>
                  <w:szCs w:val="13"/>
                  <w:rPrChange w:id="3169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70" w:author="Adrian Moir (amoir)" w:date="2024-11-13T12:45:00Z" w16du:dateUtc="2024-11-13T12:45:00Z">
                    <w:rPr/>
                  </w:rPrChange>
                </w:rPr>
                <w:t>the</w:t>
              </w:r>
              <w:proofErr w:type="spellEnd"/>
              <w:r w:rsidRPr="00B92C83">
                <w:rPr>
                  <w:sz w:val="13"/>
                  <w:szCs w:val="13"/>
                  <w:rPrChange w:id="3171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72" w:author="Adrian Moir (amoir)" w:date="2024-11-13T12:45:00Z" w16du:dateUtc="2024-11-13T12:45:00Z">
                    <w:rPr/>
                  </w:rPrChange>
                </w:rPr>
                <w:t>cloud</w:t>
              </w:r>
              <w:proofErr w:type="spellEnd"/>
              <w:r w:rsidRPr="00B92C83">
                <w:rPr>
                  <w:sz w:val="13"/>
                  <w:szCs w:val="13"/>
                  <w:rPrChange w:id="3173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74" w:author="Adrian Moir (amoir)" w:date="2024-11-13T12:45:00Z" w16du:dateUtc="2024-11-13T12:45:00Z">
                    <w:rPr/>
                  </w:rPrChange>
                </w:rPr>
                <w:t>cleaner</w:t>
              </w:r>
              <w:proofErr w:type="spellEnd"/>
              <w:r w:rsidRPr="00B92C83">
                <w:rPr>
                  <w:sz w:val="13"/>
                  <w:szCs w:val="13"/>
                  <w:rPrChange w:id="3175" w:author="Adrian Moir (amoir)" w:date="2024-11-13T12:45:00Z" w16du:dateUtc="2024-11-13T12:45:00Z">
                    <w:rPr/>
                  </w:rPrChange>
                </w:rPr>
                <w:t xml:space="preserve"> </w:t>
              </w:r>
            </w:ins>
            <w:proofErr w:type="spellStart"/>
            <w:ins w:id="3176" w:author="Adrian Moir (amoir)" w:date="2024-11-13T12:30:00Z" w16du:dateUtc="2024-11-13T12:30:00Z">
              <w:r w:rsidRPr="00B92C83">
                <w:rPr>
                  <w:sz w:val="13"/>
                  <w:szCs w:val="13"/>
                  <w:rPrChange w:id="317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completes</w:t>
              </w:r>
              <w:proofErr w:type="spellEnd"/>
              <w:r w:rsidRPr="00B92C83">
                <w:rPr>
                  <w:sz w:val="13"/>
                  <w:szCs w:val="13"/>
                  <w:rPrChange w:id="317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,</w:t>
              </w:r>
            </w:ins>
            <w:ins w:id="3179" w:author="Adrian Moir (amoir)" w:date="2024-11-13T12:26:00Z">
              <w:r w:rsidRPr="00B92C83">
                <w:rPr>
                  <w:sz w:val="13"/>
                  <w:szCs w:val="13"/>
                  <w:rPrChange w:id="3180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81" w:author="Adrian Moir (amoir)" w:date="2024-11-13T12:45:00Z" w16du:dateUtc="2024-11-13T12:45:00Z">
                    <w:rPr/>
                  </w:rPrChange>
                </w:rPr>
                <w:t>we</w:t>
              </w:r>
              <w:proofErr w:type="spellEnd"/>
              <w:r w:rsidRPr="00B92C83">
                <w:rPr>
                  <w:sz w:val="13"/>
                  <w:szCs w:val="13"/>
                  <w:rPrChange w:id="3182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83" w:author="Adrian Moir (amoir)" w:date="2024-11-13T12:45:00Z" w16du:dateUtc="2024-11-13T12:45:00Z">
                    <w:rPr/>
                  </w:rPrChange>
                </w:rPr>
                <w:t>will</w:t>
              </w:r>
              <w:proofErr w:type="spellEnd"/>
              <w:r w:rsidRPr="00B92C83">
                <w:rPr>
                  <w:sz w:val="13"/>
                  <w:szCs w:val="13"/>
                  <w:rPrChange w:id="3184" w:author="Adrian Moir (amoir)" w:date="2024-11-13T12:45:00Z" w16du:dateUtc="2024-11-13T12:45:00Z">
                    <w:rPr/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185" w:author="Adrian Moir (amoir)" w:date="2024-11-13T12:45:00Z" w16du:dateUtc="2024-11-13T12:45:00Z">
                    <w:rPr/>
                  </w:rPrChange>
                </w:rPr>
                <w:t>have</w:t>
              </w:r>
              <w:proofErr w:type="spellEnd"/>
              <w:r w:rsidRPr="00B92C83">
                <w:rPr>
                  <w:sz w:val="13"/>
                  <w:szCs w:val="13"/>
                  <w:rPrChange w:id="3186" w:author="Adrian Moir (amoir)" w:date="2024-11-13T12:45:00Z" w16du:dateUtc="2024-11-13T12:45:00Z">
                    <w:rPr/>
                  </w:rPrChange>
                </w:rPr>
                <w:t xml:space="preserve"> </w:t>
              </w:r>
            </w:ins>
            <w:ins w:id="3187" w:author="Adrian Moir (amoir)" w:date="2024-11-13T12:30:00Z" w16du:dateUtc="2024-11-13T12:30:00Z">
              <w:r w:rsidRPr="00B92C83">
                <w:rPr>
                  <w:sz w:val="13"/>
                  <w:szCs w:val="13"/>
                  <w:rPrChange w:id="318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a </w:t>
              </w:r>
              <w:proofErr w:type="spellStart"/>
              <w:r w:rsidRPr="00B92C83">
                <w:rPr>
                  <w:sz w:val="13"/>
                  <w:szCs w:val="13"/>
                  <w:rPrChange w:id="318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normal</w:t>
              </w:r>
              <w:proofErr w:type="spellEnd"/>
              <w:r w:rsidRPr="00B92C83">
                <w:rPr>
                  <w:sz w:val="13"/>
                  <w:szCs w:val="13"/>
                  <w:rPrChange w:id="319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</w:ins>
            <w:proofErr w:type="spellStart"/>
            <w:ins w:id="3191" w:author="Adrian Moir (amoir)" w:date="2024-11-13T12:26:00Z">
              <w:r w:rsidRPr="00B92C83">
                <w:rPr>
                  <w:sz w:val="13"/>
                  <w:szCs w:val="13"/>
                  <w:rPrChange w:id="3192" w:author="Adrian Moir (amoir)" w:date="2024-11-13T12:45:00Z" w16du:dateUtc="2024-11-13T12:45:00Z">
                    <w:rPr/>
                  </w:rPrChange>
                </w:rPr>
                <w:t>dictionary</w:t>
              </w:r>
              <w:proofErr w:type="spellEnd"/>
              <w:r w:rsidRPr="00B92C83">
                <w:rPr>
                  <w:sz w:val="13"/>
                  <w:szCs w:val="13"/>
                  <w:rPrChange w:id="3193" w:author="Adrian Moir (amoir)" w:date="2024-11-13T12:45:00Z" w16du:dateUtc="2024-11-13T12:45:00Z">
                    <w:rPr/>
                  </w:rPrChange>
                </w:rPr>
                <w:t>.</w:t>
              </w:r>
            </w:ins>
          </w:p>
        </w:tc>
        <w:tc>
          <w:tcPr>
            <w:tcW w:w="1091" w:type="dxa"/>
          </w:tcPr>
          <w:p w14:paraId="485CD243" w14:textId="77777777" w:rsidR="002E0EAC" w:rsidRPr="00507D6A" w:rsidRDefault="002E0EAC">
            <w:pPr>
              <w:jc w:val="center"/>
              <w:rPr>
                <w:ins w:id="3194" w:author="Adrian Moir (amoir)" w:date="2024-11-18T11:42:00Z" w16du:dateUtc="2024-11-18T11:42:00Z"/>
                <w:sz w:val="13"/>
                <w:szCs w:val="13"/>
              </w:rPr>
              <w:pPrChange w:id="3195" w:author="Adrian Moir (amoir)" w:date="2024-11-18T11:43:00Z" w16du:dateUtc="2024-11-18T11:43:00Z">
                <w:pPr/>
              </w:pPrChange>
            </w:pPr>
            <w:proofErr w:type="spellStart"/>
            <w:ins w:id="3196" w:author="Adrian Moir (amoir)" w:date="2024-11-18T11:43:00Z" w16du:dateUtc="2024-11-18T11:43:00Z">
              <w:r>
                <w:rPr>
                  <w:sz w:val="13"/>
                  <w:szCs w:val="13"/>
                </w:rPr>
                <w:t>Enabled</w:t>
              </w:r>
            </w:ins>
            <w:proofErr w:type="spellEnd"/>
          </w:p>
        </w:tc>
        <w:tc>
          <w:tcPr>
            <w:tcW w:w="1203" w:type="dxa"/>
          </w:tcPr>
          <w:p w14:paraId="2BFB2723" w14:textId="77777777" w:rsidR="002E0EAC" w:rsidRPr="00B92C83" w:rsidRDefault="002E0EAC" w:rsidP="003C5C3A">
            <w:pPr>
              <w:rPr>
                <w:ins w:id="3197" w:author="Adrian Moir (amoir)" w:date="2024-11-13T12:30:00Z" w16du:dateUtc="2024-11-13T12:30:00Z"/>
                <w:sz w:val="13"/>
                <w:szCs w:val="13"/>
                <w:rPrChange w:id="3198" w:author="Adrian Moir (amoir)" w:date="2024-11-13T12:45:00Z" w16du:dateUtc="2024-11-13T12:45:00Z">
                  <w:rPr>
                    <w:ins w:id="3199" w:author="Adrian Moir (amoir)" w:date="2024-11-13T12:30:00Z" w16du:dateUtc="2024-11-13T12:30:00Z"/>
                    <w:sz w:val="16"/>
                    <w:szCs w:val="16"/>
                  </w:rPr>
                </w:rPrChange>
              </w:rPr>
            </w:pPr>
            <w:proofErr w:type="spellStart"/>
            <w:ins w:id="3200" w:author="Adrian Moir (amoir)" w:date="2024-11-13T12:31:00Z" w16du:dateUtc="2024-11-13T12:31:00Z">
              <w:r w:rsidRPr="00B92C83">
                <w:rPr>
                  <w:sz w:val="13"/>
                  <w:szCs w:val="13"/>
                  <w:rPrChange w:id="320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Need</w:t>
              </w:r>
              <w:proofErr w:type="spellEnd"/>
              <w:r w:rsidRPr="00B92C83">
                <w:rPr>
                  <w:sz w:val="13"/>
                  <w:szCs w:val="13"/>
                  <w:rPrChange w:id="320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0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20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0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restart</w:t>
              </w:r>
              <w:proofErr w:type="spellEnd"/>
              <w:r w:rsidRPr="00B92C83">
                <w:rPr>
                  <w:sz w:val="13"/>
                  <w:szCs w:val="13"/>
                  <w:rPrChange w:id="320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0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services</w:t>
              </w:r>
              <w:proofErr w:type="spellEnd"/>
              <w:r w:rsidRPr="00B92C83">
                <w:rPr>
                  <w:sz w:val="13"/>
                  <w:szCs w:val="13"/>
                  <w:rPrChange w:id="320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. </w:t>
              </w:r>
              <w:proofErr w:type="spellStart"/>
              <w:r w:rsidRPr="00B92C83">
                <w:rPr>
                  <w:sz w:val="13"/>
                  <w:szCs w:val="13"/>
                  <w:rPrChange w:id="320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Need</w:t>
              </w:r>
              <w:proofErr w:type="spellEnd"/>
              <w:r w:rsidRPr="00B92C83">
                <w:rPr>
                  <w:sz w:val="13"/>
                  <w:szCs w:val="13"/>
                  <w:rPrChange w:id="321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1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21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1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upgrade</w:t>
              </w:r>
              <w:proofErr w:type="spellEnd"/>
              <w:r w:rsidRPr="00B92C83">
                <w:rPr>
                  <w:sz w:val="13"/>
                  <w:szCs w:val="13"/>
                  <w:rPrChange w:id="321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1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21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7.4.1.173</w:t>
              </w:r>
            </w:ins>
          </w:p>
        </w:tc>
      </w:tr>
      <w:tr w:rsidR="00551EA5" w:rsidRPr="0017048E" w14:paraId="061DB79B" w14:textId="77777777" w:rsidTr="00551EA5">
        <w:trPr>
          <w:ins w:id="3217" w:author="Adrian Moir (amoir)" w:date="2024-11-13T12:17:00Z"/>
        </w:trPr>
        <w:tc>
          <w:tcPr>
            <w:tcW w:w="1200" w:type="dxa"/>
          </w:tcPr>
          <w:p w14:paraId="2B9AE345" w14:textId="77777777" w:rsidR="002E0EAC" w:rsidRPr="00B92C83" w:rsidRDefault="002E0EAC">
            <w:pPr>
              <w:jc w:val="center"/>
              <w:rPr>
                <w:ins w:id="3218" w:author="Adrian Moir (amoir)" w:date="2024-11-13T12:17:00Z" w16du:dateUtc="2024-11-13T12:17:00Z"/>
                <w:sz w:val="13"/>
                <w:szCs w:val="13"/>
                <w:rPrChange w:id="3219" w:author="Adrian Moir (amoir)" w:date="2024-11-13T12:45:00Z" w16du:dateUtc="2024-11-13T12:45:00Z">
                  <w:rPr>
                    <w:ins w:id="3220" w:author="Adrian Moir (amoir)" w:date="2024-11-13T12:17:00Z" w16du:dateUtc="2024-11-13T12:17:00Z"/>
                  </w:rPr>
                </w:rPrChange>
              </w:rPr>
              <w:pPrChange w:id="3221" w:author="Adrian Moir (amoir)" w:date="2024-11-14T11:44:00Z" w16du:dateUtc="2024-11-14T11:44:00Z">
                <w:pPr/>
              </w:pPrChange>
            </w:pPr>
            <w:proofErr w:type="spellStart"/>
            <w:ins w:id="3222" w:author="Adrian Moir (amoir)" w:date="2024-11-13T12:33:00Z" w16du:dateUtc="2024-11-13T12:33:00Z">
              <w:r w:rsidRPr="00B92C83">
                <w:rPr>
                  <w:sz w:val="13"/>
                  <w:szCs w:val="13"/>
                  <w:rPrChange w:id="322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sma-qstor</w:t>
              </w:r>
            </w:ins>
            <w:proofErr w:type="spellEnd"/>
          </w:p>
        </w:tc>
        <w:tc>
          <w:tcPr>
            <w:tcW w:w="1368" w:type="dxa"/>
          </w:tcPr>
          <w:p w14:paraId="700D9F70" w14:textId="77777777" w:rsidR="002E0EAC" w:rsidRPr="00B92C83" w:rsidRDefault="002E0EAC" w:rsidP="003C5C3A">
            <w:pPr>
              <w:rPr>
                <w:ins w:id="3224" w:author="Adrian Moir (amoir)" w:date="2024-11-13T12:33:00Z" w16du:dateUtc="2024-11-13T12:33:00Z"/>
                <w:sz w:val="13"/>
                <w:szCs w:val="13"/>
                <w:rPrChange w:id="3225" w:author="Adrian Moir (amoir)" w:date="2024-11-13T12:45:00Z" w16du:dateUtc="2024-11-13T12:45:00Z">
                  <w:rPr>
                    <w:ins w:id="3226" w:author="Adrian Moir (amoir)" w:date="2024-11-13T12:33:00Z" w16du:dateUtc="2024-11-13T12:33:00Z"/>
                    <w:sz w:val="16"/>
                    <w:szCs w:val="16"/>
                  </w:rPr>
                </w:rPrChange>
              </w:rPr>
            </w:pPr>
            <w:proofErr w:type="spellStart"/>
            <w:ins w:id="3227" w:author="Adrian Moir (amoir)" w:date="2024-11-13T12:33:00Z" w16du:dateUtc="2024-11-13T12:33:00Z">
              <w:r w:rsidRPr="00B92C83">
                <w:rPr>
                  <w:sz w:val="13"/>
                  <w:szCs w:val="13"/>
                  <w:rPrChange w:id="322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Increased</w:t>
              </w:r>
              <w:proofErr w:type="spellEnd"/>
              <w:r w:rsidRPr="00B92C83">
                <w:rPr>
                  <w:sz w:val="13"/>
                  <w:szCs w:val="13"/>
                  <w:rPrChange w:id="322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3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dictionary</w:t>
              </w:r>
              <w:proofErr w:type="spellEnd"/>
              <w:r w:rsidRPr="00B92C83">
                <w:rPr>
                  <w:sz w:val="13"/>
                  <w:szCs w:val="13"/>
                  <w:rPrChange w:id="323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3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from</w:t>
              </w:r>
              <w:proofErr w:type="spellEnd"/>
              <w:r w:rsidRPr="00B92C83">
                <w:rPr>
                  <w:sz w:val="13"/>
                  <w:szCs w:val="13"/>
                  <w:rPrChange w:id="323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19 </w:t>
              </w:r>
            </w:ins>
            <w:proofErr w:type="spellStart"/>
            <w:ins w:id="3234" w:author="Adrian Moir (amoir)" w:date="2024-11-13T12:45:00Z" w16du:dateUtc="2024-11-13T12:45:00Z">
              <w:r w:rsidRPr="00B92C83">
                <w:rPr>
                  <w:sz w:val="13"/>
                  <w:szCs w:val="13"/>
                  <w:rPrChange w:id="323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bit</w:t>
              </w:r>
              <w:proofErr w:type="spellEnd"/>
              <w:r w:rsidRPr="00B92C83">
                <w:rPr>
                  <w:sz w:val="13"/>
                  <w:szCs w:val="13"/>
                  <w:rPrChange w:id="323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</w:ins>
            <w:proofErr w:type="spellStart"/>
            <w:ins w:id="3237" w:author="Adrian Moir (amoir)" w:date="2024-11-13T12:33:00Z" w16du:dateUtc="2024-11-13T12:33:00Z">
              <w:r w:rsidRPr="00B92C83">
                <w:rPr>
                  <w:sz w:val="13"/>
                  <w:szCs w:val="13"/>
                  <w:rPrChange w:id="323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23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20 </w:t>
              </w:r>
            </w:ins>
            <w:proofErr w:type="spellStart"/>
            <w:ins w:id="3240" w:author="Adrian Moir (amoir)" w:date="2024-11-13T12:45:00Z" w16du:dateUtc="2024-11-13T12:45:00Z">
              <w:r w:rsidRPr="00B92C83">
                <w:rPr>
                  <w:sz w:val="13"/>
                  <w:szCs w:val="13"/>
                  <w:rPrChange w:id="324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bit</w:t>
              </w:r>
              <w:proofErr w:type="spellEnd"/>
              <w:r w:rsidRPr="00B92C83">
                <w:rPr>
                  <w:sz w:val="13"/>
                  <w:szCs w:val="13"/>
                  <w:rPrChange w:id="324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</w:ins>
            <w:proofErr w:type="spellStart"/>
            <w:ins w:id="3243" w:author="Adrian Moir (amoir)" w:date="2024-11-13T12:33:00Z" w16du:dateUtc="2024-11-13T12:33:00Z">
              <w:r w:rsidRPr="00B92C83">
                <w:rPr>
                  <w:sz w:val="13"/>
                  <w:szCs w:val="13"/>
                  <w:rPrChange w:id="324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shift</w:t>
              </w:r>
              <w:proofErr w:type="spellEnd"/>
              <w:r w:rsidRPr="00B92C83">
                <w:rPr>
                  <w:sz w:val="13"/>
                  <w:szCs w:val="13"/>
                  <w:rPrChange w:id="324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.</w:t>
              </w:r>
            </w:ins>
          </w:p>
          <w:p w14:paraId="55AA6F91" w14:textId="77777777" w:rsidR="002E0EAC" w:rsidRPr="00B92C83" w:rsidRDefault="002E0EAC" w:rsidP="003C5C3A">
            <w:pPr>
              <w:rPr>
                <w:ins w:id="3246" w:author="Adrian Moir (amoir)" w:date="2024-11-13T12:17:00Z" w16du:dateUtc="2024-11-13T12:17:00Z"/>
                <w:sz w:val="13"/>
                <w:szCs w:val="13"/>
                <w:rPrChange w:id="3247" w:author="Adrian Moir (amoir)" w:date="2024-11-13T12:45:00Z" w16du:dateUtc="2024-11-13T12:45:00Z">
                  <w:rPr>
                    <w:ins w:id="3248" w:author="Adrian Moir (amoir)" w:date="2024-11-13T12:17:00Z" w16du:dateUtc="2024-11-13T12:17:00Z"/>
                  </w:rPr>
                </w:rPrChange>
              </w:rPr>
            </w:pPr>
            <w:proofErr w:type="spellStart"/>
            <w:ins w:id="3249" w:author="Adrian Moir (amoir)" w:date="2024-11-13T12:33:00Z" w16du:dateUtc="2024-11-13T12:33:00Z">
              <w:r w:rsidRPr="00B92C83">
                <w:rPr>
                  <w:sz w:val="13"/>
                  <w:szCs w:val="13"/>
                  <w:rPrChange w:id="325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Extended</w:t>
              </w:r>
              <w:proofErr w:type="spellEnd"/>
              <w:r w:rsidRPr="00B92C83">
                <w:rPr>
                  <w:sz w:val="13"/>
                  <w:szCs w:val="13"/>
                  <w:rPrChange w:id="325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RAM </w:t>
              </w:r>
              <w:proofErr w:type="spellStart"/>
              <w:r w:rsidRPr="00B92C83">
                <w:rPr>
                  <w:sz w:val="13"/>
                  <w:szCs w:val="13"/>
                  <w:rPrChange w:id="325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25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30GB</w:t>
              </w:r>
            </w:ins>
            <w:ins w:id="3254" w:author="Adrian Moir (amoir)" w:date="2024-11-13T12:45:00Z" w16du:dateUtc="2024-11-13T12:45:00Z">
              <w:r w:rsidRPr="00B92C83">
                <w:rPr>
                  <w:sz w:val="13"/>
                  <w:szCs w:val="13"/>
                  <w:rPrChange w:id="325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.</w:t>
              </w:r>
            </w:ins>
          </w:p>
        </w:tc>
        <w:tc>
          <w:tcPr>
            <w:tcW w:w="846" w:type="dxa"/>
          </w:tcPr>
          <w:p w14:paraId="0686EC77" w14:textId="77777777" w:rsidR="002E0EAC" w:rsidRPr="00B92C83" w:rsidRDefault="002E0EAC">
            <w:pPr>
              <w:jc w:val="center"/>
              <w:rPr>
                <w:ins w:id="3256" w:author="Adrian Moir (amoir)" w:date="2024-11-13T12:17:00Z" w16du:dateUtc="2024-11-13T12:17:00Z"/>
                <w:sz w:val="13"/>
                <w:szCs w:val="13"/>
                <w:rPrChange w:id="3257" w:author="Adrian Moir (amoir)" w:date="2024-11-13T12:45:00Z" w16du:dateUtc="2024-11-13T12:45:00Z">
                  <w:rPr>
                    <w:ins w:id="3258" w:author="Adrian Moir (amoir)" w:date="2024-11-13T12:17:00Z" w16du:dateUtc="2024-11-13T12:17:00Z"/>
                  </w:rPr>
                </w:rPrChange>
              </w:rPr>
              <w:pPrChange w:id="3259" w:author="Adrian Moir (amoir)" w:date="2024-11-14T11:44:00Z" w16du:dateUtc="2024-11-14T11:44:00Z">
                <w:pPr/>
              </w:pPrChange>
            </w:pPr>
          </w:p>
        </w:tc>
        <w:tc>
          <w:tcPr>
            <w:tcW w:w="1117" w:type="dxa"/>
          </w:tcPr>
          <w:p w14:paraId="012A3C18" w14:textId="77777777" w:rsidR="002E0EAC" w:rsidRPr="0017048E" w:rsidRDefault="002E0EAC">
            <w:pPr>
              <w:jc w:val="center"/>
              <w:rPr>
                <w:ins w:id="3260" w:author="Adrian Moir (amoir)" w:date="2024-11-18T11:27:00Z" w16du:dateUtc="2024-11-18T11:27:00Z"/>
                <w:sz w:val="13"/>
                <w:szCs w:val="13"/>
              </w:rPr>
              <w:pPrChange w:id="3261" w:author="Adrian Moir (amoir)" w:date="2024-11-18T11:29:00Z" w16du:dateUtc="2024-11-18T11:29:00Z">
                <w:pPr/>
              </w:pPrChange>
            </w:pPr>
            <w:ins w:id="3262" w:author="Adrian Moir (amoir)" w:date="2024-11-18T11:34:00Z" w16du:dateUtc="2024-11-18T11:34:00Z">
              <w:r>
                <w:rPr>
                  <w:sz w:val="13"/>
                  <w:szCs w:val="13"/>
                </w:rPr>
                <w:t xml:space="preserve">19 </w:t>
              </w:r>
              <w:r w:rsidRPr="00351150">
                <w:rPr>
                  <w:sz w:val="13"/>
                  <w:szCs w:val="13"/>
                </w:rPr>
                <w:sym w:font="Wingdings" w:char="F0E0"/>
              </w:r>
              <w:r>
                <w:rPr>
                  <w:sz w:val="13"/>
                  <w:szCs w:val="13"/>
                </w:rPr>
                <w:t xml:space="preserve"> 20</w:t>
              </w:r>
            </w:ins>
          </w:p>
        </w:tc>
        <w:tc>
          <w:tcPr>
            <w:tcW w:w="2168" w:type="dxa"/>
          </w:tcPr>
          <w:p w14:paraId="4C50144C" w14:textId="77777777" w:rsidR="002E0EAC" w:rsidRPr="00B92C83" w:rsidRDefault="002E0EAC" w:rsidP="003C5C3A">
            <w:pPr>
              <w:rPr>
                <w:ins w:id="3263" w:author="Adrian Moir (amoir)" w:date="2024-11-13T12:17:00Z" w16du:dateUtc="2024-11-13T12:17:00Z"/>
                <w:sz w:val="13"/>
                <w:szCs w:val="13"/>
                <w:rPrChange w:id="3264" w:author="Adrian Moir (amoir)" w:date="2024-11-13T12:45:00Z" w16du:dateUtc="2024-11-13T12:45:00Z">
                  <w:rPr>
                    <w:ins w:id="3265" w:author="Adrian Moir (amoir)" w:date="2024-11-13T12:17:00Z" w16du:dateUtc="2024-11-13T12:17:00Z"/>
                  </w:rPr>
                </w:rPrChange>
              </w:rPr>
            </w:pPr>
            <w:ins w:id="3266" w:author="Adrian Moir (amoir)" w:date="2024-11-18T11:34:00Z" w16du:dateUtc="2024-11-18T11:34:00Z">
              <w:r>
                <w:rPr>
                  <w:sz w:val="13"/>
                  <w:szCs w:val="13"/>
                </w:rPr>
                <w:t>Monitor</w:t>
              </w:r>
            </w:ins>
          </w:p>
        </w:tc>
        <w:tc>
          <w:tcPr>
            <w:tcW w:w="1770" w:type="dxa"/>
          </w:tcPr>
          <w:p w14:paraId="37278E90" w14:textId="77777777" w:rsidR="002E0EAC" w:rsidRPr="00B92C83" w:rsidRDefault="002E0EAC" w:rsidP="003C5C3A">
            <w:pPr>
              <w:rPr>
                <w:ins w:id="3267" w:author="Adrian Moir (amoir)" w:date="2024-11-13T12:17:00Z" w16du:dateUtc="2024-11-13T12:17:00Z"/>
                <w:sz w:val="13"/>
                <w:szCs w:val="13"/>
                <w:rPrChange w:id="3268" w:author="Adrian Moir (amoir)" w:date="2024-11-13T12:45:00Z" w16du:dateUtc="2024-11-13T12:45:00Z">
                  <w:rPr>
                    <w:ins w:id="3269" w:author="Adrian Moir (amoir)" w:date="2024-11-13T12:17:00Z" w16du:dateUtc="2024-11-13T12:17:00Z"/>
                  </w:rPr>
                </w:rPrChange>
              </w:rPr>
            </w:pPr>
            <w:ins w:id="3270" w:author="Adrian Moir (amoir)" w:date="2024-11-13T12:34:00Z">
              <w:r w:rsidRPr="00B92C83">
                <w:rPr>
                  <w:sz w:val="13"/>
                  <w:szCs w:val="13"/>
                  <w:rPrChange w:id="327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We </w:t>
              </w:r>
              <w:proofErr w:type="spellStart"/>
              <w:r w:rsidRPr="00B92C83">
                <w:rPr>
                  <w:sz w:val="13"/>
                  <w:szCs w:val="13"/>
                  <w:rPrChange w:id="327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will</w:t>
              </w:r>
              <w:proofErr w:type="spellEnd"/>
              <w:r w:rsidRPr="00B92C83">
                <w:rPr>
                  <w:sz w:val="13"/>
                  <w:szCs w:val="13"/>
                  <w:rPrChange w:id="327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7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have</w:t>
              </w:r>
              <w:proofErr w:type="spellEnd"/>
              <w:r w:rsidRPr="00B92C83">
                <w:rPr>
                  <w:sz w:val="13"/>
                  <w:szCs w:val="13"/>
                  <w:rPrChange w:id="327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7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to</w:t>
              </w:r>
              <w:proofErr w:type="spellEnd"/>
              <w:r w:rsidRPr="00B92C83">
                <w:rPr>
                  <w:sz w:val="13"/>
                  <w:szCs w:val="13"/>
                  <w:rPrChange w:id="327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7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watch</w:t>
              </w:r>
              <w:proofErr w:type="spellEnd"/>
              <w:r w:rsidRPr="00B92C83">
                <w:rPr>
                  <w:sz w:val="13"/>
                  <w:szCs w:val="13"/>
                  <w:rPrChange w:id="327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8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out</w:t>
              </w:r>
              <w:proofErr w:type="spellEnd"/>
              <w:r w:rsidRPr="00B92C83">
                <w:rPr>
                  <w:sz w:val="13"/>
                  <w:szCs w:val="13"/>
                  <w:rPrChange w:id="328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8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for</w:t>
              </w:r>
              <w:proofErr w:type="spellEnd"/>
              <w:r w:rsidRPr="00B92C83">
                <w:rPr>
                  <w:sz w:val="13"/>
                  <w:szCs w:val="13"/>
                  <w:rPrChange w:id="328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8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overflow</w:t>
              </w:r>
              <w:proofErr w:type="spellEnd"/>
              <w:r w:rsidRPr="00B92C83">
                <w:rPr>
                  <w:sz w:val="13"/>
                  <w:szCs w:val="13"/>
                  <w:rPrChange w:id="328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, </w:t>
              </w:r>
              <w:proofErr w:type="spellStart"/>
              <w:r w:rsidRPr="00B92C83">
                <w:rPr>
                  <w:sz w:val="13"/>
                  <w:szCs w:val="13"/>
                  <w:rPrChange w:id="328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as</w:t>
              </w:r>
              <w:proofErr w:type="spellEnd"/>
              <w:r w:rsidRPr="00B92C83">
                <w:rPr>
                  <w:sz w:val="13"/>
                  <w:szCs w:val="13"/>
                  <w:rPrChange w:id="328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8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it</w:t>
              </w:r>
              <w:proofErr w:type="spellEnd"/>
              <w:r w:rsidRPr="00B92C83">
                <w:rPr>
                  <w:sz w:val="13"/>
                  <w:szCs w:val="13"/>
                  <w:rPrChange w:id="328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9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is</w:t>
              </w:r>
              <w:proofErr w:type="spellEnd"/>
              <w:r w:rsidRPr="00B92C83">
                <w:rPr>
                  <w:sz w:val="13"/>
                  <w:szCs w:val="13"/>
                  <w:rPrChange w:id="329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9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still</w:t>
              </w:r>
              <w:proofErr w:type="spellEnd"/>
              <w:r w:rsidRPr="00B92C83">
                <w:rPr>
                  <w:sz w:val="13"/>
                  <w:szCs w:val="13"/>
                  <w:rPrChange w:id="329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9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running</w:t>
              </w:r>
              <w:proofErr w:type="spellEnd"/>
              <w:r w:rsidRPr="00B92C83">
                <w:rPr>
                  <w:sz w:val="13"/>
                  <w:szCs w:val="13"/>
                  <w:rPrChange w:id="329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9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smaller</w:t>
              </w:r>
              <w:proofErr w:type="spellEnd"/>
              <w:r w:rsidRPr="00B92C83">
                <w:rPr>
                  <w:sz w:val="13"/>
                  <w:szCs w:val="13"/>
                  <w:rPrChange w:id="329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29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dictionary</w:t>
              </w:r>
              <w:proofErr w:type="spellEnd"/>
              <w:r w:rsidRPr="00B92C83">
                <w:rPr>
                  <w:sz w:val="13"/>
                  <w:szCs w:val="13"/>
                  <w:rPrChange w:id="329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, </w:t>
              </w:r>
            </w:ins>
            <w:proofErr w:type="spellStart"/>
            <w:ins w:id="3300" w:author="Adrian Moir (amoir)" w:date="2024-11-13T12:36:00Z" w16du:dateUtc="2024-11-13T12:36:00Z">
              <w:r w:rsidRPr="00B92C83">
                <w:rPr>
                  <w:sz w:val="13"/>
                  <w:szCs w:val="13"/>
                  <w:rPrChange w:id="330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b</w:t>
              </w:r>
            </w:ins>
            <w:ins w:id="3302" w:author="Adrian Moir (amoir)" w:date="2024-11-13T12:34:00Z">
              <w:r w:rsidRPr="00B92C83">
                <w:rPr>
                  <w:sz w:val="13"/>
                  <w:szCs w:val="13"/>
                  <w:rPrChange w:id="330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ut</w:t>
              </w:r>
              <w:proofErr w:type="spellEnd"/>
              <w:r w:rsidRPr="00B92C83">
                <w:rPr>
                  <w:sz w:val="13"/>
                  <w:szCs w:val="13"/>
                  <w:rPrChange w:id="330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30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is</w:t>
              </w:r>
              <w:proofErr w:type="spellEnd"/>
              <w:r w:rsidRPr="00B92C83">
                <w:rPr>
                  <w:sz w:val="13"/>
                  <w:szCs w:val="13"/>
                  <w:rPrChange w:id="330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30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sufficient</w:t>
              </w:r>
              <w:proofErr w:type="spellEnd"/>
              <w:r w:rsidRPr="00B92C83">
                <w:rPr>
                  <w:sz w:val="13"/>
                  <w:szCs w:val="13"/>
                  <w:rPrChange w:id="330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30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for</w:t>
              </w:r>
              <w:proofErr w:type="spellEnd"/>
              <w:r w:rsidRPr="00B92C83">
                <w:rPr>
                  <w:sz w:val="13"/>
                  <w:szCs w:val="13"/>
                  <w:rPrChange w:id="331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311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this</w:t>
              </w:r>
              <w:proofErr w:type="spellEnd"/>
              <w:r w:rsidRPr="00B92C83">
                <w:rPr>
                  <w:sz w:val="13"/>
                  <w:szCs w:val="13"/>
                  <w:rPrChange w:id="3312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313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box</w:t>
              </w:r>
              <w:proofErr w:type="spellEnd"/>
              <w:r w:rsidRPr="00B92C83">
                <w:rPr>
                  <w:sz w:val="13"/>
                  <w:szCs w:val="13"/>
                  <w:rPrChange w:id="3314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315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as</w:t>
              </w:r>
              <w:proofErr w:type="spellEnd"/>
              <w:r w:rsidRPr="00B92C83">
                <w:rPr>
                  <w:sz w:val="13"/>
                  <w:szCs w:val="13"/>
                  <w:rPrChange w:id="3316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317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of</w:t>
              </w:r>
              <w:proofErr w:type="spellEnd"/>
              <w:r w:rsidRPr="00B92C83">
                <w:rPr>
                  <w:sz w:val="13"/>
                  <w:szCs w:val="13"/>
                  <w:rPrChange w:id="3318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 xml:space="preserve"> </w:t>
              </w:r>
              <w:proofErr w:type="spellStart"/>
              <w:r w:rsidRPr="00B92C83">
                <w:rPr>
                  <w:sz w:val="13"/>
                  <w:szCs w:val="13"/>
                  <w:rPrChange w:id="331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now</w:t>
              </w:r>
              <w:proofErr w:type="spellEnd"/>
              <w:r w:rsidRPr="00B92C83">
                <w:rPr>
                  <w:sz w:val="13"/>
                  <w:szCs w:val="13"/>
                  <w:rPrChange w:id="3320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.</w:t>
              </w:r>
            </w:ins>
          </w:p>
        </w:tc>
        <w:tc>
          <w:tcPr>
            <w:tcW w:w="1091" w:type="dxa"/>
          </w:tcPr>
          <w:p w14:paraId="0394FF49" w14:textId="77777777" w:rsidR="002E0EAC" w:rsidRPr="00507D6A" w:rsidRDefault="002E0EAC">
            <w:pPr>
              <w:jc w:val="center"/>
              <w:rPr>
                <w:ins w:id="3321" w:author="Adrian Moir (amoir)" w:date="2024-11-18T11:42:00Z" w16du:dateUtc="2024-11-18T11:42:00Z"/>
                <w:sz w:val="13"/>
                <w:szCs w:val="13"/>
              </w:rPr>
              <w:pPrChange w:id="3322" w:author="Adrian Moir (amoir)" w:date="2024-11-18T11:43:00Z" w16du:dateUtc="2024-11-18T11:43:00Z">
                <w:pPr/>
              </w:pPrChange>
            </w:pPr>
            <w:ins w:id="3323" w:author="Adrian Moir (amoir)" w:date="2024-11-18T13:25:00Z" w16du:dateUtc="2024-11-18T13:25:00Z">
              <w:r>
                <w:rPr>
                  <w:sz w:val="13"/>
                  <w:szCs w:val="13"/>
                </w:rPr>
                <w:t>No</w:t>
              </w:r>
            </w:ins>
          </w:p>
        </w:tc>
        <w:tc>
          <w:tcPr>
            <w:tcW w:w="1203" w:type="dxa"/>
          </w:tcPr>
          <w:p w14:paraId="06124640" w14:textId="77777777" w:rsidR="002E0EAC" w:rsidRPr="00B92C83" w:rsidRDefault="002E0EAC">
            <w:pPr>
              <w:jc w:val="center"/>
              <w:rPr>
                <w:ins w:id="3324" w:author="Adrian Moir (amoir)" w:date="2024-11-13T12:30:00Z" w16du:dateUtc="2024-11-13T12:30:00Z"/>
                <w:sz w:val="13"/>
                <w:szCs w:val="13"/>
                <w:rPrChange w:id="3325" w:author="Adrian Moir (amoir)" w:date="2024-11-13T12:45:00Z" w16du:dateUtc="2024-11-13T12:45:00Z">
                  <w:rPr>
                    <w:ins w:id="3326" w:author="Adrian Moir (amoir)" w:date="2024-11-13T12:30:00Z" w16du:dateUtc="2024-11-13T12:30:00Z"/>
                    <w:sz w:val="16"/>
                    <w:szCs w:val="16"/>
                  </w:rPr>
                </w:rPrChange>
              </w:rPr>
              <w:pPrChange w:id="3327" w:author="Adrian Moir (amoir)" w:date="2024-11-18T12:26:00Z" w16du:dateUtc="2024-11-18T12:26:00Z">
                <w:pPr/>
              </w:pPrChange>
            </w:pPr>
            <w:ins w:id="3328" w:author="Adrian Moir (amoir)" w:date="2024-11-13T12:34:00Z" w16du:dateUtc="2024-11-13T12:34:00Z">
              <w:r w:rsidRPr="00B92C83">
                <w:rPr>
                  <w:sz w:val="13"/>
                  <w:szCs w:val="13"/>
                  <w:rPrChange w:id="3329" w:author="Adrian Moir (amoir)" w:date="2024-11-13T12:45:00Z" w16du:dateUtc="2024-11-13T12:45:00Z">
                    <w:rPr>
                      <w:sz w:val="16"/>
                      <w:szCs w:val="16"/>
                    </w:rPr>
                  </w:rPrChange>
                </w:rPr>
                <w:t>Monitor</w:t>
              </w:r>
            </w:ins>
          </w:p>
        </w:tc>
      </w:tr>
      <w:tr w:rsidR="00551EA5" w:rsidRPr="0017048E" w14:paraId="1BECFC5E" w14:textId="77777777" w:rsidTr="00551EA5">
        <w:trPr>
          <w:ins w:id="3330" w:author="Adrian Moir (amoir)" w:date="2024-11-13T12:17:00Z"/>
        </w:trPr>
        <w:tc>
          <w:tcPr>
            <w:tcW w:w="1200" w:type="dxa"/>
          </w:tcPr>
          <w:p w14:paraId="3D196B2F" w14:textId="77777777" w:rsidR="002E0EAC" w:rsidRPr="00B92C83" w:rsidRDefault="002E0EAC">
            <w:pPr>
              <w:jc w:val="center"/>
              <w:rPr>
                <w:ins w:id="3331" w:author="Adrian Moir (amoir)" w:date="2024-11-13T12:17:00Z" w16du:dateUtc="2024-11-13T12:17:00Z"/>
                <w:sz w:val="13"/>
                <w:szCs w:val="13"/>
                <w:rPrChange w:id="3332" w:author="Adrian Moir (amoir)" w:date="2024-11-13T12:45:00Z" w16du:dateUtc="2024-11-13T12:45:00Z">
                  <w:rPr>
                    <w:ins w:id="3333" w:author="Adrian Moir (amoir)" w:date="2024-11-13T12:17:00Z" w16du:dateUtc="2024-11-13T12:17:00Z"/>
                  </w:rPr>
                </w:rPrChange>
              </w:rPr>
              <w:pPrChange w:id="3334" w:author="Adrian Moir (amoir)" w:date="2024-11-14T11:44:00Z" w16du:dateUtc="2024-11-14T11:44:00Z">
                <w:pPr/>
              </w:pPrChange>
            </w:pPr>
            <w:ins w:id="3335" w:author="Adrian Moir (amoir)" w:date="2024-11-18T13:18:00Z" w16du:dateUtc="2024-11-18T13:18:00Z">
              <w:r>
                <w:rPr>
                  <w:sz w:val="13"/>
                  <w:szCs w:val="13"/>
                </w:rPr>
                <w:t>p</w:t>
              </w:r>
            </w:ins>
            <w:ins w:id="3336" w:author="Adrian Moir (amoir)" w:date="2024-11-14T11:43:00Z" w16du:dateUtc="2024-11-14T11:43:00Z">
              <w:r>
                <w:rPr>
                  <w:sz w:val="13"/>
                  <w:szCs w:val="13"/>
                </w:rPr>
                <w:t>ros-qstor-maasvn01</w:t>
              </w:r>
            </w:ins>
          </w:p>
        </w:tc>
        <w:tc>
          <w:tcPr>
            <w:tcW w:w="1368" w:type="dxa"/>
          </w:tcPr>
          <w:p w14:paraId="1331B48E" w14:textId="77777777" w:rsidR="002E0EAC" w:rsidRPr="00B92C83" w:rsidRDefault="002E0EAC" w:rsidP="003C5C3A">
            <w:pPr>
              <w:rPr>
                <w:ins w:id="3337" w:author="Adrian Moir (amoir)" w:date="2024-11-13T12:17:00Z" w16du:dateUtc="2024-11-13T12:17:00Z"/>
                <w:sz w:val="13"/>
                <w:szCs w:val="13"/>
                <w:rPrChange w:id="3338" w:author="Adrian Moir (amoir)" w:date="2024-11-13T12:45:00Z" w16du:dateUtc="2024-11-13T12:45:00Z">
                  <w:rPr>
                    <w:ins w:id="3339" w:author="Adrian Moir (amoir)" w:date="2024-11-13T12:17:00Z" w16du:dateUtc="2024-11-13T12:17:00Z"/>
                  </w:rPr>
                </w:rPrChange>
              </w:rPr>
            </w:pPr>
            <w:proofErr w:type="spellStart"/>
            <w:ins w:id="3340" w:author="Adrian Moir (amoir)" w:date="2024-11-18T11:31:00Z" w16du:dateUtc="2024-11-18T11:31:00Z">
              <w:r w:rsidRPr="00FB33A0">
                <w:rPr>
                  <w:sz w:val="13"/>
                  <w:szCs w:val="13"/>
                </w:rPr>
                <w:t>Extended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dictionary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with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small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page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size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than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it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has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with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</w:ins>
            <w:ins w:id="3341" w:author="Adrian Moir (amoir)" w:date="2024-11-18T11:32:00Z" w16du:dateUtc="2024-11-18T11:32:00Z">
              <w:r>
                <w:rPr>
                  <w:sz w:val="13"/>
                  <w:szCs w:val="13"/>
                </w:rPr>
                <w:t xml:space="preserve">a </w:t>
              </w:r>
            </w:ins>
            <w:ins w:id="3342" w:author="Adrian Moir (amoir)" w:date="2024-11-18T11:31:00Z" w16du:dateUtc="2024-11-18T11:31:00Z">
              <w:r w:rsidRPr="00FB33A0">
                <w:rPr>
                  <w:sz w:val="13"/>
                  <w:szCs w:val="13"/>
                </w:rPr>
                <w:t xml:space="preserve">21 </w:t>
              </w:r>
              <w:proofErr w:type="spellStart"/>
              <w:r w:rsidRPr="00FB33A0">
                <w:rPr>
                  <w:sz w:val="13"/>
                  <w:szCs w:val="13"/>
                </w:rPr>
                <w:t>shift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dictionary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FB33A0">
                <w:rPr>
                  <w:sz w:val="13"/>
                  <w:szCs w:val="13"/>
                </w:rPr>
                <w:t>so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that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memory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requirements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would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stay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the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same</w:t>
              </w:r>
              <w:proofErr w:type="spellEnd"/>
              <w:r w:rsidRPr="00FB33A0">
                <w:rPr>
                  <w:sz w:val="13"/>
                  <w:szCs w:val="13"/>
                </w:rPr>
                <w:t>.  </w:t>
              </w:r>
              <w:r w:rsidRPr="00FB33A0">
                <w:rPr>
                  <w:sz w:val="13"/>
                  <w:szCs w:val="13"/>
                </w:rPr>
                <w:br/>
              </w:r>
            </w:ins>
            <w:proofErr w:type="spellStart"/>
            <w:ins w:id="3343" w:author="Adrian Moir (amoir)" w:date="2024-11-18T11:32:00Z" w16du:dateUtc="2024-11-18T11:32:00Z">
              <w:r w:rsidRPr="00FB33A0">
                <w:rPr>
                  <w:sz w:val="13"/>
                  <w:szCs w:val="13"/>
                </w:rPr>
                <w:t>Metadata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partition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is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extended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to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1TB</w:t>
              </w:r>
              <w:r w:rsidRPr="00FB33A0">
                <w:rPr>
                  <w:sz w:val="13"/>
                  <w:szCs w:val="13"/>
                </w:rPr>
                <w:br/>
                <w:t> </w:t>
              </w:r>
              <w:proofErr w:type="spellStart"/>
              <w:r w:rsidRPr="00FB33A0">
                <w:rPr>
                  <w:sz w:val="13"/>
                  <w:szCs w:val="13"/>
                </w:rPr>
                <w:t>Dictionary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is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expanded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FB33A0">
                <w:rPr>
                  <w:sz w:val="13"/>
                  <w:szCs w:val="13"/>
                </w:rPr>
                <w:t>to</w:t>
              </w:r>
              <w:proofErr w:type="spellEnd"/>
              <w:r w:rsidRPr="00FB33A0">
                <w:rPr>
                  <w:sz w:val="13"/>
                  <w:szCs w:val="13"/>
                </w:rPr>
                <w:t xml:space="preserve"> 22 </w:t>
              </w:r>
              <w:proofErr w:type="spellStart"/>
              <w:r w:rsidRPr="00FB33A0">
                <w:rPr>
                  <w:sz w:val="13"/>
                  <w:szCs w:val="13"/>
                </w:rPr>
                <w:t>shift</w:t>
              </w:r>
            </w:ins>
            <w:proofErr w:type="spellEnd"/>
            <w:ins w:id="3344" w:author="Adrian Moir (amoir)" w:date="2024-11-18T11:33:00Z" w16du:dateUtc="2024-11-18T11:33:00Z"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size</w:t>
              </w:r>
              <w:proofErr w:type="spellEnd"/>
              <w:r>
                <w:rPr>
                  <w:sz w:val="13"/>
                  <w:szCs w:val="13"/>
                </w:rPr>
                <w:t>.</w:t>
              </w:r>
            </w:ins>
          </w:p>
        </w:tc>
        <w:tc>
          <w:tcPr>
            <w:tcW w:w="846" w:type="dxa"/>
          </w:tcPr>
          <w:p w14:paraId="74E87430" w14:textId="77777777" w:rsidR="002E0EAC" w:rsidRPr="00B92C83" w:rsidRDefault="002E0EAC">
            <w:pPr>
              <w:jc w:val="center"/>
              <w:rPr>
                <w:ins w:id="3345" w:author="Adrian Moir (amoir)" w:date="2024-11-13T12:17:00Z" w16du:dateUtc="2024-11-13T12:17:00Z"/>
                <w:sz w:val="13"/>
                <w:szCs w:val="13"/>
                <w:rPrChange w:id="3346" w:author="Adrian Moir (amoir)" w:date="2024-11-13T12:45:00Z" w16du:dateUtc="2024-11-13T12:45:00Z">
                  <w:rPr>
                    <w:ins w:id="3347" w:author="Adrian Moir (amoir)" w:date="2024-11-13T12:17:00Z" w16du:dateUtc="2024-11-13T12:17:00Z"/>
                  </w:rPr>
                </w:rPrChange>
              </w:rPr>
              <w:pPrChange w:id="3348" w:author="Adrian Moir (amoir)" w:date="2024-11-14T11:44:00Z" w16du:dateUtc="2024-11-14T11:44:00Z">
                <w:pPr/>
              </w:pPrChange>
            </w:pPr>
            <w:ins w:id="3349" w:author="Adrian Moir (amoir)" w:date="2024-11-14T11:45:00Z" w16du:dateUtc="2024-11-14T11:45:00Z">
              <w:r>
                <w:rPr>
                  <w:sz w:val="13"/>
                  <w:szCs w:val="13"/>
                </w:rPr>
                <w:t xml:space="preserve">11 </w:t>
              </w:r>
              <w:proofErr w:type="spellStart"/>
              <w:r>
                <w:rPr>
                  <w:sz w:val="13"/>
                  <w:szCs w:val="13"/>
                </w:rPr>
                <w:t>Billion</w:t>
              </w:r>
            </w:ins>
            <w:proofErr w:type="spellEnd"/>
          </w:p>
        </w:tc>
        <w:tc>
          <w:tcPr>
            <w:tcW w:w="1117" w:type="dxa"/>
          </w:tcPr>
          <w:p w14:paraId="14BE5604" w14:textId="77777777" w:rsidR="002E0EAC" w:rsidRPr="0017048E" w:rsidRDefault="002E0EAC">
            <w:pPr>
              <w:jc w:val="center"/>
              <w:rPr>
                <w:ins w:id="3350" w:author="Adrian Moir (amoir)" w:date="2024-11-18T11:27:00Z" w16du:dateUtc="2024-11-18T11:27:00Z"/>
                <w:sz w:val="13"/>
                <w:szCs w:val="13"/>
              </w:rPr>
              <w:pPrChange w:id="3351" w:author="Adrian Moir (amoir)" w:date="2024-11-18T11:29:00Z" w16du:dateUtc="2024-11-18T11:29:00Z">
                <w:pPr/>
              </w:pPrChange>
            </w:pPr>
            <w:ins w:id="3352" w:author="Adrian Moir (amoir)" w:date="2024-11-18T11:30:00Z" w16du:dateUtc="2024-11-18T11:30:00Z">
              <w:r>
                <w:rPr>
                  <w:sz w:val="13"/>
                  <w:szCs w:val="13"/>
                </w:rPr>
                <w:t>19</w:t>
              </w:r>
            </w:ins>
            <w:ins w:id="3353" w:author="Adrian Moir (amoir)" w:date="2024-11-18T11:31:00Z" w16du:dateUtc="2024-11-18T11:31:00Z">
              <w:r>
                <w:rPr>
                  <w:sz w:val="13"/>
                  <w:szCs w:val="13"/>
                </w:rPr>
                <w:t xml:space="preserve"> </w:t>
              </w:r>
            </w:ins>
            <w:ins w:id="3354" w:author="Adrian Moir (amoir)" w:date="2024-11-18T11:30:00Z" w16du:dateUtc="2024-11-18T11:30:00Z">
              <w:r w:rsidRPr="00835BB7">
                <w:rPr>
                  <w:sz w:val="13"/>
                  <w:szCs w:val="13"/>
                </w:rPr>
                <w:sym w:font="Wingdings" w:char="F0E0"/>
              </w:r>
            </w:ins>
            <w:ins w:id="3355" w:author="Adrian Moir (amoir)" w:date="2024-11-18T11:31:00Z" w16du:dateUtc="2024-11-18T11:31:00Z">
              <w:r>
                <w:rPr>
                  <w:sz w:val="13"/>
                  <w:szCs w:val="13"/>
                </w:rPr>
                <w:t xml:space="preserve"> </w:t>
              </w:r>
            </w:ins>
            <w:ins w:id="3356" w:author="Adrian Moir (amoir)" w:date="2024-11-18T11:30:00Z" w16du:dateUtc="2024-11-18T11:30:00Z">
              <w:r>
                <w:rPr>
                  <w:sz w:val="13"/>
                  <w:szCs w:val="13"/>
                </w:rPr>
                <w:t>20</w:t>
              </w:r>
            </w:ins>
            <w:ins w:id="3357" w:author="Adrian Moir (amoir)" w:date="2024-11-18T11:31:00Z" w16du:dateUtc="2024-11-18T11:31:00Z">
              <w:r>
                <w:rPr>
                  <w:sz w:val="13"/>
                  <w:szCs w:val="13"/>
                </w:rPr>
                <w:t xml:space="preserve"> </w:t>
              </w:r>
              <w:r w:rsidRPr="00835BB7">
                <w:rPr>
                  <w:sz w:val="13"/>
                  <w:szCs w:val="13"/>
                </w:rPr>
                <w:sym w:font="Wingdings" w:char="F0E0"/>
              </w:r>
              <w:r>
                <w:rPr>
                  <w:sz w:val="13"/>
                  <w:szCs w:val="13"/>
                </w:rPr>
                <w:t xml:space="preserve"> 22</w:t>
              </w:r>
            </w:ins>
          </w:p>
        </w:tc>
        <w:tc>
          <w:tcPr>
            <w:tcW w:w="2168" w:type="dxa"/>
          </w:tcPr>
          <w:p w14:paraId="64F6A59A" w14:textId="77777777" w:rsidR="002E0EAC" w:rsidRPr="00B92C83" w:rsidRDefault="002E0EAC" w:rsidP="003C5C3A">
            <w:pPr>
              <w:rPr>
                <w:ins w:id="3358" w:author="Adrian Moir (amoir)" w:date="2024-11-13T12:17:00Z" w16du:dateUtc="2024-11-13T12:17:00Z"/>
                <w:sz w:val="13"/>
                <w:szCs w:val="13"/>
                <w:rPrChange w:id="3359" w:author="Adrian Moir (amoir)" w:date="2024-11-13T12:45:00Z" w16du:dateUtc="2024-11-13T12:45:00Z">
                  <w:rPr>
                    <w:ins w:id="3360" w:author="Adrian Moir (amoir)" w:date="2024-11-13T12:17:00Z" w16du:dateUtc="2024-11-13T12:17:00Z"/>
                  </w:rPr>
                </w:rPrChange>
              </w:rPr>
            </w:pPr>
            <w:proofErr w:type="spellStart"/>
            <w:ins w:id="3361" w:author="Adrian Moir (amoir)" w:date="2024-11-18T11:30:00Z" w16du:dateUtc="2024-11-18T11:30:00Z">
              <w:r>
                <w:rPr>
                  <w:sz w:val="13"/>
                  <w:szCs w:val="13"/>
                </w:rPr>
                <w:t>Complete</w:t>
              </w:r>
            </w:ins>
            <w:proofErr w:type="spellEnd"/>
          </w:p>
        </w:tc>
        <w:tc>
          <w:tcPr>
            <w:tcW w:w="1770" w:type="dxa"/>
          </w:tcPr>
          <w:p w14:paraId="653BF017" w14:textId="77777777" w:rsidR="002E0EAC" w:rsidRPr="008506A6" w:rsidRDefault="002E0EAC" w:rsidP="003C5C3A">
            <w:pPr>
              <w:rPr>
                <w:ins w:id="3362" w:author="Adrian Moir (amoir)" w:date="2024-11-13T12:17:00Z" w16du:dateUtc="2024-11-13T12:17:00Z"/>
                <w:sz w:val="13"/>
                <w:szCs w:val="13"/>
                <w:rPrChange w:id="3363" w:author="Adrian Moir (amoir)" w:date="2024-11-18T11:30:00Z" w16du:dateUtc="2024-11-18T11:30:00Z">
                  <w:rPr>
                    <w:ins w:id="3364" w:author="Adrian Moir (amoir)" w:date="2024-11-13T12:17:00Z" w16du:dateUtc="2024-11-13T12:17:00Z"/>
                  </w:rPr>
                </w:rPrChange>
              </w:rPr>
            </w:pPr>
            <w:proofErr w:type="spellStart"/>
            <w:ins w:id="3365" w:author="Adrian Moir (amoir)" w:date="2024-11-18T11:25:00Z">
              <w:r w:rsidRPr="008506A6">
                <w:rPr>
                  <w:sz w:val="13"/>
                  <w:szCs w:val="13"/>
                </w:rPr>
                <w:t>Dictionary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is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full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. </w:t>
              </w:r>
              <w:proofErr w:type="spellStart"/>
              <w:r w:rsidRPr="008506A6">
                <w:rPr>
                  <w:sz w:val="13"/>
                  <w:szCs w:val="13"/>
                </w:rPr>
                <w:t>Alert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is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genuine</w:t>
              </w:r>
              <w:proofErr w:type="spellEnd"/>
              <w:r w:rsidRPr="008506A6">
                <w:rPr>
                  <w:sz w:val="13"/>
                  <w:szCs w:val="13"/>
                </w:rPr>
                <w:t>.</w:t>
              </w:r>
              <w:r w:rsidRPr="008506A6">
                <w:rPr>
                  <w:sz w:val="13"/>
                  <w:szCs w:val="13"/>
                </w:rPr>
                <w:br/>
              </w:r>
              <w:proofErr w:type="spellStart"/>
              <w:r w:rsidRPr="008506A6">
                <w:rPr>
                  <w:sz w:val="13"/>
                  <w:szCs w:val="13"/>
                </w:rPr>
                <w:t>Dedupe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savings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are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ok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at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50%</w:t>
              </w:r>
            </w:ins>
            <w:ins w:id="3366" w:author="Adrian Moir (amoir)" w:date="2024-11-18T11:26:00Z" w16du:dateUtc="2024-11-18T11:26:00Z">
              <w:r w:rsidRPr="008506A6">
                <w:rPr>
                  <w:sz w:val="13"/>
                  <w:szCs w:val="13"/>
                </w:rPr>
                <w:t xml:space="preserve">. </w:t>
              </w:r>
            </w:ins>
            <w:proofErr w:type="spellStart"/>
            <w:ins w:id="3367" w:author="Adrian Moir (amoir)" w:date="2024-11-18T11:26:00Z">
              <w:r w:rsidRPr="008506A6">
                <w:rPr>
                  <w:sz w:val="13"/>
                  <w:szCs w:val="13"/>
                </w:rPr>
                <w:t>Cloud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cleaner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is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not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done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, </w:t>
              </w:r>
            </w:ins>
            <w:proofErr w:type="spellStart"/>
            <w:ins w:id="3368" w:author="Adrian Moir (amoir)" w:date="2024-12-04T13:10:00Z" w16du:dateUtc="2024-12-04T13:10:00Z">
              <w:r w:rsidRPr="008506A6">
                <w:rPr>
                  <w:sz w:val="13"/>
                  <w:szCs w:val="13"/>
                </w:rPr>
                <w:t>but</w:t>
              </w:r>
            </w:ins>
            <w:proofErr w:type="spellEnd"/>
            <w:ins w:id="3369" w:author="Adrian Moir (amoir)" w:date="2024-11-18T11:26:00Z"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there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are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only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2000 </w:t>
              </w:r>
              <w:proofErr w:type="spellStart"/>
              <w:r w:rsidRPr="008506A6">
                <w:rPr>
                  <w:sz w:val="13"/>
                  <w:szCs w:val="13"/>
                </w:rPr>
                <w:t>files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in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laundry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to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be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cleaned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up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8506A6">
                <w:rPr>
                  <w:sz w:val="13"/>
                  <w:szCs w:val="13"/>
                </w:rPr>
                <w:t>in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a </w:t>
              </w:r>
              <w:proofErr w:type="spellStart"/>
              <w:r w:rsidRPr="008506A6">
                <w:rPr>
                  <w:sz w:val="13"/>
                  <w:szCs w:val="13"/>
                </w:rPr>
                <w:t>total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of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30000 </w:t>
              </w:r>
              <w:proofErr w:type="spellStart"/>
              <w:r w:rsidRPr="008506A6">
                <w:rPr>
                  <w:sz w:val="13"/>
                  <w:szCs w:val="13"/>
                </w:rPr>
                <w:t>files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on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the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system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. </w:t>
              </w:r>
              <w:proofErr w:type="spellStart"/>
              <w:r w:rsidRPr="008506A6">
                <w:rPr>
                  <w:sz w:val="13"/>
                  <w:szCs w:val="13"/>
                </w:rPr>
                <w:t>So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would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not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get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much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space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back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from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running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cleaner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to</w:t>
              </w:r>
              <w:proofErr w:type="spellEnd"/>
              <w:r w:rsidRPr="008506A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</w:rPr>
                <w:t>end</w:t>
              </w:r>
              <w:proofErr w:type="spellEnd"/>
              <w:r w:rsidRPr="008506A6">
                <w:rPr>
                  <w:sz w:val="13"/>
                  <w:szCs w:val="13"/>
                </w:rPr>
                <w:t>.  </w:t>
              </w:r>
              <w:proofErr w:type="spellStart"/>
              <w:r w:rsidRPr="008506A6">
                <w:rPr>
                  <w:sz w:val="13"/>
                  <w:szCs w:val="13"/>
                  <w:rPrChange w:id="3370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So</w:t>
              </w:r>
            </w:ins>
            <w:proofErr w:type="spellEnd"/>
            <w:ins w:id="3371" w:author="Adrian Moir (amoir)" w:date="2024-11-18T11:33:00Z" w16du:dateUtc="2024-11-18T11:33:00Z">
              <w:r>
                <w:rPr>
                  <w:sz w:val="13"/>
                  <w:szCs w:val="13"/>
                </w:rPr>
                <w:t>,</w:t>
              </w:r>
            </w:ins>
            <w:ins w:id="3372" w:author="Adrian Moir (amoir)" w:date="2024-11-18T11:26:00Z">
              <w:r w:rsidRPr="008506A6">
                <w:rPr>
                  <w:sz w:val="13"/>
                  <w:szCs w:val="13"/>
                  <w:rPrChange w:id="3373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374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no</w:t>
              </w:r>
              <w:proofErr w:type="spellEnd"/>
              <w:r w:rsidRPr="008506A6">
                <w:rPr>
                  <w:sz w:val="13"/>
                  <w:szCs w:val="13"/>
                  <w:rPrChange w:id="337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37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immediate</w:t>
              </w:r>
              <w:proofErr w:type="spellEnd"/>
              <w:r w:rsidRPr="008506A6">
                <w:rPr>
                  <w:sz w:val="13"/>
                  <w:szCs w:val="13"/>
                  <w:rPrChange w:id="3377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378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need</w:t>
              </w:r>
              <w:proofErr w:type="spellEnd"/>
              <w:r w:rsidRPr="008506A6">
                <w:rPr>
                  <w:sz w:val="13"/>
                  <w:szCs w:val="13"/>
                  <w:rPrChange w:id="3379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380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to</w:t>
              </w:r>
              <w:proofErr w:type="spellEnd"/>
              <w:r w:rsidRPr="008506A6">
                <w:rPr>
                  <w:sz w:val="13"/>
                  <w:szCs w:val="13"/>
                  <w:rPrChange w:id="3381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382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enable</w:t>
              </w:r>
              <w:proofErr w:type="spellEnd"/>
              <w:r w:rsidRPr="008506A6">
                <w:rPr>
                  <w:sz w:val="13"/>
                  <w:szCs w:val="13"/>
                  <w:rPrChange w:id="3383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384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cloud</w:t>
              </w:r>
              <w:proofErr w:type="spellEnd"/>
              <w:r w:rsidRPr="008506A6">
                <w:rPr>
                  <w:sz w:val="13"/>
                  <w:szCs w:val="13"/>
                  <w:rPrChange w:id="338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38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compaction</w:t>
              </w:r>
              <w:proofErr w:type="spellEnd"/>
              <w:r w:rsidRPr="008506A6">
                <w:rPr>
                  <w:sz w:val="13"/>
                  <w:szCs w:val="13"/>
                  <w:rPrChange w:id="3387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.</w:t>
              </w:r>
            </w:ins>
            <w:ins w:id="3388" w:author="Adrian Moir (amoir)" w:date="2024-11-18T11:29:00Z" w16du:dateUtc="2024-11-18T11:29:00Z">
              <w:r w:rsidRPr="008506A6">
                <w:rPr>
                  <w:sz w:val="13"/>
                  <w:szCs w:val="13"/>
                  <w:rPrChange w:id="3389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</w:ins>
            <w:ins w:id="3390" w:author="Adrian Moir (amoir)" w:date="2024-11-18T11:29:00Z">
              <w:r w:rsidRPr="008506A6">
                <w:rPr>
                  <w:sz w:val="13"/>
                  <w:szCs w:val="13"/>
                  <w:rPrChange w:id="3391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System </w:t>
              </w:r>
              <w:proofErr w:type="spellStart"/>
              <w:r w:rsidRPr="008506A6">
                <w:rPr>
                  <w:sz w:val="13"/>
                  <w:szCs w:val="13"/>
                  <w:rPrChange w:id="3392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has</w:t>
              </w:r>
              <w:proofErr w:type="spellEnd"/>
              <w:r w:rsidRPr="008506A6">
                <w:rPr>
                  <w:sz w:val="13"/>
                  <w:szCs w:val="13"/>
                  <w:rPrChange w:id="3393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32 G RAM. </w:t>
              </w:r>
              <w:r w:rsidRPr="008506A6">
                <w:rPr>
                  <w:sz w:val="13"/>
                  <w:szCs w:val="13"/>
                  <w:rPrChange w:id="3394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br/>
                <w:t xml:space="preserve">RAM </w:t>
              </w:r>
              <w:proofErr w:type="spellStart"/>
              <w:r w:rsidRPr="008506A6">
                <w:rPr>
                  <w:sz w:val="13"/>
                  <w:szCs w:val="13"/>
                  <w:rPrChange w:id="339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extension</w:t>
              </w:r>
              <w:proofErr w:type="spellEnd"/>
              <w:r w:rsidRPr="008506A6">
                <w:rPr>
                  <w:sz w:val="13"/>
                  <w:szCs w:val="13"/>
                  <w:rPrChange w:id="339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397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is</w:t>
              </w:r>
              <w:proofErr w:type="spellEnd"/>
              <w:r w:rsidRPr="008506A6">
                <w:rPr>
                  <w:sz w:val="13"/>
                  <w:szCs w:val="13"/>
                  <w:rPrChange w:id="3398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399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not</w:t>
              </w:r>
              <w:proofErr w:type="spellEnd"/>
              <w:r w:rsidRPr="008506A6">
                <w:rPr>
                  <w:sz w:val="13"/>
                  <w:szCs w:val="13"/>
                  <w:rPrChange w:id="3400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01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needed</w:t>
              </w:r>
              <w:proofErr w:type="spellEnd"/>
              <w:r w:rsidRPr="008506A6">
                <w:rPr>
                  <w:sz w:val="13"/>
                  <w:szCs w:val="13"/>
                  <w:rPrChange w:id="3402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.</w:t>
              </w:r>
            </w:ins>
            <w:ins w:id="3403" w:author="Adrian Moir (amoir)" w:date="2024-11-18T11:30:00Z" w16du:dateUtc="2024-11-18T11:30:00Z">
              <w:r w:rsidRPr="008506A6">
                <w:t xml:space="preserve"> </w:t>
              </w:r>
            </w:ins>
            <w:proofErr w:type="spellStart"/>
            <w:ins w:id="3404" w:author="Adrian Moir (amoir)" w:date="2024-11-18T11:30:00Z">
              <w:r w:rsidRPr="008506A6">
                <w:rPr>
                  <w:sz w:val="13"/>
                  <w:szCs w:val="13"/>
                  <w:rPrChange w:id="340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Metadata</w:t>
              </w:r>
              <w:proofErr w:type="spellEnd"/>
              <w:r w:rsidRPr="008506A6">
                <w:rPr>
                  <w:sz w:val="13"/>
                  <w:szCs w:val="13"/>
                  <w:rPrChange w:id="340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07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partition</w:t>
              </w:r>
              <w:proofErr w:type="spellEnd"/>
              <w:r w:rsidRPr="008506A6">
                <w:rPr>
                  <w:sz w:val="13"/>
                  <w:szCs w:val="13"/>
                  <w:rPrChange w:id="3408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09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is</w:t>
              </w:r>
              <w:proofErr w:type="spellEnd"/>
              <w:r w:rsidRPr="008506A6">
                <w:rPr>
                  <w:sz w:val="13"/>
                  <w:szCs w:val="13"/>
                  <w:rPrChange w:id="3410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11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only</w:t>
              </w:r>
              <w:proofErr w:type="spellEnd"/>
              <w:r w:rsidRPr="008506A6">
                <w:rPr>
                  <w:sz w:val="13"/>
                  <w:szCs w:val="13"/>
                  <w:rPrChange w:id="3412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470G.</w:t>
              </w:r>
              <w:r w:rsidRPr="008506A6">
                <w:rPr>
                  <w:sz w:val="13"/>
                  <w:szCs w:val="13"/>
                  <w:rPrChange w:id="3413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br/>
                <w:t xml:space="preserve">22 </w:t>
              </w:r>
              <w:proofErr w:type="spellStart"/>
              <w:r w:rsidRPr="008506A6">
                <w:rPr>
                  <w:sz w:val="13"/>
                  <w:szCs w:val="13"/>
                  <w:rPrChange w:id="3414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shift</w:t>
              </w:r>
              <w:proofErr w:type="spellEnd"/>
              <w:r w:rsidRPr="008506A6">
                <w:rPr>
                  <w:sz w:val="13"/>
                  <w:szCs w:val="13"/>
                  <w:rPrChange w:id="341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1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extended</w:t>
              </w:r>
              <w:proofErr w:type="spellEnd"/>
              <w:r w:rsidRPr="008506A6">
                <w:rPr>
                  <w:sz w:val="13"/>
                  <w:szCs w:val="13"/>
                  <w:rPrChange w:id="3417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18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dictionary</w:t>
              </w:r>
              <w:proofErr w:type="spellEnd"/>
              <w:r w:rsidRPr="008506A6">
                <w:rPr>
                  <w:sz w:val="13"/>
                  <w:szCs w:val="13"/>
                  <w:rPrChange w:id="3419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20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would</w:t>
              </w:r>
              <w:proofErr w:type="spellEnd"/>
              <w:r w:rsidRPr="008506A6">
                <w:rPr>
                  <w:sz w:val="13"/>
                  <w:szCs w:val="13"/>
                  <w:rPrChange w:id="3421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22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need</w:t>
              </w:r>
              <w:proofErr w:type="spellEnd"/>
              <w:r w:rsidRPr="008506A6">
                <w:rPr>
                  <w:sz w:val="13"/>
                  <w:szCs w:val="13"/>
                  <w:rPrChange w:id="3423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24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around</w:t>
              </w:r>
              <w:proofErr w:type="spellEnd"/>
              <w:r w:rsidRPr="008506A6">
                <w:rPr>
                  <w:sz w:val="13"/>
                  <w:szCs w:val="13"/>
                  <w:rPrChange w:id="342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385GB </w:t>
              </w:r>
              <w:proofErr w:type="spellStart"/>
              <w:r w:rsidRPr="008506A6">
                <w:rPr>
                  <w:sz w:val="13"/>
                  <w:szCs w:val="13"/>
                  <w:rPrChange w:id="342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itself</w:t>
              </w:r>
              <w:proofErr w:type="spellEnd"/>
              <w:r w:rsidRPr="008506A6">
                <w:rPr>
                  <w:sz w:val="13"/>
                  <w:szCs w:val="13"/>
                  <w:rPrChange w:id="3427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.</w:t>
              </w:r>
              <w:r w:rsidRPr="008506A6">
                <w:rPr>
                  <w:sz w:val="13"/>
                  <w:szCs w:val="13"/>
                  <w:rPrChange w:id="3428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br/>
              </w:r>
              <w:proofErr w:type="spellStart"/>
              <w:r w:rsidRPr="008506A6">
                <w:rPr>
                  <w:sz w:val="13"/>
                  <w:szCs w:val="13"/>
                  <w:rPrChange w:id="3429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So</w:t>
              </w:r>
              <w:proofErr w:type="spellEnd"/>
              <w:r w:rsidRPr="008506A6">
                <w:rPr>
                  <w:sz w:val="13"/>
                  <w:szCs w:val="13"/>
                  <w:rPrChange w:id="3430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31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we</w:t>
              </w:r>
              <w:proofErr w:type="spellEnd"/>
              <w:r w:rsidRPr="008506A6">
                <w:rPr>
                  <w:sz w:val="13"/>
                  <w:szCs w:val="13"/>
                  <w:rPrChange w:id="3432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</w:ins>
            <w:proofErr w:type="spellStart"/>
            <w:ins w:id="3433" w:author="Adrian Moir (amoir)" w:date="2024-11-18T13:15:00Z" w16du:dateUtc="2024-11-18T13:15:00Z">
              <w:r w:rsidRPr="00282C0A">
                <w:rPr>
                  <w:sz w:val="13"/>
                  <w:szCs w:val="13"/>
                </w:rPr>
                <w:t>must</w:t>
              </w:r>
            </w:ins>
            <w:proofErr w:type="spellEnd"/>
            <w:ins w:id="3434" w:author="Adrian Moir (amoir)" w:date="2024-11-18T11:30:00Z">
              <w:r w:rsidRPr="008506A6">
                <w:rPr>
                  <w:sz w:val="13"/>
                  <w:szCs w:val="13"/>
                  <w:rPrChange w:id="343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3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extend</w:t>
              </w:r>
              <w:proofErr w:type="spellEnd"/>
              <w:r w:rsidRPr="008506A6">
                <w:rPr>
                  <w:sz w:val="13"/>
                  <w:szCs w:val="13"/>
                  <w:rPrChange w:id="3437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38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metadata</w:t>
              </w:r>
              <w:proofErr w:type="spellEnd"/>
              <w:r w:rsidRPr="008506A6">
                <w:rPr>
                  <w:sz w:val="13"/>
                  <w:szCs w:val="13"/>
                  <w:rPrChange w:id="3439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40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partition</w:t>
              </w:r>
              <w:proofErr w:type="spellEnd"/>
              <w:r w:rsidRPr="008506A6">
                <w:rPr>
                  <w:sz w:val="13"/>
                  <w:szCs w:val="13"/>
                  <w:rPrChange w:id="3441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.</w:t>
              </w:r>
              <w:r w:rsidRPr="008506A6">
                <w:rPr>
                  <w:sz w:val="13"/>
                  <w:szCs w:val="13"/>
                  <w:rPrChange w:id="3442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br/>
                <w:t>(</w:t>
              </w:r>
              <w:proofErr w:type="spellStart"/>
              <w:r w:rsidRPr="008506A6">
                <w:rPr>
                  <w:sz w:val="13"/>
                  <w:szCs w:val="13"/>
                  <w:rPrChange w:id="3443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Dictionary</w:t>
              </w:r>
              <w:proofErr w:type="spellEnd"/>
              <w:r w:rsidRPr="008506A6">
                <w:rPr>
                  <w:sz w:val="13"/>
                  <w:szCs w:val="13"/>
                  <w:rPrChange w:id="3444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4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was</w:t>
              </w:r>
              <w:proofErr w:type="spellEnd"/>
              <w:r w:rsidRPr="008506A6">
                <w:rPr>
                  <w:sz w:val="13"/>
                  <w:szCs w:val="13"/>
                  <w:rPrChange w:id="344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47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already</w:t>
              </w:r>
              <w:proofErr w:type="spellEnd"/>
              <w:r w:rsidRPr="008506A6">
                <w:rPr>
                  <w:sz w:val="13"/>
                  <w:szCs w:val="13"/>
                  <w:rPrChange w:id="3448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49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extended</w:t>
              </w:r>
              <w:proofErr w:type="spellEnd"/>
              <w:r w:rsidRPr="008506A6">
                <w:rPr>
                  <w:sz w:val="13"/>
                  <w:szCs w:val="13"/>
                  <w:rPrChange w:id="3450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51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from</w:t>
              </w:r>
              <w:proofErr w:type="spellEnd"/>
              <w:r w:rsidRPr="008506A6">
                <w:rPr>
                  <w:sz w:val="13"/>
                  <w:szCs w:val="13"/>
                  <w:rPrChange w:id="3452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19 </w:t>
              </w:r>
              <w:proofErr w:type="spellStart"/>
              <w:r w:rsidRPr="008506A6">
                <w:rPr>
                  <w:sz w:val="13"/>
                  <w:szCs w:val="13"/>
                  <w:rPrChange w:id="3453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shift</w:t>
              </w:r>
              <w:proofErr w:type="spellEnd"/>
              <w:r w:rsidRPr="008506A6">
                <w:rPr>
                  <w:sz w:val="13"/>
                  <w:szCs w:val="13"/>
                  <w:rPrChange w:id="3454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5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to</w:t>
              </w:r>
              <w:proofErr w:type="spellEnd"/>
              <w:r w:rsidRPr="008506A6">
                <w:rPr>
                  <w:sz w:val="13"/>
                  <w:szCs w:val="13"/>
                  <w:rPrChange w:id="345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21 </w:t>
              </w:r>
              <w:proofErr w:type="spellStart"/>
              <w:r w:rsidRPr="008506A6">
                <w:rPr>
                  <w:sz w:val="13"/>
                  <w:szCs w:val="13"/>
                  <w:rPrChange w:id="3457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shift</w:t>
              </w:r>
              <w:proofErr w:type="spellEnd"/>
              <w:r w:rsidRPr="008506A6">
                <w:rPr>
                  <w:sz w:val="13"/>
                  <w:szCs w:val="13"/>
                  <w:rPrChange w:id="3458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59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on</w:t>
              </w:r>
              <w:proofErr w:type="spellEnd"/>
              <w:r w:rsidRPr="008506A6">
                <w:rPr>
                  <w:sz w:val="13"/>
                  <w:szCs w:val="13"/>
                  <w:rPrChange w:id="3460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61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this</w:t>
              </w:r>
              <w:proofErr w:type="spellEnd"/>
              <w:r w:rsidRPr="008506A6">
                <w:rPr>
                  <w:sz w:val="13"/>
                  <w:szCs w:val="13"/>
                  <w:rPrChange w:id="3462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63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box</w:t>
              </w:r>
              <w:proofErr w:type="spellEnd"/>
              <w:r w:rsidRPr="008506A6">
                <w:rPr>
                  <w:sz w:val="13"/>
                  <w:szCs w:val="13"/>
                  <w:rPrChange w:id="3464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6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earlier</w:t>
              </w:r>
              <w:proofErr w:type="spellEnd"/>
              <w:r w:rsidRPr="008506A6">
                <w:rPr>
                  <w:sz w:val="13"/>
                  <w:szCs w:val="13"/>
                  <w:rPrChange w:id="346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. </w:t>
              </w:r>
              <w:proofErr w:type="spellStart"/>
              <w:r w:rsidRPr="008506A6">
                <w:rPr>
                  <w:sz w:val="13"/>
                  <w:szCs w:val="13"/>
                  <w:rPrChange w:id="3467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Now</w:t>
              </w:r>
              <w:proofErr w:type="spellEnd"/>
              <w:r w:rsidRPr="008506A6">
                <w:rPr>
                  <w:sz w:val="13"/>
                  <w:szCs w:val="13"/>
                  <w:rPrChange w:id="3468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69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on</w:t>
              </w:r>
              <w:proofErr w:type="spellEnd"/>
              <w:r w:rsidRPr="008506A6">
                <w:rPr>
                  <w:sz w:val="13"/>
                  <w:szCs w:val="13"/>
                  <w:rPrChange w:id="3470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8506A6">
                <w:rPr>
                  <w:sz w:val="13"/>
                  <w:szCs w:val="13"/>
                  <w:rPrChange w:id="3471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to</w:t>
              </w:r>
              <w:proofErr w:type="spellEnd"/>
              <w:r w:rsidRPr="008506A6">
                <w:rPr>
                  <w:sz w:val="13"/>
                  <w:szCs w:val="13"/>
                  <w:rPrChange w:id="3472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22 </w:t>
              </w:r>
            </w:ins>
            <w:proofErr w:type="spellStart"/>
            <w:ins w:id="3473" w:author="Adrian Moir (amoir)" w:date="2024-12-04T13:10:00Z" w16du:dateUtc="2024-12-04T13:10:00Z">
              <w:r w:rsidRPr="00F04A91">
                <w:rPr>
                  <w:sz w:val="13"/>
                  <w:szCs w:val="13"/>
                </w:rPr>
                <w:t>shift</w:t>
              </w:r>
              <w:proofErr w:type="spellEnd"/>
              <w:r>
                <w:rPr>
                  <w:sz w:val="13"/>
                  <w:szCs w:val="13"/>
                </w:rPr>
                <w:t>.</w:t>
              </w:r>
            </w:ins>
            <w:ins w:id="3474" w:author="Adrian Moir (amoir)" w:date="2024-11-18T11:30:00Z">
              <w:r w:rsidRPr="008506A6">
                <w:rPr>
                  <w:sz w:val="13"/>
                  <w:szCs w:val="13"/>
                  <w:rPrChange w:id="3475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) </w:t>
              </w:r>
              <w:r w:rsidRPr="008506A6">
                <w:rPr>
                  <w:sz w:val="13"/>
                  <w:szCs w:val="13"/>
                  <w:rPrChange w:id="3476" w:author="Adrian Moir (amoir)" w:date="2024-11-18T11:30:00Z" w16du:dateUtc="2024-11-18T11:3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br/>
              </w:r>
            </w:ins>
          </w:p>
        </w:tc>
        <w:tc>
          <w:tcPr>
            <w:tcW w:w="1091" w:type="dxa"/>
          </w:tcPr>
          <w:p w14:paraId="477698D1" w14:textId="77777777" w:rsidR="002E0EAC" w:rsidRPr="00507D6A" w:rsidRDefault="002E0EAC">
            <w:pPr>
              <w:jc w:val="center"/>
              <w:rPr>
                <w:ins w:id="3477" w:author="Adrian Moir (amoir)" w:date="2024-11-18T11:42:00Z" w16du:dateUtc="2024-11-18T11:42:00Z"/>
                <w:sz w:val="13"/>
                <w:szCs w:val="13"/>
              </w:rPr>
              <w:pPrChange w:id="3478" w:author="Adrian Moir (amoir)" w:date="2024-11-18T11:43:00Z" w16du:dateUtc="2024-11-18T11:43:00Z">
                <w:pPr/>
              </w:pPrChange>
            </w:pPr>
            <w:ins w:id="3479" w:author="Adrian Moir (amoir)" w:date="2024-11-18T13:26:00Z" w16du:dateUtc="2024-11-18T13:26:00Z">
              <w:r>
                <w:rPr>
                  <w:sz w:val="13"/>
                  <w:szCs w:val="13"/>
                </w:rPr>
                <w:t>No</w:t>
              </w:r>
            </w:ins>
          </w:p>
        </w:tc>
        <w:tc>
          <w:tcPr>
            <w:tcW w:w="1203" w:type="dxa"/>
          </w:tcPr>
          <w:p w14:paraId="2BD16A6F" w14:textId="77777777" w:rsidR="002E0EAC" w:rsidRPr="00B92C83" w:rsidRDefault="002E0EAC" w:rsidP="003C5C3A">
            <w:pPr>
              <w:rPr>
                <w:ins w:id="3480" w:author="Adrian Moir (amoir)" w:date="2024-11-13T12:30:00Z" w16du:dateUtc="2024-11-13T12:30:00Z"/>
                <w:sz w:val="13"/>
                <w:szCs w:val="13"/>
                <w:rPrChange w:id="3481" w:author="Adrian Moir (amoir)" w:date="2024-11-13T12:45:00Z" w16du:dateUtc="2024-11-13T12:45:00Z">
                  <w:rPr>
                    <w:ins w:id="3482" w:author="Adrian Moir (amoir)" w:date="2024-11-13T12:30:00Z" w16du:dateUtc="2024-11-13T12:30:00Z"/>
                    <w:sz w:val="16"/>
                    <w:szCs w:val="16"/>
                  </w:rPr>
                </w:rPrChange>
              </w:rPr>
            </w:pPr>
          </w:p>
        </w:tc>
      </w:tr>
      <w:tr w:rsidR="00551EA5" w:rsidRPr="0017048E" w14:paraId="0ED34422" w14:textId="77777777" w:rsidTr="00551EA5">
        <w:trPr>
          <w:ins w:id="3483" w:author="Adrian Moir (amoir)" w:date="2024-11-13T12:17:00Z"/>
        </w:trPr>
        <w:tc>
          <w:tcPr>
            <w:tcW w:w="1200" w:type="dxa"/>
          </w:tcPr>
          <w:p w14:paraId="6D9A6608" w14:textId="77777777" w:rsidR="002E0EAC" w:rsidRPr="00B92C83" w:rsidRDefault="002E0EAC">
            <w:pPr>
              <w:jc w:val="center"/>
              <w:rPr>
                <w:ins w:id="3484" w:author="Adrian Moir (amoir)" w:date="2024-11-13T12:17:00Z" w16du:dateUtc="2024-11-13T12:17:00Z"/>
                <w:sz w:val="13"/>
                <w:szCs w:val="13"/>
                <w:rPrChange w:id="3485" w:author="Adrian Moir (amoir)" w:date="2024-11-13T12:45:00Z" w16du:dateUtc="2024-11-13T12:45:00Z">
                  <w:rPr>
                    <w:ins w:id="3486" w:author="Adrian Moir (amoir)" w:date="2024-11-13T12:17:00Z" w16du:dateUtc="2024-11-13T12:17:00Z"/>
                  </w:rPr>
                </w:rPrChange>
              </w:rPr>
              <w:pPrChange w:id="3487" w:author="Adrian Moir (amoir)" w:date="2024-11-14T11:44:00Z" w16du:dateUtc="2024-11-14T11:44:00Z">
                <w:pPr/>
              </w:pPrChange>
            </w:pPr>
            <w:proofErr w:type="spellStart"/>
            <w:ins w:id="3488" w:author="Adrian Moir (amoir)" w:date="2024-11-18T13:16:00Z" w16du:dateUtc="2024-11-18T13:16:00Z">
              <w:r>
                <w:rPr>
                  <w:sz w:val="13"/>
                  <w:szCs w:val="13"/>
                </w:rPr>
                <w:t>quv-qstor</w:t>
              </w:r>
            </w:ins>
            <w:proofErr w:type="spellEnd"/>
          </w:p>
        </w:tc>
        <w:tc>
          <w:tcPr>
            <w:tcW w:w="1368" w:type="dxa"/>
          </w:tcPr>
          <w:p w14:paraId="57493079" w14:textId="77777777" w:rsidR="002E0EAC" w:rsidRPr="00B92C83" w:rsidRDefault="002E0EAC" w:rsidP="003C5C3A">
            <w:pPr>
              <w:rPr>
                <w:ins w:id="3489" w:author="Adrian Moir (amoir)" w:date="2024-11-13T12:17:00Z" w16du:dateUtc="2024-11-13T12:17:00Z"/>
                <w:sz w:val="13"/>
                <w:szCs w:val="13"/>
                <w:rPrChange w:id="3490" w:author="Adrian Moir (amoir)" w:date="2024-11-13T12:45:00Z" w16du:dateUtc="2024-11-13T12:45:00Z">
                  <w:rPr>
                    <w:ins w:id="3491" w:author="Adrian Moir (amoir)" w:date="2024-11-13T12:17:00Z" w16du:dateUtc="2024-11-13T12:17:00Z"/>
                  </w:rPr>
                </w:rPrChange>
              </w:rPr>
            </w:pPr>
            <w:proofErr w:type="spellStart"/>
            <w:ins w:id="3492" w:author="Adrian Moir (amoir)" w:date="2024-11-18T13:18:00Z" w16du:dateUtc="2024-11-18T13:18:00Z">
              <w:r w:rsidRPr="007E3C47">
                <w:rPr>
                  <w:sz w:val="13"/>
                  <w:szCs w:val="13"/>
                </w:rPr>
                <w:t>metadata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partition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is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being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extended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to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1TB.</w:t>
              </w:r>
              <w:r w:rsidRPr="007E3C47">
                <w:rPr>
                  <w:sz w:val="13"/>
                  <w:szCs w:val="13"/>
                </w:rPr>
                <w:br/>
              </w:r>
            </w:ins>
            <w:proofErr w:type="spellStart"/>
            <w:ins w:id="3493" w:author="Adrian Moir (amoir)" w:date="2024-11-18T13:19:00Z" w16du:dateUtc="2024-11-18T13:19:00Z">
              <w:r w:rsidRPr="007E3C47">
                <w:rPr>
                  <w:sz w:val="13"/>
                  <w:szCs w:val="13"/>
                </w:rPr>
                <w:t>extending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dictionary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to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22 </w:t>
              </w:r>
              <w:proofErr w:type="spellStart"/>
              <w:r w:rsidRPr="007E3C47">
                <w:rPr>
                  <w:sz w:val="13"/>
                  <w:szCs w:val="13"/>
                </w:rPr>
                <w:t>shift</w:t>
              </w:r>
              <w:proofErr w:type="spellEnd"/>
              <w:r w:rsidRPr="007E3C47">
                <w:rPr>
                  <w:sz w:val="13"/>
                  <w:szCs w:val="13"/>
                </w:rPr>
                <w:t>.</w:t>
              </w:r>
            </w:ins>
          </w:p>
        </w:tc>
        <w:tc>
          <w:tcPr>
            <w:tcW w:w="846" w:type="dxa"/>
          </w:tcPr>
          <w:p w14:paraId="2DD57DA1" w14:textId="77777777" w:rsidR="002E0EAC" w:rsidRPr="00B92C83" w:rsidRDefault="002E0EAC">
            <w:pPr>
              <w:jc w:val="center"/>
              <w:rPr>
                <w:ins w:id="3494" w:author="Adrian Moir (amoir)" w:date="2024-11-13T12:17:00Z" w16du:dateUtc="2024-11-13T12:17:00Z"/>
                <w:sz w:val="13"/>
                <w:szCs w:val="13"/>
                <w:rPrChange w:id="3495" w:author="Adrian Moir (amoir)" w:date="2024-11-13T12:45:00Z" w16du:dateUtc="2024-11-13T12:45:00Z">
                  <w:rPr>
                    <w:ins w:id="3496" w:author="Adrian Moir (amoir)" w:date="2024-11-13T12:17:00Z" w16du:dateUtc="2024-11-13T12:17:00Z"/>
                  </w:rPr>
                </w:rPrChange>
              </w:rPr>
              <w:pPrChange w:id="3497" w:author="Adrian Moir (amoir)" w:date="2024-11-14T11:44:00Z" w16du:dateUtc="2024-11-14T11:44:00Z">
                <w:pPr/>
              </w:pPrChange>
            </w:pPr>
            <w:ins w:id="3498" w:author="Adrian Moir (amoir)" w:date="2024-11-18T13:19:00Z" w16du:dateUtc="2024-11-18T13:19:00Z">
              <w:r>
                <w:rPr>
                  <w:sz w:val="13"/>
                  <w:szCs w:val="13"/>
                </w:rPr>
                <w:t xml:space="preserve">11 </w:t>
              </w:r>
              <w:proofErr w:type="spellStart"/>
              <w:r>
                <w:rPr>
                  <w:sz w:val="13"/>
                  <w:szCs w:val="13"/>
                </w:rPr>
                <w:t>Billion</w:t>
              </w:r>
            </w:ins>
            <w:proofErr w:type="spellEnd"/>
          </w:p>
        </w:tc>
        <w:tc>
          <w:tcPr>
            <w:tcW w:w="1117" w:type="dxa"/>
          </w:tcPr>
          <w:p w14:paraId="72416400" w14:textId="77777777" w:rsidR="002E0EAC" w:rsidRPr="0017048E" w:rsidRDefault="002E0EAC">
            <w:pPr>
              <w:jc w:val="center"/>
              <w:rPr>
                <w:ins w:id="3499" w:author="Adrian Moir (amoir)" w:date="2024-11-18T11:27:00Z" w16du:dateUtc="2024-11-18T11:27:00Z"/>
                <w:sz w:val="13"/>
                <w:szCs w:val="13"/>
              </w:rPr>
              <w:pPrChange w:id="3500" w:author="Adrian Moir (amoir)" w:date="2024-11-18T11:29:00Z" w16du:dateUtc="2024-11-18T11:29:00Z">
                <w:pPr/>
              </w:pPrChange>
            </w:pPr>
            <w:ins w:id="3501" w:author="Adrian Moir (amoir)" w:date="2024-11-18T13:19:00Z" w16du:dateUtc="2024-11-18T13:19:00Z">
              <w:r>
                <w:rPr>
                  <w:sz w:val="13"/>
                  <w:szCs w:val="13"/>
                </w:rPr>
                <w:t xml:space="preserve">21 </w:t>
              </w:r>
              <w:r w:rsidRPr="00482408">
                <w:rPr>
                  <w:sz w:val="13"/>
                  <w:szCs w:val="13"/>
                </w:rPr>
                <w:sym w:font="Wingdings" w:char="F0E0"/>
              </w:r>
              <w:r>
                <w:rPr>
                  <w:sz w:val="13"/>
                  <w:szCs w:val="13"/>
                </w:rPr>
                <w:t xml:space="preserve"> 22</w:t>
              </w:r>
            </w:ins>
          </w:p>
        </w:tc>
        <w:tc>
          <w:tcPr>
            <w:tcW w:w="2168" w:type="dxa"/>
          </w:tcPr>
          <w:p w14:paraId="51A63E06" w14:textId="77777777" w:rsidR="002E0EAC" w:rsidRPr="00B92C83" w:rsidRDefault="002E0EAC" w:rsidP="003C5C3A">
            <w:pPr>
              <w:rPr>
                <w:ins w:id="3502" w:author="Adrian Moir (amoir)" w:date="2024-11-13T12:17:00Z" w16du:dateUtc="2024-11-13T12:17:00Z"/>
                <w:sz w:val="13"/>
                <w:szCs w:val="13"/>
                <w:rPrChange w:id="3503" w:author="Adrian Moir (amoir)" w:date="2024-11-13T12:45:00Z" w16du:dateUtc="2024-11-13T12:45:00Z">
                  <w:rPr>
                    <w:ins w:id="3504" w:author="Adrian Moir (amoir)" w:date="2024-11-13T12:17:00Z" w16du:dateUtc="2024-11-13T12:17:00Z"/>
                  </w:rPr>
                </w:rPrChange>
              </w:rPr>
            </w:pPr>
            <w:proofErr w:type="spellStart"/>
            <w:ins w:id="3505" w:author="Adrian Moir (amoir)" w:date="2024-11-18T13:21:00Z" w16du:dateUtc="2024-11-18T13:21:00Z">
              <w:r>
                <w:rPr>
                  <w:sz w:val="13"/>
                  <w:szCs w:val="13"/>
                </w:rPr>
                <w:t>Incomplete</w:t>
              </w:r>
              <w:proofErr w:type="spellEnd"/>
              <w:r>
                <w:rPr>
                  <w:sz w:val="13"/>
                  <w:szCs w:val="13"/>
                </w:rPr>
                <w:t xml:space="preserve"> – </w:t>
              </w:r>
              <w:proofErr w:type="spellStart"/>
              <w:r>
                <w:rPr>
                  <w:sz w:val="13"/>
                  <w:szCs w:val="13"/>
                </w:rPr>
                <w:t>See</w:t>
              </w:r>
              <w:proofErr w:type="spellEnd"/>
              <w:r>
                <w:rPr>
                  <w:sz w:val="13"/>
                  <w:szCs w:val="13"/>
                </w:rPr>
                <w:t xml:space="preserve"> Next </w:t>
              </w:r>
              <w:proofErr w:type="spellStart"/>
              <w:r>
                <w:rPr>
                  <w:sz w:val="13"/>
                  <w:szCs w:val="13"/>
                </w:rPr>
                <w:t>steps</w:t>
              </w:r>
            </w:ins>
            <w:proofErr w:type="spellEnd"/>
          </w:p>
        </w:tc>
        <w:tc>
          <w:tcPr>
            <w:tcW w:w="1770" w:type="dxa"/>
          </w:tcPr>
          <w:p w14:paraId="71A646EA" w14:textId="77777777" w:rsidR="002E0EAC" w:rsidRPr="00B92C83" w:rsidRDefault="002E0EAC" w:rsidP="003C5C3A">
            <w:pPr>
              <w:rPr>
                <w:ins w:id="3506" w:author="Adrian Moir (amoir)" w:date="2024-11-13T12:17:00Z" w16du:dateUtc="2024-11-13T12:17:00Z"/>
                <w:sz w:val="13"/>
                <w:szCs w:val="13"/>
                <w:rPrChange w:id="3507" w:author="Adrian Moir (amoir)" w:date="2024-11-13T12:45:00Z" w16du:dateUtc="2024-11-13T12:45:00Z">
                  <w:rPr>
                    <w:ins w:id="3508" w:author="Adrian Moir (amoir)" w:date="2024-11-13T12:17:00Z" w16du:dateUtc="2024-11-13T12:17:00Z"/>
                  </w:rPr>
                </w:rPrChange>
              </w:rPr>
            </w:pPr>
            <w:proofErr w:type="spellStart"/>
            <w:ins w:id="3509" w:author="Adrian Moir (amoir)" w:date="2024-11-18T13:17:00Z">
              <w:r w:rsidRPr="007E3C47">
                <w:rPr>
                  <w:sz w:val="13"/>
                  <w:szCs w:val="13"/>
                </w:rPr>
                <w:t>Same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as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</w:ins>
            <w:ins w:id="3510" w:author="Adrian Moir (amoir)" w:date="2024-11-18T13:18:00Z" w16du:dateUtc="2024-11-18T13:18:00Z">
              <w:r>
                <w:rPr>
                  <w:sz w:val="13"/>
                  <w:szCs w:val="13"/>
                </w:rPr>
                <w:t>‘pros-qstor-maasvn01’</w:t>
              </w:r>
            </w:ins>
            <w:ins w:id="3511" w:author="Adrian Moir (amoir)" w:date="2024-11-18T13:17:00Z">
              <w:r w:rsidRPr="007E3C47">
                <w:rPr>
                  <w:sz w:val="13"/>
                  <w:szCs w:val="13"/>
                </w:rPr>
                <w:br/>
                <w:t xml:space="preserve">It </w:t>
              </w:r>
              <w:proofErr w:type="spellStart"/>
              <w:r w:rsidRPr="007E3C47">
                <w:rPr>
                  <w:sz w:val="13"/>
                  <w:szCs w:val="13"/>
                </w:rPr>
                <w:t>has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more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than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40G </w:t>
              </w:r>
              <w:proofErr w:type="spellStart"/>
              <w:r w:rsidRPr="007E3C47">
                <w:rPr>
                  <w:sz w:val="13"/>
                  <w:szCs w:val="13"/>
                </w:rPr>
                <w:t>of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RAM</w:t>
              </w:r>
              <w:r w:rsidRPr="007E3C47">
                <w:rPr>
                  <w:sz w:val="13"/>
                  <w:szCs w:val="13"/>
                </w:rPr>
                <w:br/>
                <w:t xml:space="preserve">No </w:t>
              </w:r>
              <w:proofErr w:type="spellStart"/>
              <w:r w:rsidRPr="007E3C47">
                <w:rPr>
                  <w:sz w:val="13"/>
                  <w:szCs w:val="13"/>
                </w:rPr>
                <w:t>need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for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cloud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compaction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, </w:t>
              </w:r>
            </w:ins>
            <w:proofErr w:type="spellStart"/>
            <w:ins w:id="3512" w:author="Adrian Moir (amoir)" w:date="2024-12-04T13:10:00Z" w16du:dateUtc="2024-12-04T13:10:00Z">
              <w:r w:rsidRPr="007E3C47">
                <w:rPr>
                  <w:sz w:val="13"/>
                  <w:szCs w:val="13"/>
                </w:rPr>
                <w:t>but</w:t>
              </w:r>
            </w:ins>
            <w:proofErr w:type="spellEnd"/>
            <w:ins w:id="3513" w:author="Adrian Moir (amoir)" w:date="2024-11-18T13:17:00Z"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we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lost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some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dedupe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savings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looks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like</w:t>
              </w:r>
              <w:proofErr w:type="spellEnd"/>
              <w:r w:rsidRPr="007E3C47">
                <w:rPr>
                  <w:sz w:val="13"/>
                  <w:szCs w:val="13"/>
                </w:rPr>
                <w:t>.</w:t>
              </w:r>
              <w:r w:rsidRPr="007E3C47">
                <w:rPr>
                  <w:sz w:val="13"/>
                  <w:szCs w:val="13"/>
                </w:rPr>
                <w:br/>
              </w:r>
              <w:proofErr w:type="spellStart"/>
              <w:r w:rsidRPr="007E3C47">
                <w:rPr>
                  <w:sz w:val="13"/>
                  <w:szCs w:val="13"/>
                </w:rPr>
                <w:t>Cleaner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is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pending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7E3C47">
                <w:rPr>
                  <w:sz w:val="13"/>
                  <w:szCs w:val="13"/>
                </w:rPr>
                <w:t>but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not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much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to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prevent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larger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dictionary</w:t>
              </w:r>
              <w:proofErr w:type="spellEnd"/>
              <w:r w:rsidRPr="007E3C47">
                <w:rPr>
                  <w:sz w:val="13"/>
                  <w:szCs w:val="13"/>
                </w:rPr>
                <w:t>.</w:t>
              </w:r>
              <w:r w:rsidRPr="007E3C47">
                <w:rPr>
                  <w:sz w:val="13"/>
                  <w:szCs w:val="13"/>
                </w:rPr>
                <w:br/>
              </w:r>
              <w:r w:rsidRPr="007E3C47">
                <w:rPr>
                  <w:sz w:val="13"/>
                  <w:szCs w:val="13"/>
                </w:rPr>
                <w:br/>
              </w:r>
              <w:proofErr w:type="spellStart"/>
              <w:r w:rsidRPr="007E3C47">
                <w:rPr>
                  <w:sz w:val="13"/>
                  <w:szCs w:val="13"/>
                </w:rPr>
                <w:t>Cloud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capacity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is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approaching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license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limits</w:t>
              </w:r>
              <w:proofErr w:type="spellEnd"/>
              <w:r w:rsidRPr="007E3C47">
                <w:rPr>
                  <w:sz w:val="13"/>
                  <w:szCs w:val="13"/>
                </w:rPr>
                <w:t>.</w:t>
              </w:r>
              <w:r w:rsidRPr="007E3C47">
                <w:rPr>
                  <w:sz w:val="13"/>
                  <w:szCs w:val="13"/>
                </w:rPr>
                <w:br/>
              </w:r>
            </w:ins>
          </w:p>
        </w:tc>
        <w:tc>
          <w:tcPr>
            <w:tcW w:w="1091" w:type="dxa"/>
          </w:tcPr>
          <w:p w14:paraId="12FB7DF0" w14:textId="77777777" w:rsidR="002E0EAC" w:rsidRPr="00507D6A" w:rsidRDefault="002E0EAC">
            <w:pPr>
              <w:jc w:val="center"/>
              <w:rPr>
                <w:ins w:id="3514" w:author="Adrian Moir (amoir)" w:date="2024-11-18T11:42:00Z" w16du:dateUtc="2024-11-18T11:42:00Z"/>
                <w:sz w:val="13"/>
                <w:szCs w:val="13"/>
              </w:rPr>
              <w:pPrChange w:id="3515" w:author="Adrian Moir (amoir)" w:date="2024-11-18T11:43:00Z" w16du:dateUtc="2024-11-18T11:43:00Z">
                <w:pPr/>
              </w:pPrChange>
            </w:pPr>
            <w:ins w:id="3516" w:author="Adrian Moir (amoir)" w:date="2024-11-18T13:26:00Z" w16du:dateUtc="2024-11-18T13:26:00Z">
              <w:r>
                <w:rPr>
                  <w:sz w:val="13"/>
                  <w:szCs w:val="13"/>
                </w:rPr>
                <w:t>No</w:t>
              </w:r>
            </w:ins>
          </w:p>
        </w:tc>
        <w:tc>
          <w:tcPr>
            <w:tcW w:w="1203" w:type="dxa"/>
          </w:tcPr>
          <w:p w14:paraId="551B2E7D" w14:textId="77777777" w:rsidR="002E0EAC" w:rsidRPr="00B92C83" w:rsidRDefault="002E0EAC" w:rsidP="003C5C3A">
            <w:pPr>
              <w:rPr>
                <w:ins w:id="3517" w:author="Adrian Moir (amoir)" w:date="2024-11-13T12:30:00Z" w16du:dateUtc="2024-11-13T12:30:00Z"/>
                <w:sz w:val="13"/>
                <w:szCs w:val="13"/>
                <w:rPrChange w:id="3518" w:author="Adrian Moir (amoir)" w:date="2024-11-13T12:45:00Z" w16du:dateUtc="2024-11-13T12:45:00Z">
                  <w:rPr>
                    <w:ins w:id="3519" w:author="Adrian Moir (amoir)" w:date="2024-11-13T12:30:00Z" w16du:dateUtc="2024-11-13T12:30:00Z"/>
                    <w:sz w:val="16"/>
                    <w:szCs w:val="16"/>
                  </w:rPr>
                </w:rPrChange>
              </w:rPr>
            </w:pPr>
            <w:proofErr w:type="spellStart"/>
            <w:ins w:id="3520" w:author="Adrian Moir (amoir)" w:date="2024-11-18T13:20:00Z" w16du:dateUtc="2024-11-18T13:20:00Z">
              <w:r w:rsidRPr="007E3C47">
                <w:rPr>
                  <w:sz w:val="13"/>
                  <w:szCs w:val="13"/>
                </w:rPr>
                <w:t>Needs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upgrade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</w:t>
              </w:r>
              <w:proofErr w:type="spellStart"/>
              <w:r w:rsidRPr="007E3C47">
                <w:rPr>
                  <w:sz w:val="13"/>
                  <w:szCs w:val="13"/>
                </w:rPr>
                <w:t>to</w:t>
              </w:r>
              <w:proofErr w:type="spellEnd"/>
              <w:r w:rsidRPr="007E3C47">
                <w:rPr>
                  <w:sz w:val="13"/>
                  <w:szCs w:val="13"/>
                </w:rPr>
                <w:t xml:space="preserve"> 7.4.1.173.</w:t>
              </w:r>
              <w:r>
                <w:rPr>
                  <w:sz w:val="13"/>
                  <w:szCs w:val="13"/>
                </w:rPr>
                <w:br/>
              </w:r>
              <w:r>
                <w:rPr>
                  <w:sz w:val="13"/>
                  <w:szCs w:val="13"/>
                </w:rPr>
                <w:br/>
                <w:t xml:space="preserve">Monitor </w:t>
              </w:r>
              <w:proofErr w:type="spellStart"/>
              <w:r>
                <w:rPr>
                  <w:sz w:val="13"/>
                  <w:szCs w:val="13"/>
                </w:rPr>
                <w:t>cloud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usage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license</w:t>
              </w:r>
              <w:proofErr w:type="spellEnd"/>
              <w:r>
                <w:rPr>
                  <w:sz w:val="13"/>
                  <w:szCs w:val="13"/>
                </w:rPr>
                <w:t xml:space="preserve"> – </w:t>
              </w:r>
              <w:proofErr w:type="spellStart"/>
              <w:r>
                <w:rPr>
                  <w:sz w:val="13"/>
                  <w:szCs w:val="13"/>
                </w:rPr>
                <w:t>Close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to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cloud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limit</w:t>
              </w:r>
              <w:proofErr w:type="spellEnd"/>
              <w:r>
                <w:rPr>
                  <w:sz w:val="13"/>
                  <w:szCs w:val="13"/>
                </w:rPr>
                <w:t>.</w:t>
              </w:r>
            </w:ins>
          </w:p>
        </w:tc>
      </w:tr>
      <w:tr w:rsidR="00551EA5" w:rsidRPr="0017048E" w14:paraId="4C2E4C09" w14:textId="77777777" w:rsidTr="00551EA5">
        <w:trPr>
          <w:ins w:id="3521" w:author="Adrian Moir (amoir)" w:date="2024-11-13T12:35:00Z"/>
        </w:trPr>
        <w:tc>
          <w:tcPr>
            <w:tcW w:w="1200" w:type="dxa"/>
          </w:tcPr>
          <w:p w14:paraId="59E99435" w14:textId="77777777" w:rsidR="002E0EAC" w:rsidRPr="000574B3" w:rsidRDefault="002E0EAC">
            <w:pPr>
              <w:jc w:val="center"/>
              <w:rPr>
                <w:ins w:id="3522" w:author="Adrian Moir (amoir)" w:date="2024-11-13T12:35:00Z" w16du:dateUtc="2024-11-13T12:35:00Z"/>
                <w:sz w:val="13"/>
                <w:szCs w:val="13"/>
                <w:rPrChange w:id="3523" w:author="Adrian Moir (amoir)" w:date="2024-11-18T13:22:00Z" w16du:dateUtc="2024-11-18T13:22:00Z">
                  <w:rPr>
                    <w:ins w:id="3524" w:author="Adrian Moir (amoir)" w:date="2024-11-13T12:35:00Z" w16du:dateUtc="2024-11-13T12:35:00Z"/>
                    <w:sz w:val="16"/>
                    <w:szCs w:val="16"/>
                  </w:rPr>
                </w:rPrChange>
              </w:rPr>
              <w:pPrChange w:id="3525" w:author="Adrian Moir (amoir)" w:date="2024-11-14T11:44:00Z" w16du:dateUtc="2024-11-14T11:44:00Z">
                <w:pPr/>
              </w:pPrChange>
            </w:pPr>
            <w:proofErr w:type="spellStart"/>
            <w:ins w:id="3526" w:author="Adrian Moir (amoir)" w:date="2024-11-18T13:22:00Z">
              <w:r w:rsidRPr="000574B3">
                <w:rPr>
                  <w:sz w:val="13"/>
                  <w:szCs w:val="13"/>
                  <w:rPrChange w:id="3527" w:author="Adrian Moir (amoir)" w:date="2024-11-18T13:22:00Z" w16du:dateUtc="2024-11-18T13:22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gej-qstor</w:t>
              </w:r>
            </w:ins>
            <w:proofErr w:type="spellEnd"/>
          </w:p>
        </w:tc>
        <w:tc>
          <w:tcPr>
            <w:tcW w:w="1368" w:type="dxa"/>
          </w:tcPr>
          <w:p w14:paraId="70E79682" w14:textId="77777777" w:rsidR="002E0EAC" w:rsidRPr="00B92C83" w:rsidRDefault="002E0EAC" w:rsidP="003C5C3A">
            <w:pPr>
              <w:rPr>
                <w:ins w:id="3528" w:author="Adrian Moir (amoir)" w:date="2024-11-13T12:35:00Z" w16du:dateUtc="2024-11-13T12:35:00Z"/>
                <w:sz w:val="13"/>
                <w:szCs w:val="13"/>
                <w:rPrChange w:id="3529" w:author="Adrian Moir (amoir)" w:date="2024-11-13T12:45:00Z" w16du:dateUtc="2024-11-13T12:45:00Z">
                  <w:rPr>
                    <w:ins w:id="3530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proofErr w:type="spellStart"/>
            <w:ins w:id="3531" w:author="Adrian Moir (amoir)" w:date="2024-11-18T13:23:00Z" w16du:dateUtc="2024-11-18T13:23:00Z">
              <w:r w:rsidRPr="000574B3">
                <w:rPr>
                  <w:sz w:val="13"/>
                  <w:szCs w:val="13"/>
                </w:rPr>
                <w:t>Extending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it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to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21 </w:t>
              </w:r>
              <w:proofErr w:type="spellStart"/>
              <w:r w:rsidRPr="000574B3">
                <w:rPr>
                  <w:sz w:val="13"/>
                  <w:szCs w:val="13"/>
                </w:rPr>
                <w:t>shift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dictionary</w:t>
              </w:r>
              <w:proofErr w:type="spellEnd"/>
              <w:r w:rsidRPr="000574B3">
                <w:rPr>
                  <w:sz w:val="13"/>
                  <w:szCs w:val="13"/>
                </w:rPr>
                <w:t>.</w:t>
              </w:r>
              <w:r w:rsidRPr="000574B3">
                <w:rPr>
                  <w:sz w:val="13"/>
                  <w:szCs w:val="13"/>
                </w:rPr>
                <w:br/>
              </w:r>
            </w:ins>
          </w:p>
        </w:tc>
        <w:tc>
          <w:tcPr>
            <w:tcW w:w="846" w:type="dxa"/>
          </w:tcPr>
          <w:p w14:paraId="7F85F095" w14:textId="77777777" w:rsidR="002E0EAC" w:rsidRPr="00B92C83" w:rsidRDefault="002E0EAC">
            <w:pPr>
              <w:jc w:val="center"/>
              <w:rPr>
                <w:ins w:id="3532" w:author="Adrian Moir (amoir)" w:date="2024-11-13T12:35:00Z" w16du:dateUtc="2024-11-13T12:35:00Z"/>
                <w:sz w:val="13"/>
                <w:szCs w:val="13"/>
                <w:rPrChange w:id="3533" w:author="Adrian Moir (amoir)" w:date="2024-11-13T12:45:00Z" w16du:dateUtc="2024-11-13T12:45:00Z">
                  <w:rPr>
                    <w:ins w:id="3534" w:author="Adrian Moir (amoir)" w:date="2024-11-13T12:35:00Z" w16du:dateUtc="2024-11-13T12:35:00Z"/>
                    <w:sz w:val="16"/>
                    <w:szCs w:val="16"/>
                  </w:rPr>
                </w:rPrChange>
              </w:rPr>
              <w:pPrChange w:id="3535" w:author="Adrian Moir (amoir)" w:date="2024-11-14T11:44:00Z" w16du:dateUtc="2024-11-14T11:44:00Z">
                <w:pPr/>
              </w:pPrChange>
            </w:pPr>
            <w:proofErr w:type="gramStart"/>
            <w:ins w:id="3536" w:author="Adrian Moir (amoir)" w:date="2024-11-18T13:25:00Z" w16du:dateUtc="2024-11-18T13:25:00Z">
              <w:r>
                <w:rPr>
                  <w:sz w:val="13"/>
                  <w:szCs w:val="13"/>
                </w:rPr>
                <w:t>6-7</w:t>
              </w:r>
              <w:proofErr w:type="gram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Billion</w:t>
              </w:r>
            </w:ins>
            <w:proofErr w:type="spellEnd"/>
          </w:p>
        </w:tc>
        <w:tc>
          <w:tcPr>
            <w:tcW w:w="1117" w:type="dxa"/>
          </w:tcPr>
          <w:p w14:paraId="506B91F8" w14:textId="77777777" w:rsidR="002E0EAC" w:rsidRPr="0017048E" w:rsidRDefault="002E0EAC">
            <w:pPr>
              <w:jc w:val="center"/>
              <w:rPr>
                <w:ins w:id="3537" w:author="Adrian Moir (amoir)" w:date="2024-11-18T11:27:00Z" w16du:dateUtc="2024-11-18T11:27:00Z"/>
                <w:sz w:val="13"/>
                <w:szCs w:val="13"/>
              </w:rPr>
              <w:pPrChange w:id="3538" w:author="Adrian Moir (amoir)" w:date="2024-11-18T11:29:00Z" w16du:dateUtc="2024-11-18T11:29:00Z">
                <w:pPr/>
              </w:pPrChange>
            </w:pPr>
            <w:ins w:id="3539" w:author="Adrian Moir (amoir)" w:date="2024-11-18T13:22:00Z" w16du:dateUtc="2024-11-18T13:22:00Z">
              <w:r>
                <w:rPr>
                  <w:sz w:val="13"/>
                  <w:szCs w:val="13"/>
                </w:rPr>
                <w:t xml:space="preserve">19 </w:t>
              </w:r>
              <w:r w:rsidRPr="00CF639F">
                <w:rPr>
                  <w:sz w:val="13"/>
                  <w:szCs w:val="13"/>
                </w:rPr>
                <w:sym w:font="Wingdings" w:char="F0E0"/>
              </w:r>
              <w:r>
                <w:rPr>
                  <w:sz w:val="13"/>
                  <w:szCs w:val="13"/>
                </w:rPr>
                <w:t xml:space="preserve"> 21</w:t>
              </w:r>
            </w:ins>
          </w:p>
        </w:tc>
        <w:tc>
          <w:tcPr>
            <w:tcW w:w="2168" w:type="dxa"/>
          </w:tcPr>
          <w:p w14:paraId="49CBAB17" w14:textId="77777777" w:rsidR="002E0EAC" w:rsidRPr="00B92C83" w:rsidRDefault="002E0EAC" w:rsidP="003C5C3A">
            <w:pPr>
              <w:rPr>
                <w:ins w:id="3540" w:author="Adrian Moir (amoir)" w:date="2024-11-13T12:35:00Z" w16du:dateUtc="2024-11-13T12:35:00Z"/>
                <w:sz w:val="13"/>
                <w:szCs w:val="13"/>
                <w:rPrChange w:id="3541" w:author="Adrian Moir (amoir)" w:date="2024-11-13T12:45:00Z" w16du:dateUtc="2024-11-13T12:45:00Z">
                  <w:rPr>
                    <w:ins w:id="3542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proofErr w:type="spellStart"/>
            <w:ins w:id="3543" w:author="Adrian Moir (amoir)" w:date="2024-11-18T13:24:00Z" w16du:dateUtc="2024-11-18T13:24:00Z">
              <w:r>
                <w:rPr>
                  <w:sz w:val="13"/>
                  <w:szCs w:val="13"/>
                </w:rPr>
                <w:t>Incomplete</w:t>
              </w:r>
              <w:proofErr w:type="spellEnd"/>
              <w:r>
                <w:rPr>
                  <w:sz w:val="13"/>
                  <w:szCs w:val="13"/>
                </w:rPr>
                <w:t xml:space="preserve"> – </w:t>
              </w:r>
              <w:proofErr w:type="spellStart"/>
              <w:r>
                <w:rPr>
                  <w:sz w:val="13"/>
                  <w:szCs w:val="13"/>
                </w:rPr>
                <w:t>See</w:t>
              </w:r>
              <w:proofErr w:type="spellEnd"/>
              <w:r>
                <w:rPr>
                  <w:sz w:val="13"/>
                  <w:szCs w:val="13"/>
                </w:rPr>
                <w:t xml:space="preserve"> Next </w:t>
              </w:r>
              <w:proofErr w:type="spellStart"/>
              <w:r>
                <w:rPr>
                  <w:sz w:val="13"/>
                  <w:szCs w:val="13"/>
                </w:rPr>
                <w:t>steps</w:t>
              </w:r>
            </w:ins>
            <w:proofErr w:type="spellEnd"/>
          </w:p>
        </w:tc>
        <w:tc>
          <w:tcPr>
            <w:tcW w:w="1770" w:type="dxa"/>
          </w:tcPr>
          <w:p w14:paraId="256F5C96" w14:textId="77777777" w:rsidR="002E0EAC" w:rsidRPr="00B92C83" w:rsidRDefault="002E0EAC" w:rsidP="003C5C3A">
            <w:pPr>
              <w:rPr>
                <w:ins w:id="3544" w:author="Adrian Moir (amoir)" w:date="2024-11-13T12:35:00Z" w16du:dateUtc="2024-11-13T12:35:00Z"/>
                <w:sz w:val="13"/>
                <w:szCs w:val="13"/>
                <w:rPrChange w:id="3545" w:author="Adrian Moir (amoir)" w:date="2024-11-13T12:45:00Z" w16du:dateUtc="2024-11-13T12:45:00Z">
                  <w:rPr>
                    <w:ins w:id="3546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proofErr w:type="spellStart"/>
            <w:ins w:id="3547" w:author="Adrian Moir (amoir)" w:date="2024-11-18T13:22:00Z">
              <w:r w:rsidRPr="000574B3">
                <w:rPr>
                  <w:sz w:val="13"/>
                  <w:szCs w:val="13"/>
                </w:rPr>
                <w:t>Running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19 </w:t>
              </w:r>
              <w:proofErr w:type="spellStart"/>
              <w:r w:rsidRPr="000574B3">
                <w:rPr>
                  <w:sz w:val="13"/>
                  <w:szCs w:val="13"/>
                </w:rPr>
                <w:t>shift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very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small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dictionary</w:t>
              </w:r>
              <w:proofErr w:type="spellEnd"/>
              <w:r w:rsidRPr="000574B3">
                <w:rPr>
                  <w:sz w:val="13"/>
                  <w:szCs w:val="13"/>
                </w:rPr>
                <w:br/>
              </w:r>
              <w:proofErr w:type="spellStart"/>
              <w:r w:rsidRPr="000574B3">
                <w:rPr>
                  <w:sz w:val="13"/>
                  <w:szCs w:val="13"/>
                </w:rPr>
                <w:t>Lost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dedupe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savings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. No </w:t>
              </w:r>
              <w:proofErr w:type="spellStart"/>
              <w:r w:rsidRPr="000574B3">
                <w:rPr>
                  <w:sz w:val="13"/>
                  <w:szCs w:val="13"/>
                </w:rPr>
                <w:t>negative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savings</w:t>
              </w:r>
              <w:proofErr w:type="spellEnd"/>
              <w:r w:rsidRPr="000574B3">
                <w:rPr>
                  <w:sz w:val="13"/>
                  <w:szCs w:val="13"/>
                </w:rPr>
                <w:t>.</w:t>
              </w:r>
              <w:r w:rsidRPr="000574B3">
                <w:rPr>
                  <w:sz w:val="13"/>
                  <w:szCs w:val="13"/>
                </w:rPr>
                <w:br/>
                <w:t xml:space="preserve">21 </w:t>
              </w:r>
              <w:proofErr w:type="spellStart"/>
              <w:r w:rsidRPr="000574B3">
                <w:rPr>
                  <w:sz w:val="13"/>
                  <w:szCs w:val="13"/>
                </w:rPr>
                <w:t>shift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dictionary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is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needed</w:t>
              </w:r>
              <w:proofErr w:type="spellEnd"/>
              <w:r w:rsidRPr="000574B3">
                <w:rPr>
                  <w:sz w:val="13"/>
                  <w:szCs w:val="13"/>
                </w:rPr>
                <w:br/>
              </w:r>
              <w:proofErr w:type="spellStart"/>
              <w:r w:rsidRPr="000574B3">
                <w:rPr>
                  <w:sz w:val="13"/>
                  <w:szCs w:val="13"/>
                </w:rPr>
                <w:t>Cleaner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is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almost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done</w:t>
              </w:r>
              <w:proofErr w:type="spellEnd"/>
              <w:r w:rsidRPr="000574B3">
                <w:rPr>
                  <w:sz w:val="13"/>
                  <w:szCs w:val="13"/>
                </w:rPr>
                <w:t>. </w:t>
              </w:r>
              <w:r w:rsidRPr="000574B3">
                <w:rPr>
                  <w:sz w:val="13"/>
                  <w:szCs w:val="13"/>
                </w:rPr>
                <w:br/>
                <w:t xml:space="preserve">No </w:t>
              </w:r>
              <w:proofErr w:type="spellStart"/>
              <w:r w:rsidRPr="000574B3">
                <w:rPr>
                  <w:sz w:val="13"/>
                  <w:szCs w:val="13"/>
                </w:rPr>
                <w:t>need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to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do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cloud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compact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as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of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now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0574B3">
                <w:rPr>
                  <w:sz w:val="13"/>
                  <w:szCs w:val="13"/>
                </w:rPr>
                <w:t>as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dedupe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savings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% </w:t>
              </w:r>
              <w:proofErr w:type="spellStart"/>
              <w:r w:rsidRPr="000574B3">
                <w:rPr>
                  <w:sz w:val="13"/>
                  <w:szCs w:val="13"/>
                </w:rPr>
                <w:t>is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still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lastRenderedPageBreak/>
                <w:t>positive</w:t>
              </w:r>
              <w:proofErr w:type="spellEnd"/>
              <w:r w:rsidRPr="000574B3">
                <w:rPr>
                  <w:sz w:val="13"/>
                  <w:szCs w:val="13"/>
                </w:rPr>
                <w:t>.</w:t>
              </w:r>
              <w:r w:rsidRPr="000574B3">
                <w:rPr>
                  <w:sz w:val="13"/>
                  <w:szCs w:val="13"/>
                </w:rPr>
                <w:br/>
              </w:r>
              <w:r w:rsidRPr="00F24984">
                <w:rPr>
                  <w:sz w:val="13"/>
                  <w:szCs w:val="13"/>
                  <w:rPrChange w:id="3548" w:author="Adrian Moir (amoir)" w:date="2024-11-18T13:40:00Z" w16du:dateUtc="2024-11-18T13:4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Post </w:t>
              </w:r>
              <w:proofErr w:type="spellStart"/>
              <w:r w:rsidRPr="00F24984">
                <w:rPr>
                  <w:sz w:val="13"/>
                  <w:szCs w:val="13"/>
                  <w:rPrChange w:id="3549" w:author="Adrian Moir (amoir)" w:date="2024-11-18T13:40:00Z" w16du:dateUtc="2024-11-18T13:4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Dedupe</w:t>
              </w:r>
              <w:proofErr w:type="spellEnd"/>
              <w:r w:rsidRPr="00F24984">
                <w:rPr>
                  <w:sz w:val="13"/>
                  <w:szCs w:val="13"/>
                  <w:rPrChange w:id="3550" w:author="Adrian Moir (amoir)" w:date="2024-11-18T13:40:00Z" w16du:dateUtc="2024-11-18T13:4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F24984">
                <w:rPr>
                  <w:sz w:val="13"/>
                  <w:szCs w:val="13"/>
                  <w:rPrChange w:id="3551" w:author="Adrian Moir (amoir)" w:date="2024-11-18T13:40:00Z" w16du:dateUtc="2024-11-18T13:40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Bytes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divided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by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avg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(32k) </w:t>
              </w:r>
              <w:proofErr w:type="spellStart"/>
              <w:r w:rsidRPr="000574B3">
                <w:rPr>
                  <w:sz w:val="13"/>
                  <w:szCs w:val="13"/>
                </w:rPr>
                <w:t>chunk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size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asks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for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gramStart"/>
              <w:r w:rsidRPr="000574B3">
                <w:rPr>
                  <w:sz w:val="13"/>
                  <w:szCs w:val="13"/>
                </w:rPr>
                <w:t>6-7</w:t>
              </w:r>
              <w:proofErr w:type="gramEnd"/>
              <w:r w:rsidRPr="000574B3">
                <w:rPr>
                  <w:sz w:val="13"/>
                  <w:szCs w:val="13"/>
                </w:rPr>
                <w:t xml:space="preserve"> </w:t>
              </w:r>
            </w:ins>
            <w:proofErr w:type="spellStart"/>
            <w:ins w:id="3552" w:author="Adrian Moir (amoir)" w:date="2024-12-04T13:10:00Z" w16du:dateUtc="2024-12-04T13:10:00Z">
              <w:r w:rsidRPr="000574B3">
                <w:rPr>
                  <w:sz w:val="13"/>
                  <w:szCs w:val="13"/>
                </w:rPr>
                <w:t>billion</w:t>
              </w:r>
            </w:ins>
            <w:proofErr w:type="spellEnd"/>
            <w:ins w:id="3553" w:author="Adrian Moir (amoir)" w:date="2024-11-18T13:22:00Z"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records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on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this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box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0574B3">
                <w:rPr>
                  <w:sz w:val="13"/>
                  <w:szCs w:val="13"/>
                </w:rPr>
                <w:t>which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is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21 </w:t>
              </w:r>
              <w:proofErr w:type="spellStart"/>
              <w:r w:rsidRPr="000574B3">
                <w:rPr>
                  <w:sz w:val="13"/>
                  <w:szCs w:val="13"/>
                </w:rPr>
                <w:t>shift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dictionary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0574B3">
                <w:rPr>
                  <w:sz w:val="13"/>
                  <w:szCs w:val="13"/>
                </w:rPr>
                <w:t>which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can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hold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up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to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11 </w:t>
              </w:r>
              <w:proofErr w:type="spellStart"/>
              <w:r w:rsidRPr="000574B3">
                <w:rPr>
                  <w:sz w:val="13"/>
                  <w:szCs w:val="13"/>
                </w:rPr>
                <w:t>Billion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records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. </w:t>
              </w:r>
              <w:proofErr w:type="spellStart"/>
              <w:r w:rsidRPr="000574B3">
                <w:rPr>
                  <w:sz w:val="13"/>
                  <w:szCs w:val="13"/>
                </w:rPr>
                <w:t>So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going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with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21 </w:t>
              </w:r>
              <w:proofErr w:type="spellStart"/>
              <w:r w:rsidRPr="000574B3">
                <w:rPr>
                  <w:sz w:val="13"/>
                  <w:szCs w:val="13"/>
                </w:rPr>
                <w:t>shift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dictionary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for</w:t>
              </w:r>
              <w:proofErr w:type="spellEnd"/>
              <w:r w:rsidRPr="000574B3">
                <w:rPr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sz w:val="13"/>
                  <w:szCs w:val="13"/>
                </w:rPr>
                <w:t>now</w:t>
              </w:r>
              <w:proofErr w:type="spellEnd"/>
              <w:r w:rsidRPr="000574B3">
                <w:rPr>
                  <w:sz w:val="13"/>
                  <w:szCs w:val="13"/>
                </w:rPr>
                <w:t>.</w:t>
              </w:r>
            </w:ins>
          </w:p>
        </w:tc>
        <w:tc>
          <w:tcPr>
            <w:tcW w:w="1091" w:type="dxa"/>
          </w:tcPr>
          <w:p w14:paraId="3C3FA80E" w14:textId="77777777" w:rsidR="002E0EAC" w:rsidRPr="00507D6A" w:rsidRDefault="002E0EAC">
            <w:pPr>
              <w:jc w:val="center"/>
              <w:rPr>
                <w:ins w:id="3554" w:author="Adrian Moir (amoir)" w:date="2024-11-18T11:42:00Z" w16du:dateUtc="2024-11-18T11:42:00Z"/>
                <w:sz w:val="13"/>
                <w:szCs w:val="13"/>
              </w:rPr>
              <w:pPrChange w:id="3555" w:author="Adrian Moir (amoir)" w:date="2024-11-18T11:43:00Z" w16du:dateUtc="2024-11-18T11:43:00Z">
                <w:pPr/>
              </w:pPrChange>
            </w:pPr>
            <w:ins w:id="3556" w:author="Adrian Moir (amoir)" w:date="2024-11-18T13:26:00Z" w16du:dateUtc="2024-11-18T13:26:00Z">
              <w:r>
                <w:rPr>
                  <w:sz w:val="13"/>
                  <w:szCs w:val="13"/>
                </w:rPr>
                <w:lastRenderedPageBreak/>
                <w:t>No</w:t>
              </w:r>
            </w:ins>
          </w:p>
        </w:tc>
        <w:tc>
          <w:tcPr>
            <w:tcW w:w="1203" w:type="dxa"/>
          </w:tcPr>
          <w:p w14:paraId="711EF873" w14:textId="77777777" w:rsidR="002E0EAC" w:rsidRPr="00B92C83" w:rsidRDefault="002E0EAC" w:rsidP="003C5C3A">
            <w:pPr>
              <w:rPr>
                <w:ins w:id="3557" w:author="Adrian Moir (amoir)" w:date="2024-11-13T12:35:00Z" w16du:dateUtc="2024-11-13T12:35:00Z"/>
                <w:sz w:val="13"/>
                <w:szCs w:val="13"/>
                <w:rPrChange w:id="3558" w:author="Adrian Moir (amoir)" w:date="2024-11-13T12:45:00Z" w16du:dateUtc="2024-11-13T12:45:00Z">
                  <w:rPr>
                    <w:ins w:id="3559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proofErr w:type="spellStart"/>
            <w:ins w:id="3560" w:author="Adrian Moir (amoir)" w:date="2024-11-18T13:22:00Z" w16du:dateUtc="2024-11-18T13:22:00Z">
              <w:r w:rsidRPr="000574B3">
                <w:rPr>
                  <w:b/>
                  <w:bCs/>
                  <w:sz w:val="13"/>
                  <w:szCs w:val="13"/>
                </w:rPr>
                <w:t>needs</w:t>
              </w:r>
              <w:proofErr w:type="spellEnd"/>
              <w:r w:rsidRPr="000574B3">
                <w:rPr>
                  <w:b/>
                  <w:bCs/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b/>
                  <w:bCs/>
                  <w:sz w:val="13"/>
                  <w:szCs w:val="13"/>
                </w:rPr>
                <w:t>upgrade</w:t>
              </w:r>
              <w:proofErr w:type="spellEnd"/>
              <w:r w:rsidRPr="000574B3">
                <w:rPr>
                  <w:b/>
                  <w:bCs/>
                  <w:sz w:val="13"/>
                  <w:szCs w:val="13"/>
                </w:rPr>
                <w:t xml:space="preserve"> </w:t>
              </w:r>
              <w:proofErr w:type="spellStart"/>
              <w:r w:rsidRPr="000574B3">
                <w:rPr>
                  <w:b/>
                  <w:bCs/>
                  <w:sz w:val="13"/>
                  <w:szCs w:val="13"/>
                </w:rPr>
                <w:t>to</w:t>
              </w:r>
              <w:proofErr w:type="spellEnd"/>
              <w:r w:rsidRPr="000574B3">
                <w:rPr>
                  <w:b/>
                  <w:bCs/>
                  <w:sz w:val="13"/>
                  <w:szCs w:val="13"/>
                </w:rPr>
                <w:t xml:space="preserve"> 7.4.1.173</w:t>
              </w:r>
              <w:r w:rsidRPr="000574B3">
                <w:rPr>
                  <w:sz w:val="13"/>
                  <w:szCs w:val="13"/>
                </w:rPr>
                <w:br/>
              </w:r>
            </w:ins>
          </w:p>
        </w:tc>
      </w:tr>
      <w:tr w:rsidR="00551EA5" w:rsidRPr="0017048E" w14:paraId="1CFD99A4" w14:textId="77777777" w:rsidTr="00551EA5">
        <w:trPr>
          <w:ins w:id="3561" w:author="Adrian Moir (amoir)" w:date="2024-11-13T12:35:00Z"/>
        </w:trPr>
        <w:tc>
          <w:tcPr>
            <w:tcW w:w="1200" w:type="dxa"/>
          </w:tcPr>
          <w:p w14:paraId="2727E3A4" w14:textId="77777777" w:rsidR="002E0EAC" w:rsidRPr="00B92C83" w:rsidRDefault="002E0EAC">
            <w:pPr>
              <w:jc w:val="center"/>
              <w:rPr>
                <w:ins w:id="3562" w:author="Adrian Moir (amoir)" w:date="2024-11-13T12:35:00Z" w16du:dateUtc="2024-11-13T12:35:00Z"/>
                <w:sz w:val="13"/>
                <w:szCs w:val="13"/>
                <w:rPrChange w:id="3563" w:author="Adrian Moir (amoir)" w:date="2024-11-13T12:45:00Z" w16du:dateUtc="2024-11-13T12:45:00Z">
                  <w:rPr>
                    <w:ins w:id="3564" w:author="Adrian Moir (amoir)" w:date="2024-11-13T12:35:00Z" w16du:dateUtc="2024-11-13T12:35:00Z"/>
                    <w:sz w:val="16"/>
                    <w:szCs w:val="16"/>
                  </w:rPr>
                </w:rPrChange>
              </w:rPr>
              <w:pPrChange w:id="3565" w:author="Adrian Moir (amoir)" w:date="2024-11-14T11:44:00Z" w16du:dateUtc="2024-11-14T11:44:00Z">
                <w:pPr/>
              </w:pPrChange>
            </w:pPr>
            <w:proofErr w:type="spellStart"/>
            <w:ins w:id="3566" w:author="Adrian Moir (amoir)" w:date="2024-11-18T13:27:00Z">
              <w:r w:rsidRPr="00854675">
                <w:rPr>
                  <w:b/>
                  <w:bCs/>
                  <w:sz w:val="13"/>
                  <w:szCs w:val="13"/>
                </w:rPr>
                <w:t>npa-qstor</w:t>
              </w:r>
            </w:ins>
            <w:proofErr w:type="spellEnd"/>
          </w:p>
        </w:tc>
        <w:tc>
          <w:tcPr>
            <w:tcW w:w="1368" w:type="dxa"/>
          </w:tcPr>
          <w:p w14:paraId="4054D369" w14:textId="77777777" w:rsidR="002E0EAC" w:rsidRPr="00B92C83" w:rsidRDefault="002E0EAC" w:rsidP="003C5C3A">
            <w:pPr>
              <w:rPr>
                <w:ins w:id="3567" w:author="Adrian Moir (amoir)" w:date="2024-11-13T12:35:00Z" w16du:dateUtc="2024-11-13T12:35:00Z"/>
                <w:sz w:val="13"/>
                <w:szCs w:val="13"/>
                <w:rPrChange w:id="3568" w:author="Adrian Moir (amoir)" w:date="2024-11-13T12:45:00Z" w16du:dateUtc="2024-11-13T12:45:00Z">
                  <w:rPr>
                    <w:ins w:id="3569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proofErr w:type="spellStart"/>
            <w:ins w:id="3570" w:author="Adrian Moir (amoir)" w:date="2024-11-18T13:27:00Z" w16du:dateUtc="2024-11-18T13:27:00Z">
              <w:r w:rsidRPr="00835A49">
                <w:rPr>
                  <w:sz w:val="13"/>
                  <w:szCs w:val="13"/>
                </w:rPr>
                <w:t>Extending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dictionary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to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21 </w:t>
              </w:r>
              <w:proofErr w:type="spellStart"/>
              <w:r w:rsidRPr="00835A49">
                <w:rPr>
                  <w:sz w:val="13"/>
                  <w:szCs w:val="13"/>
                </w:rPr>
                <w:t>shift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on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the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system</w:t>
              </w:r>
              <w:proofErr w:type="spellEnd"/>
              <w:r w:rsidRPr="00835A49">
                <w:rPr>
                  <w:sz w:val="13"/>
                  <w:szCs w:val="13"/>
                </w:rPr>
                <w:t>.</w:t>
              </w:r>
            </w:ins>
            <w:ins w:id="3571" w:author="Adrian Moir (amoir)" w:date="2024-11-18T13:28:00Z" w16du:dateUtc="2024-11-18T13:28:00Z"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Increased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RAM </w:t>
              </w:r>
              <w:proofErr w:type="spellStart"/>
              <w:r w:rsidRPr="00835A49">
                <w:rPr>
                  <w:sz w:val="13"/>
                  <w:szCs w:val="13"/>
                </w:rPr>
                <w:t>size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from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24 </w:t>
              </w:r>
              <w:proofErr w:type="spellStart"/>
              <w:r w:rsidRPr="00835A49">
                <w:rPr>
                  <w:sz w:val="13"/>
                  <w:szCs w:val="13"/>
                </w:rPr>
                <w:t>to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30G</w:t>
              </w:r>
              <w:r>
                <w:rPr>
                  <w:sz w:val="13"/>
                  <w:szCs w:val="13"/>
                </w:rPr>
                <w:t>.</w:t>
              </w:r>
              <w:r w:rsidRPr="00835A49">
                <w:rPr>
                  <w:sz w:val="13"/>
                  <w:szCs w:val="13"/>
                </w:rPr>
                <w:br/>
              </w:r>
              <w:proofErr w:type="spellStart"/>
              <w:r w:rsidRPr="00835A49">
                <w:rPr>
                  <w:sz w:val="13"/>
                  <w:szCs w:val="13"/>
                </w:rPr>
                <w:t>Metadata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partition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is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extended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to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1TB.</w:t>
              </w:r>
              <w:r w:rsidRPr="00835A49">
                <w:rPr>
                  <w:sz w:val="13"/>
                  <w:szCs w:val="13"/>
                </w:rPr>
                <w:br/>
              </w:r>
            </w:ins>
            <w:proofErr w:type="spellStart"/>
            <w:ins w:id="3572" w:author="Adrian Moir (amoir)" w:date="2024-11-18T17:11:00Z" w16du:dateUtc="2024-11-18T17:11:00Z">
              <w:r>
                <w:rPr>
                  <w:sz w:val="13"/>
                  <w:szCs w:val="13"/>
                </w:rPr>
                <w:t>Cloud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compaction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enabled</w:t>
              </w:r>
            </w:ins>
            <w:proofErr w:type="spellEnd"/>
            <w:ins w:id="3573" w:author="Adrian Moir (amoir)" w:date="2024-11-18T17:12:00Z" w16du:dateUtc="2024-11-18T17:12:00Z">
              <w:r>
                <w:rPr>
                  <w:sz w:val="13"/>
                  <w:szCs w:val="13"/>
                </w:rPr>
                <w:t xml:space="preserve"> 14</w:t>
              </w:r>
              <w:r w:rsidRPr="00B932BE">
                <w:rPr>
                  <w:sz w:val="13"/>
                  <w:szCs w:val="13"/>
                  <w:vertAlign w:val="superscript"/>
                  <w:rPrChange w:id="3574" w:author="Adrian Moir (amoir)" w:date="2024-11-18T17:12:00Z" w16du:dateUtc="2024-11-18T17:12:00Z">
                    <w:rPr>
                      <w:sz w:val="13"/>
                      <w:szCs w:val="13"/>
                    </w:rPr>
                  </w:rPrChange>
                </w:rPr>
                <w:t>th</w:t>
              </w:r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November</w:t>
              </w:r>
            </w:ins>
            <w:proofErr w:type="spellEnd"/>
          </w:p>
        </w:tc>
        <w:tc>
          <w:tcPr>
            <w:tcW w:w="846" w:type="dxa"/>
          </w:tcPr>
          <w:p w14:paraId="113F2BE7" w14:textId="77777777" w:rsidR="002E0EAC" w:rsidRPr="00B92C83" w:rsidRDefault="002E0EAC">
            <w:pPr>
              <w:jc w:val="center"/>
              <w:rPr>
                <w:ins w:id="3575" w:author="Adrian Moir (amoir)" w:date="2024-11-13T12:35:00Z" w16du:dateUtc="2024-11-13T12:35:00Z"/>
                <w:sz w:val="13"/>
                <w:szCs w:val="13"/>
                <w:rPrChange w:id="3576" w:author="Adrian Moir (amoir)" w:date="2024-11-13T12:45:00Z" w16du:dateUtc="2024-11-13T12:45:00Z">
                  <w:rPr>
                    <w:ins w:id="3577" w:author="Adrian Moir (amoir)" w:date="2024-11-13T12:35:00Z" w16du:dateUtc="2024-11-13T12:35:00Z"/>
                    <w:sz w:val="16"/>
                    <w:szCs w:val="16"/>
                  </w:rPr>
                </w:rPrChange>
              </w:rPr>
              <w:pPrChange w:id="3578" w:author="Adrian Moir (amoir)" w:date="2024-11-14T11:44:00Z" w16du:dateUtc="2024-11-14T11:44:00Z">
                <w:pPr/>
              </w:pPrChange>
            </w:pPr>
          </w:p>
        </w:tc>
        <w:tc>
          <w:tcPr>
            <w:tcW w:w="1117" w:type="dxa"/>
          </w:tcPr>
          <w:p w14:paraId="3F83FEB5" w14:textId="77777777" w:rsidR="002E0EAC" w:rsidRPr="0017048E" w:rsidRDefault="002E0EAC">
            <w:pPr>
              <w:jc w:val="center"/>
              <w:rPr>
                <w:ins w:id="3579" w:author="Adrian Moir (amoir)" w:date="2024-11-18T11:27:00Z" w16du:dateUtc="2024-11-18T11:27:00Z"/>
                <w:sz w:val="13"/>
                <w:szCs w:val="13"/>
              </w:rPr>
              <w:pPrChange w:id="3580" w:author="Adrian Moir (amoir)" w:date="2024-11-18T11:29:00Z" w16du:dateUtc="2024-11-18T11:29:00Z">
                <w:pPr/>
              </w:pPrChange>
            </w:pPr>
            <w:ins w:id="3581" w:author="Adrian Moir (amoir)" w:date="2024-11-18T13:40:00Z" w16du:dateUtc="2024-11-18T13:40:00Z">
              <w:r>
                <w:rPr>
                  <w:sz w:val="13"/>
                  <w:szCs w:val="13"/>
                </w:rPr>
                <w:t xml:space="preserve">19 </w:t>
              </w:r>
              <w:r w:rsidRPr="005F0C79">
                <w:rPr>
                  <w:sz w:val="13"/>
                  <w:szCs w:val="13"/>
                </w:rPr>
                <w:sym w:font="Wingdings" w:char="F0E0"/>
              </w:r>
              <w:r>
                <w:rPr>
                  <w:sz w:val="13"/>
                  <w:szCs w:val="13"/>
                </w:rPr>
                <w:t xml:space="preserve"> 21</w:t>
              </w:r>
            </w:ins>
          </w:p>
        </w:tc>
        <w:tc>
          <w:tcPr>
            <w:tcW w:w="2168" w:type="dxa"/>
          </w:tcPr>
          <w:p w14:paraId="45CF2BA9" w14:textId="77777777" w:rsidR="002E0EAC" w:rsidRPr="00B92C83" w:rsidRDefault="002E0EAC" w:rsidP="003C5C3A">
            <w:pPr>
              <w:rPr>
                <w:ins w:id="3582" w:author="Adrian Moir (amoir)" w:date="2024-11-13T12:35:00Z" w16du:dateUtc="2024-11-13T12:35:00Z"/>
                <w:sz w:val="13"/>
                <w:szCs w:val="13"/>
                <w:rPrChange w:id="3583" w:author="Adrian Moir (amoir)" w:date="2024-11-13T12:45:00Z" w16du:dateUtc="2024-11-13T12:45:00Z">
                  <w:rPr>
                    <w:ins w:id="3584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proofErr w:type="spellStart"/>
            <w:ins w:id="3585" w:author="Adrian Moir (amoir)" w:date="2024-12-04T13:01:00Z" w16du:dateUtc="2024-12-04T13:01:00Z">
              <w:r>
                <w:rPr>
                  <w:sz w:val="13"/>
                  <w:szCs w:val="13"/>
                </w:rPr>
                <w:t>C</w:t>
              </w:r>
            </w:ins>
            <w:ins w:id="3586" w:author="Adrian Moir (amoir)" w:date="2024-11-18T13:33:00Z" w16du:dateUtc="2024-11-18T13:33:00Z">
              <w:r>
                <w:rPr>
                  <w:sz w:val="13"/>
                  <w:szCs w:val="13"/>
                </w:rPr>
                <w:t>omplete</w:t>
              </w:r>
            </w:ins>
            <w:ins w:id="3587" w:author="Adrian Moir (amoir)" w:date="2024-12-04T13:01:00Z" w16du:dateUtc="2024-12-04T13:01:00Z">
              <w:r>
                <w:rPr>
                  <w:sz w:val="13"/>
                  <w:szCs w:val="13"/>
                </w:rPr>
                <w:t>d</w:t>
              </w:r>
            </w:ins>
            <w:proofErr w:type="spellEnd"/>
          </w:p>
        </w:tc>
        <w:tc>
          <w:tcPr>
            <w:tcW w:w="1770" w:type="dxa"/>
          </w:tcPr>
          <w:p w14:paraId="37CADE4B" w14:textId="77777777" w:rsidR="002E0EAC" w:rsidRPr="00B92C83" w:rsidRDefault="002E0EAC" w:rsidP="003C5C3A">
            <w:pPr>
              <w:rPr>
                <w:ins w:id="3588" w:author="Adrian Moir (amoir)" w:date="2024-11-13T12:35:00Z" w16du:dateUtc="2024-11-13T12:35:00Z"/>
                <w:sz w:val="13"/>
                <w:szCs w:val="13"/>
                <w:rPrChange w:id="3589" w:author="Adrian Moir (amoir)" w:date="2024-11-13T12:45:00Z" w16du:dateUtc="2024-11-13T12:45:00Z">
                  <w:rPr>
                    <w:ins w:id="3590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proofErr w:type="spellStart"/>
            <w:ins w:id="3591" w:author="Adrian Moir (amoir)" w:date="2024-11-18T13:27:00Z">
              <w:r w:rsidRPr="00835A49">
                <w:rPr>
                  <w:sz w:val="13"/>
                  <w:szCs w:val="13"/>
                </w:rPr>
                <w:t>Running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overflowed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dictionary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since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June</w:t>
              </w:r>
              <w:proofErr w:type="spellEnd"/>
              <w:r w:rsidRPr="00835A49">
                <w:rPr>
                  <w:sz w:val="13"/>
                  <w:szCs w:val="13"/>
                </w:rPr>
                <w:t>/24. </w:t>
              </w:r>
              <w:r w:rsidRPr="00835A49">
                <w:rPr>
                  <w:sz w:val="13"/>
                  <w:szCs w:val="13"/>
                </w:rPr>
                <w:br/>
                <w:t xml:space="preserve">It </w:t>
              </w:r>
              <w:proofErr w:type="spellStart"/>
              <w:r w:rsidRPr="00835A49">
                <w:rPr>
                  <w:sz w:val="13"/>
                  <w:szCs w:val="13"/>
                </w:rPr>
                <w:t>is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on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very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small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19 </w:t>
              </w:r>
              <w:proofErr w:type="spellStart"/>
              <w:r w:rsidRPr="00835A49">
                <w:rPr>
                  <w:sz w:val="13"/>
                  <w:szCs w:val="13"/>
                </w:rPr>
                <w:t>shift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dictionary</w:t>
              </w:r>
              <w:proofErr w:type="spellEnd"/>
              <w:r w:rsidRPr="00835A49">
                <w:rPr>
                  <w:sz w:val="13"/>
                  <w:szCs w:val="13"/>
                </w:rPr>
                <w:t>.</w:t>
              </w:r>
              <w:r w:rsidRPr="00835A49">
                <w:rPr>
                  <w:sz w:val="13"/>
                  <w:szCs w:val="13"/>
                </w:rPr>
                <w:br/>
              </w:r>
              <w:proofErr w:type="spellStart"/>
              <w:r w:rsidRPr="00835A49">
                <w:rPr>
                  <w:sz w:val="13"/>
                  <w:szCs w:val="13"/>
                </w:rPr>
                <w:t>Negative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savings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on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cloud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tier</w:t>
              </w:r>
              <w:proofErr w:type="spellEnd"/>
              <w:r w:rsidRPr="00835A49">
                <w:rPr>
                  <w:sz w:val="13"/>
                  <w:szCs w:val="13"/>
                </w:rPr>
                <w:t>.</w:t>
              </w:r>
              <w:r w:rsidRPr="00835A49">
                <w:rPr>
                  <w:sz w:val="13"/>
                  <w:szCs w:val="13"/>
                </w:rPr>
                <w:br/>
              </w:r>
              <w:proofErr w:type="spellStart"/>
              <w:r w:rsidRPr="00835A49">
                <w:rPr>
                  <w:sz w:val="13"/>
                  <w:szCs w:val="13"/>
                </w:rPr>
                <w:t>Cleaner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is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completely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done</w:t>
              </w:r>
              <w:proofErr w:type="spellEnd"/>
              <w:r w:rsidRPr="00835A49">
                <w:rPr>
                  <w:sz w:val="13"/>
                  <w:szCs w:val="13"/>
                </w:rPr>
                <w:t>.</w:t>
              </w:r>
              <w:r w:rsidRPr="00835A49">
                <w:rPr>
                  <w:sz w:val="13"/>
                  <w:szCs w:val="13"/>
                </w:rPr>
                <w:br/>
                <w:t>[</w:t>
              </w:r>
              <w:proofErr w:type="spellStart"/>
              <w:r w:rsidRPr="00835A49">
                <w:rPr>
                  <w:sz w:val="13"/>
                  <w:szCs w:val="13"/>
                </w:rPr>
                <w:t>Negative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dedupe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savings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+ </w:t>
              </w:r>
              <w:proofErr w:type="spellStart"/>
              <w:r w:rsidRPr="00835A49">
                <w:rPr>
                  <w:sz w:val="13"/>
                  <w:szCs w:val="13"/>
                </w:rPr>
                <w:t>Cleaner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is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done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] -&gt; </w:t>
              </w:r>
              <w:proofErr w:type="spellStart"/>
              <w:r w:rsidRPr="00835A49">
                <w:rPr>
                  <w:sz w:val="13"/>
                  <w:szCs w:val="13"/>
                </w:rPr>
                <w:t>indicates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the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need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for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cloud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compaction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procedure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on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cloud</w:t>
              </w:r>
              <w:proofErr w:type="spellEnd"/>
              <w:r w:rsidRPr="00835A49">
                <w:rPr>
                  <w:sz w:val="13"/>
                  <w:szCs w:val="13"/>
                </w:rPr>
                <w:t xml:space="preserve"> </w:t>
              </w:r>
              <w:proofErr w:type="spellStart"/>
              <w:r w:rsidRPr="00835A49">
                <w:rPr>
                  <w:sz w:val="13"/>
                  <w:szCs w:val="13"/>
                </w:rPr>
                <w:t>tier</w:t>
              </w:r>
              <w:proofErr w:type="spellEnd"/>
              <w:r w:rsidRPr="00835A49">
                <w:rPr>
                  <w:sz w:val="13"/>
                  <w:szCs w:val="13"/>
                </w:rPr>
                <w:t>.  </w:t>
              </w:r>
              <w:r w:rsidRPr="00835A49">
                <w:rPr>
                  <w:sz w:val="13"/>
                  <w:szCs w:val="13"/>
                </w:rPr>
                <w:br/>
              </w:r>
              <w:proofErr w:type="spellStart"/>
              <w:r w:rsidRPr="00681765">
                <w:rPr>
                  <w:sz w:val="13"/>
                  <w:szCs w:val="13"/>
                  <w:rPrChange w:id="3592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Cloud</w:t>
              </w:r>
              <w:proofErr w:type="spellEnd"/>
              <w:r w:rsidRPr="00681765">
                <w:rPr>
                  <w:sz w:val="13"/>
                  <w:szCs w:val="13"/>
                  <w:rPrChange w:id="3593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594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compaction</w:t>
              </w:r>
              <w:proofErr w:type="spellEnd"/>
              <w:r w:rsidRPr="00681765">
                <w:rPr>
                  <w:sz w:val="13"/>
                  <w:szCs w:val="13"/>
                  <w:rPrChange w:id="3595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596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to</w:t>
              </w:r>
              <w:proofErr w:type="spellEnd"/>
              <w:r w:rsidRPr="00681765">
                <w:rPr>
                  <w:sz w:val="13"/>
                  <w:szCs w:val="13"/>
                  <w:rPrChange w:id="3597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598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be</w:t>
              </w:r>
              <w:proofErr w:type="spellEnd"/>
              <w:r w:rsidRPr="00681765">
                <w:rPr>
                  <w:sz w:val="13"/>
                  <w:szCs w:val="13"/>
                  <w:rPrChange w:id="3599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600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done</w:t>
              </w:r>
              <w:proofErr w:type="spellEnd"/>
              <w:r w:rsidRPr="00681765">
                <w:rPr>
                  <w:sz w:val="13"/>
                  <w:szCs w:val="13"/>
                  <w:rPrChange w:id="3601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602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later</w:t>
              </w:r>
              <w:proofErr w:type="spellEnd"/>
              <w:r w:rsidRPr="00681765">
                <w:rPr>
                  <w:sz w:val="13"/>
                  <w:szCs w:val="13"/>
                  <w:rPrChange w:id="3603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604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once</w:t>
              </w:r>
              <w:proofErr w:type="spellEnd"/>
              <w:r w:rsidRPr="00681765">
                <w:rPr>
                  <w:sz w:val="13"/>
                  <w:szCs w:val="13"/>
                  <w:rPrChange w:id="3605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606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all</w:t>
              </w:r>
              <w:proofErr w:type="spellEnd"/>
              <w:r w:rsidRPr="00681765">
                <w:rPr>
                  <w:sz w:val="13"/>
                  <w:szCs w:val="13"/>
                  <w:rPrChange w:id="3607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608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the</w:t>
              </w:r>
              <w:proofErr w:type="spellEnd"/>
              <w:r w:rsidRPr="00681765">
                <w:rPr>
                  <w:sz w:val="13"/>
                  <w:szCs w:val="13"/>
                  <w:rPrChange w:id="3609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610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dictionary</w:t>
              </w:r>
              <w:proofErr w:type="spellEnd"/>
              <w:r w:rsidRPr="00681765">
                <w:rPr>
                  <w:sz w:val="13"/>
                  <w:szCs w:val="13"/>
                  <w:rPrChange w:id="3611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612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extensions</w:t>
              </w:r>
              <w:proofErr w:type="spellEnd"/>
              <w:r w:rsidRPr="00681765">
                <w:rPr>
                  <w:sz w:val="13"/>
                  <w:szCs w:val="13"/>
                  <w:rPrChange w:id="3613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614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are</w:t>
              </w:r>
              <w:proofErr w:type="spellEnd"/>
              <w:r w:rsidRPr="00681765">
                <w:rPr>
                  <w:sz w:val="13"/>
                  <w:szCs w:val="13"/>
                  <w:rPrChange w:id="3615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 xml:space="preserve"> </w:t>
              </w:r>
              <w:proofErr w:type="spellStart"/>
              <w:r w:rsidRPr="00681765">
                <w:rPr>
                  <w:sz w:val="13"/>
                  <w:szCs w:val="13"/>
                  <w:rPrChange w:id="3616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done</w:t>
              </w:r>
              <w:proofErr w:type="spellEnd"/>
              <w:r w:rsidRPr="00681765">
                <w:rPr>
                  <w:sz w:val="13"/>
                  <w:szCs w:val="13"/>
                  <w:rPrChange w:id="3617" w:author="Adrian Moir (amoir)" w:date="2024-11-18T13:29:00Z" w16du:dateUtc="2024-11-18T13:29:00Z">
                    <w:rPr>
                      <w:b/>
                      <w:bCs/>
                      <w:sz w:val="13"/>
                      <w:szCs w:val="13"/>
                    </w:rPr>
                  </w:rPrChange>
                </w:rPr>
                <w:t>.</w:t>
              </w:r>
            </w:ins>
            <w:ins w:id="3618" w:author="Adrian Moir (amoir)" w:date="2024-11-18T17:11:00Z" w16du:dateUtc="2024-11-18T17:11:00Z">
              <w:r>
                <w:rPr>
                  <w:sz w:val="13"/>
                  <w:szCs w:val="13"/>
                </w:rPr>
                <w:t xml:space="preserve"> </w:t>
              </w:r>
            </w:ins>
            <w:ins w:id="3619" w:author="Adrian Moir (amoir)" w:date="2024-11-18T13:27:00Z">
              <w:r w:rsidRPr="00835A49">
                <w:rPr>
                  <w:sz w:val="13"/>
                  <w:szCs w:val="13"/>
                </w:rPr>
                <w:br/>
              </w:r>
            </w:ins>
          </w:p>
        </w:tc>
        <w:tc>
          <w:tcPr>
            <w:tcW w:w="1091" w:type="dxa"/>
          </w:tcPr>
          <w:p w14:paraId="7CBEAC4C" w14:textId="77777777" w:rsidR="002E0EAC" w:rsidRPr="00507D6A" w:rsidRDefault="002E0EAC">
            <w:pPr>
              <w:jc w:val="center"/>
              <w:rPr>
                <w:ins w:id="3620" w:author="Adrian Moir (amoir)" w:date="2024-11-18T11:42:00Z" w16du:dateUtc="2024-11-18T11:42:00Z"/>
                <w:sz w:val="13"/>
                <w:szCs w:val="13"/>
              </w:rPr>
              <w:pPrChange w:id="3621" w:author="Adrian Moir (amoir)" w:date="2024-11-18T11:43:00Z" w16du:dateUtc="2024-11-18T11:43:00Z">
                <w:pPr/>
              </w:pPrChange>
            </w:pPr>
            <w:ins w:id="3622" w:author="Adrian Moir (amoir)" w:date="2024-12-04T13:01:00Z" w16du:dateUtc="2024-12-04T13:01:00Z">
              <w:r>
                <w:rPr>
                  <w:sz w:val="13"/>
                  <w:szCs w:val="13"/>
                </w:rPr>
                <w:t>No</w:t>
              </w:r>
            </w:ins>
          </w:p>
        </w:tc>
        <w:tc>
          <w:tcPr>
            <w:tcW w:w="1203" w:type="dxa"/>
          </w:tcPr>
          <w:p w14:paraId="39E4E3A2" w14:textId="77777777" w:rsidR="002E0EAC" w:rsidRPr="00B92C83" w:rsidRDefault="002E0EAC" w:rsidP="003C5C3A">
            <w:pPr>
              <w:rPr>
                <w:ins w:id="3623" w:author="Adrian Moir (amoir)" w:date="2024-11-13T12:35:00Z" w16du:dateUtc="2024-11-13T12:35:00Z"/>
                <w:sz w:val="13"/>
                <w:szCs w:val="13"/>
                <w:rPrChange w:id="3624" w:author="Adrian Moir (amoir)" w:date="2024-11-13T12:45:00Z" w16du:dateUtc="2024-11-13T12:45:00Z">
                  <w:rPr>
                    <w:ins w:id="3625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ins w:id="3626" w:author="Adrian Moir (amoir)" w:date="2024-12-04T13:01:00Z">
              <w:r w:rsidRPr="002E2E06">
                <w:rPr>
                  <w:sz w:val="13"/>
                  <w:szCs w:val="13"/>
                </w:rPr>
                <w:t xml:space="preserve">It </w:t>
              </w:r>
              <w:proofErr w:type="spellStart"/>
              <w:r w:rsidRPr="002E2E06">
                <w:rPr>
                  <w:sz w:val="13"/>
                  <w:szCs w:val="13"/>
                </w:rPr>
                <w:t>has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recovered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from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negative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dedupe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savings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state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to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a </w:t>
              </w:r>
              <w:proofErr w:type="spellStart"/>
              <w:r w:rsidRPr="002E2E06">
                <w:rPr>
                  <w:sz w:val="13"/>
                  <w:szCs w:val="13"/>
                </w:rPr>
                <w:t>cloud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tier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savings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of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about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11 %.  </w:t>
              </w:r>
              <w:proofErr w:type="spellStart"/>
              <w:r w:rsidRPr="002E2E06">
                <w:rPr>
                  <w:sz w:val="13"/>
                  <w:szCs w:val="13"/>
                </w:rPr>
                <w:t>So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we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decided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to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let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it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continue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and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not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enable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expensive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cloud</w:t>
              </w:r>
              <w:proofErr w:type="spellEnd"/>
              <w:r w:rsidRPr="002E2E06">
                <w:rPr>
                  <w:sz w:val="13"/>
                  <w:szCs w:val="13"/>
                </w:rPr>
                <w:t xml:space="preserve"> </w:t>
              </w:r>
              <w:proofErr w:type="spellStart"/>
              <w:r w:rsidRPr="002E2E06">
                <w:rPr>
                  <w:sz w:val="13"/>
                  <w:szCs w:val="13"/>
                </w:rPr>
                <w:t>compaction</w:t>
              </w:r>
              <w:proofErr w:type="spellEnd"/>
              <w:r w:rsidRPr="002E2E06">
                <w:rPr>
                  <w:sz w:val="13"/>
                  <w:szCs w:val="13"/>
                </w:rPr>
                <w:t>.</w:t>
              </w:r>
            </w:ins>
          </w:p>
        </w:tc>
      </w:tr>
      <w:tr w:rsidR="00551EA5" w:rsidRPr="0017048E" w14:paraId="3EB04276" w14:textId="77777777" w:rsidTr="00551EA5">
        <w:trPr>
          <w:ins w:id="3627" w:author="Adrian Moir (amoir)" w:date="2024-11-13T12:35:00Z"/>
        </w:trPr>
        <w:tc>
          <w:tcPr>
            <w:tcW w:w="1200" w:type="dxa"/>
          </w:tcPr>
          <w:p w14:paraId="47FBEF9C" w14:textId="77777777" w:rsidR="002E0EAC" w:rsidRPr="00B92C83" w:rsidRDefault="002E0EAC">
            <w:pPr>
              <w:jc w:val="center"/>
              <w:rPr>
                <w:ins w:id="3628" w:author="Adrian Moir (amoir)" w:date="2024-11-13T12:35:00Z" w16du:dateUtc="2024-11-13T12:35:00Z"/>
                <w:sz w:val="13"/>
                <w:szCs w:val="13"/>
                <w:rPrChange w:id="3629" w:author="Adrian Moir (amoir)" w:date="2024-11-13T12:45:00Z" w16du:dateUtc="2024-11-13T12:45:00Z">
                  <w:rPr>
                    <w:ins w:id="3630" w:author="Adrian Moir (amoir)" w:date="2024-11-13T12:35:00Z" w16du:dateUtc="2024-11-13T12:35:00Z"/>
                    <w:sz w:val="16"/>
                    <w:szCs w:val="16"/>
                  </w:rPr>
                </w:rPrChange>
              </w:rPr>
              <w:pPrChange w:id="3631" w:author="Adrian Moir (amoir)" w:date="2024-11-14T11:44:00Z" w16du:dateUtc="2024-11-14T11:44:00Z">
                <w:pPr/>
              </w:pPrChange>
            </w:pPr>
            <w:proofErr w:type="spellStart"/>
            <w:ins w:id="3632" w:author="Adrian Moir (amoir)" w:date="2024-11-18T17:10:00Z" w16du:dateUtc="2024-11-18T17:10:00Z">
              <w:r>
                <w:rPr>
                  <w:sz w:val="13"/>
                  <w:szCs w:val="13"/>
                </w:rPr>
                <w:t>bnc-qstor</w:t>
              </w:r>
            </w:ins>
            <w:proofErr w:type="spellEnd"/>
          </w:p>
        </w:tc>
        <w:tc>
          <w:tcPr>
            <w:tcW w:w="1368" w:type="dxa"/>
          </w:tcPr>
          <w:p w14:paraId="27241501" w14:textId="77777777" w:rsidR="002E0EAC" w:rsidRPr="00B92C83" w:rsidRDefault="002E0EAC" w:rsidP="003C5C3A">
            <w:pPr>
              <w:rPr>
                <w:ins w:id="3633" w:author="Adrian Moir (amoir)" w:date="2024-11-13T12:35:00Z" w16du:dateUtc="2024-11-13T12:35:00Z"/>
                <w:sz w:val="13"/>
                <w:szCs w:val="13"/>
                <w:rPrChange w:id="3634" w:author="Adrian Moir (amoir)" w:date="2024-11-13T12:45:00Z" w16du:dateUtc="2024-11-13T12:45:00Z">
                  <w:rPr>
                    <w:ins w:id="3635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proofErr w:type="spellStart"/>
            <w:ins w:id="3636" w:author="Adrian Moir (amoir)" w:date="2024-11-18T17:13:00Z" w16du:dateUtc="2024-11-18T17:13:00Z">
              <w:r w:rsidRPr="00152E40">
                <w:rPr>
                  <w:sz w:val="13"/>
                  <w:szCs w:val="13"/>
                </w:rPr>
                <w:t>Extending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RAM </w:t>
              </w:r>
              <w:proofErr w:type="spellStart"/>
              <w:r w:rsidRPr="00152E40">
                <w:rPr>
                  <w:sz w:val="13"/>
                  <w:szCs w:val="13"/>
                </w:rPr>
                <w:t>to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28 GB </w:t>
              </w:r>
              <w:proofErr w:type="spellStart"/>
              <w:r w:rsidRPr="00152E40">
                <w:rPr>
                  <w:sz w:val="13"/>
                  <w:szCs w:val="13"/>
                </w:rPr>
                <w:t>only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- We </w:t>
              </w:r>
              <w:proofErr w:type="spellStart"/>
              <w:r w:rsidRPr="00152E40">
                <w:rPr>
                  <w:sz w:val="13"/>
                  <w:szCs w:val="13"/>
                </w:rPr>
                <w:t>went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to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30 GB </w:t>
              </w:r>
              <w:proofErr w:type="spellStart"/>
              <w:r w:rsidRPr="00152E40">
                <w:rPr>
                  <w:sz w:val="13"/>
                  <w:szCs w:val="13"/>
                </w:rPr>
                <w:t>just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to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be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uniform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across</w:t>
              </w:r>
              <w:proofErr w:type="spellEnd"/>
              <w:r w:rsidRPr="00152E40">
                <w:rPr>
                  <w:sz w:val="13"/>
                  <w:szCs w:val="13"/>
                </w:rPr>
                <w:t>.</w:t>
              </w:r>
              <w:r w:rsidRPr="00152E40">
                <w:rPr>
                  <w:sz w:val="13"/>
                  <w:szCs w:val="13"/>
                </w:rPr>
                <w:br/>
              </w:r>
              <w:proofErr w:type="spellStart"/>
              <w:r w:rsidRPr="00152E40">
                <w:rPr>
                  <w:sz w:val="13"/>
                  <w:szCs w:val="13"/>
                </w:rPr>
                <w:t>Metadata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partition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extended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to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750GB.</w:t>
              </w:r>
              <w:r w:rsidRPr="00152E40">
                <w:rPr>
                  <w:sz w:val="13"/>
                  <w:szCs w:val="13"/>
                </w:rPr>
                <w:br/>
              </w:r>
              <w:proofErr w:type="spellStart"/>
              <w:r w:rsidRPr="00152E40">
                <w:rPr>
                  <w:sz w:val="13"/>
                  <w:szCs w:val="13"/>
                </w:rPr>
                <w:t>Extending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it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to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only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20 </w:t>
              </w:r>
              <w:proofErr w:type="spellStart"/>
              <w:r w:rsidRPr="00152E40">
                <w:rPr>
                  <w:sz w:val="13"/>
                  <w:szCs w:val="13"/>
                </w:rPr>
                <w:t>shift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dictionary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152E40">
                <w:rPr>
                  <w:sz w:val="13"/>
                  <w:szCs w:val="13"/>
                </w:rPr>
                <w:t>which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is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sufficient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for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now</w:t>
              </w:r>
              <w:proofErr w:type="spellEnd"/>
              <w:r w:rsidRPr="00152E40">
                <w:rPr>
                  <w:sz w:val="13"/>
                  <w:szCs w:val="13"/>
                </w:rPr>
                <w:t>. </w:t>
              </w:r>
            </w:ins>
          </w:p>
        </w:tc>
        <w:tc>
          <w:tcPr>
            <w:tcW w:w="846" w:type="dxa"/>
          </w:tcPr>
          <w:p w14:paraId="2E469F55" w14:textId="77777777" w:rsidR="002E0EAC" w:rsidRPr="00B92C83" w:rsidRDefault="002E0EAC">
            <w:pPr>
              <w:jc w:val="center"/>
              <w:rPr>
                <w:ins w:id="3637" w:author="Adrian Moir (amoir)" w:date="2024-11-13T12:35:00Z" w16du:dateUtc="2024-11-13T12:35:00Z"/>
                <w:sz w:val="13"/>
                <w:szCs w:val="13"/>
                <w:rPrChange w:id="3638" w:author="Adrian Moir (amoir)" w:date="2024-11-13T12:45:00Z" w16du:dateUtc="2024-11-13T12:45:00Z">
                  <w:rPr>
                    <w:ins w:id="3639" w:author="Adrian Moir (amoir)" w:date="2024-11-13T12:35:00Z" w16du:dateUtc="2024-11-13T12:35:00Z"/>
                    <w:sz w:val="16"/>
                    <w:szCs w:val="16"/>
                  </w:rPr>
                </w:rPrChange>
              </w:rPr>
              <w:pPrChange w:id="3640" w:author="Adrian Moir (amoir)" w:date="2024-11-14T11:44:00Z" w16du:dateUtc="2024-11-14T11:44:00Z">
                <w:pPr/>
              </w:pPrChange>
            </w:pPr>
          </w:p>
        </w:tc>
        <w:tc>
          <w:tcPr>
            <w:tcW w:w="1117" w:type="dxa"/>
          </w:tcPr>
          <w:p w14:paraId="665B3CCB" w14:textId="77777777" w:rsidR="002E0EAC" w:rsidRPr="0017048E" w:rsidRDefault="002E0EAC">
            <w:pPr>
              <w:jc w:val="center"/>
              <w:rPr>
                <w:ins w:id="3641" w:author="Adrian Moir (amoir)" w:date="2024-11-18T11:27:00Z" w16du:dateUtc="2024-11-18T11:27:00Z"/>
                <w:sz w:val="13"/>
                <w:szCs w:val="13"/>
              </w:rPr>
              <w:pPrChange w:id="3642" w:author="Adrian Moir (amoir)" w:date="2024-11-18T11:29:00Z" w16du:dateUtc="2024-11-18T11:29:00Z">
                <w:pPr/>
              </w:pPrChange>
            </w:pPr>
            <w:ins w:id="3643" w:author="Adrian Moir (amoir)" w:date="2024-11-18T17:14:00Z" w16du:dateUtc="2024-11-18T17:14:00Z">
              <w:r>
                <w:rPr>
                  <w:sz w:val="13"/>
                  <w:szCs w:val="13"/>
                </w:rPr>
                <w:t>19</w:t>
              </w:r>
              <w:r w:rsidRPr="00D713A7">
                <w:rPr>
                  <w:sz w:val="13"/>
                  <w:szCs w:val="13"/>
                </w:rPr>
                <w:sym w:font="Wingdings" w:char="F0E0"/>
              </w:r>
              <w:r>
                <w:rPr>
                  <w:sz w:val="13"/>
                  <w:szCs w:val="13"/>
                </w:rPr>
                <w:t>20</w:t>
              </w:r>
            </w:ins>
          </w:p>
        </w:tc>
        <w:tc>
          <w:tcPr>
            <w:tcW w:w="2168" w:type="dxa"/>
          </w:tcPr>
          <w:p w14:paraId="55382B6F" w14:textId="77777777" w:rsidR="002E0EAC" w:rsidRPr="00B92C83" w:rsidRDefault="002E0EAC" w:rsidP="003C5C3A">
            <w:pPr>
              <w:rPr>
                <w:ins w:id="3644" w:author="Adrian Moir (amoir)" w:date="2024-11-13T12:35:00Z" w16du:dateUtc="2024-11-13T12:35:00Z"/>
                <w:sz w:val="13"/>
                <w:szCs w:val="13"/>
                <w:rPrChange w:id="3645" w:author="Adrian Moir (amoir)" w:date="2024-11-13T12:45:00Z" w16du:dateUtc="2024-11-13T12:45:00Z">
                  <w:rPr>
                    <w:ins w:id="3646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proofErr w:type="spellStart"/>
            <w:ins w:id="3647" w:author="Adrian Moir (amoir)" w:date="2024-11-18T17:14:00Z" w16du:dateUtc="2024-11-18T17:14:00Z">
              <w:r>
                <w:rPr>
                  <w:sz w:val="13"/>
                  <w:szCs w:val="13"/>
                </w:rPr>
                <w:t>Completed</w:t>
              </w:r>
            </w:ins>
            <w:proofErr w:type="spellEnd"/>
          </w:p>
        </w:tc>
        <w:tc>
          <w:tcPr>
            <w:tcW w:w="1770" w:type="dxa"/>
          </w:tcPr>
          <w:p w14:paraId="66E72C8B" w14:textId="77777777" w:rsidR="002E0EAC" w:rsidRPr="00B92C83" w:rsidRDefault="002E0EAC" w:rsidP="003C5C3A">
            <w:pPr>
              <w:rPr>
                <w:ins w:id="3648" w:author="Adrian Moir (amoir)" w:date="2024-11-13T12:35:00Z" w16du:dateUtc="2024-11-13T12:35:00Z"/>
                <w:sz w:val="13"/>
                <w:szCs w:val="13"/>
                <w:rPrChange w:id="3649" w:author="Adrian Moir (amoir)" w:date="2024-11-13T12:45:00Z" w16du:dateUtc="2024-11-13T12:45:00Z">
                  <w:rPr>
                    <w:ins w:id="3650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ins w:id="3651" w:author="Adrian Moir (amoir)" w:date="2024-11-18T17:11:00Z">
              <w:r w:rsidRPr="00152E40">
                <w:rPr>
                  <w:sz w:val="13"/>
                  <w:szCs w:val="13"/>
                </w:rPr>
                <w:t xml:space="preserve">No </w:t>
              </w:r>
              <w:proofErr w:type="spellStart"/>
              <w:r w:rsidRPr="00152E40">
                <w:rPr>
                  <w:sz w:val="13"/>
                  <w:szCs w:val="13"/>
                </w:rPr>
                <w:t>cloud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compaction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is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needed</w:t>
              </w:r>
              <w:proofErr w:type="spellEnd"/>
              <w:r w:rsidRPr="00152E40">
                <w:rPr>
                  <w:sz w:val="13"/>
                  <w:szCs w:val="13"/>
                </w:rPr>
                <w:br/>
              </w:r>
              <w:proofErr w:type="spellStart"/>
              <w:r w:rsidRPr="00152E40">
                <w:rPr>
                  <w:sz w:val="13"/>
                  <w:szCs w:val="13"/>
                </w:rPr>
                <w:t>Using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small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19 </w:t>
              </w:r>
              <w:proofErr w:type="spellStart"/>
              <w:r w:rsidRPr="00152E40">
                <w:rPr>
                  <w:sz w:val="13"/>
                  <w:szCs w:val="13"/>
                </w:rPr>
                <w:t>shift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dictionary</w:t>
              </w:r>
              <w:proofErr w:type="spellEnd"/>
              <w:r w:rsidRPr="00152E40">
                <w:rPr>
                  <w:sz w:val="13"/>
                  <w:szCs w:val="13"/>
                </w:rPr>
                <w:br/>
              </w:r>
              <w:proofErr w:type="spellStart"/>
              <w:r w:rsidRPr="00152E40">
                <w:rPr>
                  <w:sz w:val="13"/>
                  <w:szCs w:val="13"/>
                </w:rPr>
                <w:t>Dictionary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is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full</w:t>
              </w:r>
              <w:proofErr w:type="spellEnd"/>
              <w:r w:rsidRPr="00152E40">
                <w:rPr>
                  <w:sz w:val="13"/>
                  <w:szCs w:val="13"/>
                </w:rPr>
                <w:br/>
              </w:r>
              <w:proofErr w:type="spellStart"/>
              <w:r w:rsidRPr="00152E40">
                <w:rPr>
                  <w:sz w:val="13"/>
                  <w:szCs w:val="13"/>
                </w:rPr>
                <w:t>Loss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in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dedupe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savings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. No </w:t>
              </w:r>
              <w:proofErr w:type="spellStart"/>
              <w:r w:rsidRPr="00152E40">
                <w:rPr>
                  <w:sz w:val="13"/>
                  <w:szCs w:val="13"/>
                </w:rPr>
                <w:t>negative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savings</w:t>
              </w:r>
              <w:proofErr w:type="spellEnd"/>
              <w:r w:rsidRPr="00152E40">
                <w:rPr>
                  <w:sz w:val="13"/>
                  <w:szCs w:val="13"/>
                </w:rPr>
                <w:t>.</w:t>
              </w:r>
              <w:r w:rsidRPr="00152E40">
                <w:rPr>
                  <w:sz w:val="13"/>
                  <w:szCs w:val="13"/>
                </w:rPr>
                <w:br/>
              </w:r>
              <w:proofErr w:type="spellStart"/>
              <w:r w:rsidRPr="00152E40">
                <w:rPr>
                  <w:sz w:val="13"/>
                  <w:szCs w:val="13"/>
                </w:rPr>
                <w:t>Cleaner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is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done</w:t>
              </w:r>
              <w:proofErr w:type="spellEnd"/>
              <w:r w:rsidRPr="00152E40">
                <w:rPr>
                  <w:sz w:val="13"/>
                  <w:szCs w:val="13"/>
                </w:rPr>
                <w:br/>
                <w:t xml:space="preserve">20 </w:t>
              </w:r>
              <w:proofErr w:type="spellStart"/>
              <w:r w:rsidRPr="00152E40">
                <w:rPr>
                  <w:sz w:val="13"/>
                  <w:szCs w:val="13"/>
                </w:rPr>
                <w:t>shift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dictionary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is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sufficient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for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now</w:t>
              </w:r>
              <w:proofErr w:type="spellEnd"/>
              <w:r w:rsidRPr="00152E40">
                <w:rPr>
                  <w:sz w:val="13"/>
                  <w:szCs w:val="13"/>
                </w:rPr>
                <w:t>.</w:t>
              </w:r>
              <w:r w:rsidRPr="00152E40">
                <w:rPr>
                  <w:sz w:val="13"/>
                  <w:szCs w:val="13"/>
                </w:rPr>
                <w:br/>
              </w:r>
              <w:proofErr w:type="spellStart"/>
              <w:r w:rsidRPr="00152E40">
                <w:rPr>
                  <w:sz w:val="13"/>
                  <w:szCs w:val="13"/>
                </w:rPr>
                <w:t>Have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to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watch</w:t>
              </w:r>
            </w:ins>
            <w:proofErr w:type="spellEnd"/>
            <w:ins w:id="3652" w:author="Adrian Moir (amoir)" w:date="2024-11-18T17:12:00Z" w16du:dateUtc="2024-11-18T17:12:00Z">
              <w:r>
                <w:rPr>
                  <w:sz w:val="13"/>
                  <w:szCs w:val="13"/>
                </w:rPr>
                <w:t xml:space="preserve"> </w:t>
              </w:r>
            </w:ins>
            <w:proofErr w:type="spellStart"/>
            <w:ins w:id="3653" w:author="Adrian Moir (amoir)" w:date="2024-11-18T17:11:00Z">
              <w:r w:rsidRPr="00152E40">
                <w:rPr>
                  <w:sz w:val="13"/>
                  <w:szCs w:val="13"/>
                </w:rPr>
                <w:t>out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for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dictionary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alerts</w:t>
              </w:r>
              <w:proofErr w:type="spellEnd"/>
              <w:r w:rsidRPr="00152E40">
                <w:rPr>
                  <w:sz w:val="13"/>
                  <w:szCs w:val="13"/>
                </w:rPr>
                <w:t>.</w:t>
              </w:r>
              <w:r w:rsidRPr="00152E40">
                <w:rPr>
                  <w:sz w:val="13"/>
                  <w:szCs w:val="13"/>
                </w:rPr>
                <w:br/>
              </w:r>
              <w:proofErr w:type="spellStart"/>
              <w:r w:rsidRPr="00152E40">
                <w:rPr>
                  <w:sz w:val="13"/>
                  <w:szCs w:val="13"/>
                </w:rPr>
                <w:t>This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may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require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another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extension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to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21 </w:t>
              </w:r>
              <w:proofErr w:type="spellStart"/>
              <w:r w:rsidRPr="00152E40">
                <w:rPr>
                  <w:sz w:val="13"/>
                  <w:szCs w:val="13"/>
                </w:rPr>
                <w:t>or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22 </w:t>
              </w:r>
              <w:proofErr w:type="spellStart"/>
              <w:r w:rsidRPr="00152E40">
                <w:rPr>
                  <w:sz w:val="13"/>
                  <w:szCs w:val="13"/>
                </w:rPr>
                <w:t>shift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dictionary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soon</w:t>
              </w:r>
              <w:proofErr w:type="spellEnd"/>
              <w:r w:rsidRPr="00152E40">
                <w:rPr>
                  <w:sz w:val="13"/>
                  <w:szCs w:val="13"/>
                </w:rPr>
                <w:t>.</w:t>
              </w:r>
              <w:r w:rsidRPr="00152E40">
                <w:rPr>
                  <w:sz w:val="13"/>
                  <w:szCs w:val="13"/>
                </w:rPr>
                <w:br/>
              </w:r>
              <w:proofErr w:type="spellStart"/>
              <w:r w:rsidRPr="00152E40">
                <w:rPr>
                  <w:sz w:val="13"/>
                  <w:szCs w:val="13"/>
                </w:rPr>
                <w:t>Extending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it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to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only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20 </w:t>
              </w:r>
              <w:proofErr w:type="spellStart"/>
              <w:r w:rsidRPr="00152E40">
                <w:rPr>
                  <w:sz w:val="13"/>
                  <w:szCs w:val="13"/>
                </w:rPr>
                <w:t>shift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dictionary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152E40">
                <w:rPr>
                  <w:sz w:val="13"/>
                  <w:szCs w:val="13"/>
                </w:rPr>
                <w:t>which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is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sufficient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for</w:t>
              </w:r>
              <w:proofErr w:type="spellEnd"/>
              <w:r w:rsidRPr="00152E40">
                <w:rPr>
                  <w:sz w:val="13"/>
                  <w:szCs w:val="13"/>
                </w:rPr>
                <w:t xml:space="preserve"> </w:t>
              </w:r>
              <w:proofErr w:type="spellStart"/>
              <w:r w:rsidRPr="00152E40">
                <w:rPr>
                  <w:sz w:val="13"/>
                  <w:szCs w:val="13"/>
                </w:rPr>
                <w:t>now</w:t>
              </w:r>
              <w:proofErr w:type="spellEnd"/>
              <w:r w:rsidRPr="00152E40">
                <w:rPr>
                  <w:sz w:val="13"/>
                  <w:szCs w:val="13"/>
                </w:rPr>
                <w:t>. </w:t>
              </w:r>
            </w:ins>
          </w:p>
        </w:tc>
        <w:tc>
          <w:tcPr>
            <w:tcW w:w="1091" w:type="dxa"/>
          </w:tcPr>
          <w:p w14:paraId="4DA4CDED" w14:textId="77777777" w:rsidR="002E0EAC" w:rsidRPr="00507D6A" w:rsidRDefault="002E0EAC">
            <w:pPr>
              <w:jc w:val="center"/>
              <w:rPr>
                <w:ins w:id="3654" w:author="Adrian Moir (amoir)" w:date="2024-11-18T11:42:00Z" w16du:dateUtc="2024-11-18T11:42:00Z"/>
                <w:sz w:val="13"/>
                <w:szCs w:val="13"/>
              </w:rPr>
              <w:pPrChange w:id="3655" w:author="Adrian Moir (amoir)" w:date="2024-11-18T11:43:00Z" w16du:dateUtc="2024-11-18T11:43:00Z">
                <w:pPr/>
              </w:pPrChange>
            </w:pPr>
          </w:p>
        </w:tc>
        <w:tc>
          <w:tcPr>
            <w:tcW w:w="1203" w:type="dxa"/>
          </w:tcPr>
          <w:p w14:paraId="467CD97C" w14:textId="77777777" w:rsidR="002E0EAC" w:rsidRPr="00B92C83" w:rsidRDefault="002E0EAC" w:rsidP="003C5C3A">
            <w:pPr>
              <w:rPr>
                <w:ins w:id="3656" w:author="Adrian Moir (amoir)" w:date="2024-11-13T12:35:00Z" w16du:dateUtc="2024-11-13T12:35:00Z"/>
                <w:sz w:val="13"/>
                <w:szCs w:val="13"/>
                <w:rPrChange w:id="3657" w:author="Adrian Moir (amoir)" w:date="2024-11-13T12:45:00Z" w16du:dateUtc="2024-11-13T12:45:00Z">
                  <w:rPr>
                    <w:ins w:id="3658" w:author="Adrian Moir (amoir)" w:date="2024-11-13T12:35:00Z" w16du:dateUtc="2024-11-13T12:35:00Z"/>
                    <w:sz w:val="16"/>
                    <w:szCs w:val="16"/>
                  </w:rPr>
                </w:rPrChange>
              </w:rPr>
            </w:pPr>
            <w:ins w:id="3659" w:author="Adrian Moir (amoir)" w:date="2024-11-18T17:14:00Z" w16du:dateUtc="2024-11-18T17:14:00Z">
              <w:r>
                <w:rPr>
                  <w:sz w:val="13"/>
                  <w:szCs w:val="13"/>
                </w:rPr>
                <w:t xml:space="preserve">Monitor </w:t>
              </w:r>
              <w:proofErr w:type="spellStart"/>
              <w:r>
                <w:rPr>
                  <w:sz w:val="13"/>
                  <w:szCs w:val="13"/>
                </w:rPr>
                <w:t>alerts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for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dictionary</w:t>
              </w:r>
              <w:proofErr w:type="spellEnd"/>
              <w:r>
                <w:rPr>
                  <w:sz w:val="13"/>
                  <w:szCs w:val="13"/>
                </w:rPr>
                <w:t>.</w:t>
              </w:r>
            </w:ins>
          </w:p>
        </w:tc>
      </w:tr>
      <w:tr w:rsidR="00C216B9" w:rsidRPr="0017048E" w14:paraId="2C7B65B0" w14:textId="77777777" w:rsidTr="00551EA5">
        <w:trPr>
          <w:ins w:id="3660" w:author="Adrian Moir (amoir)" w:date="2024-12-04T12:53:00Z"/>
        </w:trPr>
        <w:tc>
          <w:tcPr>
            <w:tcW w:w="1200" w:type="dxa"/>
          </w:tcPr>
          <w:p w14:paraId="0AF28F99" w14:textId="77777777" w:rsidR="002E0EAC" w:rsidRDefault="002E0EAC" w:rsidP="003C5C3A">
            <w:pPr>
              <w:jc w:val="center"/>
              <w:rPr>
                <w:ins w:id="3661" w:author="Adrian Moir (amoir)" w:date="2024-12-04T12:53:00Z" w16du:dateUtc="2024-12-04T12:53:00Z"/>
                <w:sz w:val="13"/>
                <w:szCs w:val="13"/>
              </w:rPr>
            </w:pPr>
            <w:proofErr w:type="spellStart"/>
            <w:ins w:id="3662" w:author="Adrian Moir (amoir)" w:date="2024-12-04T12:55:00Z" w16du:dateUtc="2024-12-04T12:55:00Z">
              <w:r>
                <w:rPr>
                  <w:sz w:val="13"/>
                  <w:szCs w:val="13"/>
                </w:rPr>
                <w:t>spm-qstor</w:t>
              </w:r>
            </w:ins>
            <w:proofErr w:type="spellEnd"/>
          </w:p>
        </w:tc>
        <w:tc>
          <w:tcPr>
            <w:tcW w:w="1368" w:type="dxa"/>
          </w:tcPr>
          <w:p w14:paraId="167B952F" w14:textId="77777777" w:rsidR="002E0EAC" w:rsidRPr="00152E40" w:rsidRDefault="002E0EAC" w:rsidP="003C5C3A">
            <w:pPr>
              <w:rPr>
                <w:ins w:id="3663" w:author="Adrian Moir (amoir)" w:date="2024-12-04T12:53:00Z" w16du:dateUtc="2024-12-04T12:53:00Z"/>
                <w:sz w:val="13"/>
                <w:szCs w:val="13"/>
              </w:rPr>
            </w:pPr>
            <w:proofErr w:type="spellStart"/>
            <w:ins w:id="3664" w:author="Adrian Moir (amoir)" w:date="2024-12-04T13:00:00Z" w16du:dateUtc="2024-12-04T13:00:00Z">
              <w:r>
                <w:rPr>
                  <w:sz w:val="13"/>
                  <w:szCs w:val="13"/>
                </w:rPr>
                <w:t>e</w:t>
              </w:r>
            </w:ins>
            <w:ins w:id="3665" w:author="Adrian Moir (amoir)" w:date="2024-12-04T12:59:00Z">
              <w:r w:rsidRPr="003A42EF">
                <w:rPr>
                  <w:sz w:val="13"/>
                  <w:szCs w:val="13"/>
                </w:rPr>
                <w:t>xtended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dictionary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from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19 </w:t>
              </w:r>
              <w:proofErr w:type="spellStart"/>
              <w:r w:rsidRPr="003A42EF">
                <w:rPr>
                  <w:sz w:val="13"/>
                  <w:szCs w:val="13"/>
                </w:rPr>
                <w:t>shift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to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21 </w:t>
              </w:r>
              <w:proofErr w:type="spellStart"/>
              <w:r w:rsidRPr="003A42EF">
                <w:rPr>
                  <w:sz w:val="13"/>
                  <w:szCs w:val="13"/>
                </w:rPr>
                <w:t>shift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which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is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enough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for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now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3A42EF">
                <w:rPr>
                  <w:sz w:val="13"/>
                  <w:szCs w:val="13"/>
                </w:rPr>
                <w:t>which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can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hold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up</w:t>
              </w:r>
            </w:ins>
            <w:proofErr w:type="spellEnd"/>
            <w:ins w:id="3666" w:author="Adrian Moir (amoir)" w:date="2024-12-04T13:02:00Z" w16du:dateUtc="2024-12-04T13:02:00Z">
              <w:r>
                <w:rPr>
                  <w:sz w:val="13"/>
                  <w:szCs w:val="13"/>
                </w:rPr>
                <w:t xml:space="preserve"> </w:t>
              </w:r>
            </w:ins>
            <w:proofErr w:type="spellStart"/>
            <w:ins w:id="3667" w:author="Adrian Moir (amoir)" w:date="2024-12-04T12:59:00Z">
              <w:r w:rsidRPr="003A42EF">
                <w:rPr>
                  <w:sz w:val="13"/>
                  <w:szCs w:val="13"/>
                </w:rPr>
                <w:t>to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6 </w:t>
              </w:r>
            </w:ins>
            <w:proofErr w:type="spellStart"/>
            <w:ins w:id="3668" w:author="Adrian Moir (amoir)" w:date="2024-12-04T13:02:00Z" w16du:dateUtc="2024-12-04T13:02:00Z">
              <w:r w:rsidRPr="003A42EF">
                <w:rPr>
                  <w:sz w:val="13"/>
                  <w:szCs w:val="13"/>
                </w:rPr>
                <w:t>billion</w:t>
              </w:r>
            </w:ins>
            <w:proofErr w:type="spellEnd"/>
            <w:ins w:id="3669" w:author="Adrian Moir (amoir)" w:date="2024-12-04T12:59:00Z"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records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3A42EF">
                <w:rPr>
                  <w:sz w:val="13"/>
                  <w:szCs w:val="13"/>
                </w:rPr>
                <w:t>to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support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100+TB, </w:t>
              </w:r>
              <w:proofErr w:type="spellStart"/>
              <w:r w:rsidRPr="003A42EF">
                <w:rPr>
                  <w:sz w:val="13"/>
                  <w:szCs w:val="13"/>
                </w:rPr>
                <w:t>post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dedupe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bytes</w:t>
              </w:r>
              <w:proofErr w:type="spellEnd"/>
              <w:r w:rsidRPr="003A42EF">
                <w:rPr>
                  <w:sz w:val="13"/>
                  <w:szCs w:val="13"/>
                </w:rPr>
                <w:t>.</w:t>
              </w:r>
            </w:ins>
          </w:p>
        </w:tc>
        <w:tc>
          <w:tcPr>
            <w:tcW w:w="846" w:type="dxa"/>
          </w:tcPr>
          <w:p w14:paraId="1E16F32F" w14:textId="77777777" w:rsidR="002E0EAC" w:rsidRPr="003B7E32" w:rsidRDefault="002E0EAC" w:rsidP="003C5C3A">
            <w:pPr>
              <w:jc w:val="center"/>
              <w:rPr>
                <w:ins w:id="3670" w:author="Adrian Moir (amoir)" w:date="2024-12-04T12:53:00Z" w16du:dateUtc="2024-12-04T12:53:00Z"/>
                <w:sz w:val="13"/>
                <w:szCs w:val="13"/>
              </w:rPr>
            </w:pPr>
          </w:p>
        </w:tc>
        <w:tc>
          <w:tcPr>
            <w:tcW w:w="1117" w:type="dxa"/>
          </w:tcPr>
          <w:p w14:paraId="717C1402" w14:textId="77777777" w:rsidR="002E0EAC" w:rsidRDefault="002E0EAC" w:rsidP="003C5C3A">
            <w:pPr>
              <w:jc w:val="center"/>
              <w:rPr>
                <w:ins w:id="3671" w:author="Adrian Moir (amoir)" w:date="2024-12-04T12:53:00Z" w16du:dateUtc="2024-12-04T12:53:00Z"/>
                <w:sz w:val="13"/>
                <w:szCs w:val="13"/>
              </w:rPr>
            </w:pPr>
            <w:ins w:id="3672" w:author="Adrian Moir (amoir)" w:date="2024-12-04T12:59:00Z" w16du:dateUtc="2024-12-04T12:59:00Z">
              <w:r>
                <w:rPr>
                  <w:sz w:val="13"/>
                  <w:szCs w:val="13"/>
                </w:rPr>
                <w:t xml:space="preserve">19 </w:t>
              </w:r>
              <w:r w:rsidRPr="003A42EF">
                <w:rPr>
                  <w:sz w:val="13"/>
                  <w:szCs w:val="13"/>
                </w:rPr>
                <w:sym w:font="Wingdings" w:char="F0E0"/>
              </w:r>
              <w:r>
                <w:rPr>
                  <w:sz w:val="13"/>
                  <w:szCs w:val="13"/>
                </w:rPr>
                <w:t xml:space="preserve"> 21</w:t>
              </w:r>
            </w:ins>
          </w:p>
        </w:tc>
        <w:tc>
          <w:tcPr>
            <w:tcW w:w="2168" w:type="dxa"/>
          </w:tcPr>
          <w:p w14:paraId="40188AEF" w14:textId="77777777" w:rsidR="002E0EAC" w:rsidRDefault="002E0EAC" w:rsidP="003C5C3A">
            <w:pPr>
              <w:rPr>
                <w:ins w:id="3673" w:author="Adrian Moir (amoir)" w:date="2024-12-04T12:53:00Z" w16du:dateUtc="2024-12-04T12:53:00Z"/>
                <w:sz w:val="13"/>
                <w:szCs w:val="13"/>
              </w:rPr>
            </w:pPr>
            <w:proofErr w:type="spellStart"/>
            <w:ins w:id="3674" w:author="Adrian Moir (amoir)" w:date="2024-12-04T13:00:00Z" w16du:dateUtc="2024-12-04T13:00:00Z">
              <w:r>
                <w:rPr>
                  <w:sz w:val="13"/>
                  <w:szCs w:val="13"/>
                </w:rPr>
                <w:t>Completed</w:t>
              </w:r>
            </w:ins>
            <w:proofErr w:type="spellEnd"/>
          </w:p>
        </w:tc>
        <w:tc>
          <w:tcPr>
            <w:tcW w:w="1770" w:type="dxa"/>
          </w:tcPr>
          <w:p w14:paraId="0896D68F" w14:textId="77777777" w:rsidR="002E0EAC" w:rsidRPr="00152E40" w:rsidRDefault="002E0EAC" w:rsidP="003C5C3A">
            <w:pPr>
              <w:rPr>
                <w:ins w:id="3675" w:author="Adrian Moir (amoir)" w:date="2024-12-04T12:53:00Z" w16du:dateUtc="2024-12-04T12:53:00Z"/>
                <w:sz w:val="13"/>
                <w:szCs w:val="13"/>
              </w:rPr>
            </w:pPr>
          </w:p>
        </w:tc>
        <w:tc>
          <w:tcPr>
            <w:tcW w:w="1091" w:type="dxa"/>
          </w:tcPr>
          <w:p w14:paraId="1DB1D65C" w14:textId="77777777" w:rsidR="002E0EAC" w:rsidRPr="00507D6A" w:rsidRDefault="002E0EAC" w:rsidP="003C5C3A">
            <w:pPr>
              <w:jc w:val="center"/>
              <w:rPr>
                <w:ins w:id="3676" w:author="Adrian Moir (amoir)" w:date="2024-12-04T12:53:00Z" w16du:dateUtc="2024-12-04T12:53:00Z"/>
                <w:sz w:val="13"/>
                <w:szCs w:val="13"/>
              </w:rPr>
            </w:pPr>
          </w:p>
        </w:tc>
        <w:tc>
          <w:tcPr>
            <w:tcW w:w="1203" w:type="dxa"/>
          </w:tcPr>
          <w:p w14:paraId="4A7959EB" w14:textId="77777777" w:rsidR="002E0EAC" w:rsidRDefault="002E0EAC" w:rsidP="003C5C3A">
            <w:pPr>
              <w:rPr>
                <w:ins w:id="3677" w:author="Adrian Moir (amoir)" w:date="2024-12-04T12:53:00Z" w16du:dateUtc="2024-12-04T12:53:00Z"/>
                <w:sz w:val="13"/>
                <w:szCs w:val="13"/>
              </w:rPr>
            </w:pPr>
          </w:p>
        </w:tc>
      </w:tr>
      <w:tr w:rsidR="00C216B9" w:rsidRPr="0017048E" w14:paraId="42DEB5B7" w14:textId="77777777" w:rsidTr="00551EA5">
        <w:trPr>
          <w:ins w:id="3678" w:author="Adrian Moir (amoir)" w:date="2024-12-04T13:02:00Z"/>
        </w:trPr>
        <w:tc>
          <w:tcPr>
            <w:tcW w:w="1200" w:type="dxa"/>
          </w:tcPr>
          <w:p w14:paraId="14F8D832" w14:textId="77777777" w:rsidR="002E0EAC" w:rsidRDefault="002E0EAC" w:rsidP="003C5C3A">
            <w:pPr>
              <w:jc w:val="center"/>
              <w:rPr>
                <w:ins w:id="3679" w:author="Adrian Moir (amoir)" w:date="2024-12-04T13:02:00Z" w16du:dateUtc="2024-12-04T13:02:00Z"/>
                <w:sz w:val="13"/>
                <w:szCs w:val="13"/>
              </w:rPr>
            </w:pPr>
            <w:proofErr w:type="spellStart"/>
            <w:ins w:id="3680" w:author="Adrian Moir (amoir)" w:date="2024-12-04T13:02:00Z" w16du:dateUtc="2024-12-04T13:02:00Z">
              <w:r>
                <w:rPr>
                  <w:sz w:val="13"/>
                  <w:szCs w:val="13"/>
                </w:rPr>
                <w:t>ups-qstor</w:t>
              </w:r>
              <w:proofErr w:type="spellEnd"/>
            </w:ins>
          </w:p>
        </w:tc>
        <w:tc>
          <w:tcPr>
            <w:tcW w:w="1368" w:type="dxa"/>
          </w:tcPr>
          <w:p w14:paraId="298AC60A" w14:textId="77777777" w:rsidR="002E0EAC" w:rsidRDefault="002E0EAC" w:rsidP="003C5C3A">
            <w:pPr>
              <w:rPr>
                <w:ins w:id="3681" w:author="Adrian Moir (amoir)" w:date="2024-12-04T13:02:00Z" w16du:dateUtc="2024-12-04T13:02:00Z"/>
                <w:sz w:val="13"/>
                <w:szCs w:val="13"/>
              </w:rPr>
            </w:pPr>
            <w:proofErr w:type="spellStart"/>
            <w:ins w:id="3682" w:author="Adrian Moir (amoir)" w:date="2024-12-04T13:02:00Z">
              <w:r w:rsidRPr="005F0515">
                <w:rPr>
                  <w:sz w:val="13"/>
                  <w:szCs w:val="13"/>
                </w:rPr>
                <w:t>cleaner</w:t>
              </w:r>
              <w:proofErr w:type="spellEnd"/>
              <w:r w:rsidRPr="005F0515">
                <w:rPr>
                  <w:sz w:val="13"/>
                  <w:szCs w:val="13"/>
                </w:rPr>
                <w:t xml:space="preserve"> </w:t>
              </w:r>
              <w:proofErr w:type="spellStart"/>
              <w:r w:rsidRPr="005F0515">
                <w:rPr>
                  <w:sz w:val="13"/>
                  <w:szCs w:val="13"/>
                </w:rPr>
                <w:t>to</w:t>
              </w:r>
              <w:proofErr w:type="spellEnd"/>
              <w:r w:rsidRPr="005F0515">
                <w:rPr>
                  <w:sz w:val="13"/>
                  <w:szCs w:val="13"/>
                </w:rPr>
                <w:t xml:space="preserve"> </w:t>
              </w:r>
              <w:proofErr w:type="spellStart"/>
              <w:r w:rsidRPr="005F0515">
                <w:rPr>
                  <w:sz w:val="13"/>
                  <w:szCs w:val="13"/>
                </w:rPr>
                <w:t>run</w:t>
              </w:r>
              <w:proofErr w:type="spellEnd"/>
              <w:r w:rsidRPr="005F0515">
                <w:rPr>
                  <w:sz w:val="13"/>
                  <w:szCs w:val="13"/>
                </w:rPr>
                <w:t xml:space="preserve"> </w:t>
              </w:r>
              <w:proofErr w:type="spellStart"/>
              <w:r w:rsidRPr="005F0515">
                <w:rPr>
                  <w:sz w:val="13"/>
                  <w:szCs w:val="13"/>
                </w:rPr>
                <w:t>full</w:t>
              </w:r>
              <w:proofErr w:type="spellEnd"/>
              <w:r w:rsidRPr="005F0515">
                <w:rPr>
                  <w:sz w:val="13"/>
                  <w:szCs w:val="13"/>
                </w:rPr>
                <w:t xml:space="preserve"> </w:t>
              </w:r>
              <w:proofErr w:type="spellStart"/>
              <w:r w:rsidRPr="005F0515">
                <w:rPr>
                  <w:sz w:val="13"/>
                  <w:szCs w:val="13"/>
                </w:rPr>
                <w:t>time</w:t>
              </w:r>
              <w:proofErr w:type="spellEnd"/>
              <w:r w:rsidRPr="005F0515">
                <w:rPr>
                  <w:sz w:val="13"/>
                  <w:szCs w:val="13"/>
                </w:rPr>
                <w:t>.</w:t>
              </w:r>
            </w:ins>
          </w:p>
        </w:tc>
        <w:tc>
          <w:tcPr>
            <w:tcW w:w="846" w:type="dxa"/>
          </w:tcPr>
          <w:p w14:paraId="4BDC393C" w14:textId="77777777" w:rsidR="002E0EAC" w:rsidRPr="003B7E32" w:rsidRDefault="002E0EAC" w:rsidP="003C5C3A">
            <w:pPr>
              <w:jc w:val="center"/>
              <w:rPr>
                <w:ins w:id="3683" w:author="Adrian Moir (amoir)" w:date="2024-12-04T13:02:00Z" w16du:dateUtc="2024-12-04T13:02:00Z"/>
                <w:sz w:val="13"/>
                <w:szCs w:val="13"/>
              </w:rPr>
            </w:pPr>
          </w:p>
        </w:tc>
        <w:tc>
          <w:tcPr>
            <w:tcW w:w="1117" w:type="dxa"/>
          </w:tcPr>
          <w:p w14:paraId="5A8C9733" w14:textId="77777777" w:rsidR="002E0EAC" w:rsidRDefault="002E0EAC" w:rsidP="003C5C3A">
            <w:pPr>
              <w:jc w:val="center"/>
              <w:rPr>
                <w:ins w:id="3684" w:author="Adrian Moir (amoir)" w:date="2024-12-04T13:02:00Z" w16du:dateUtc="2024-12-04T13:02:00Z"/>
                <w:sz w:val="13"/>
                <w:szCs w:val="13"/>
              </w:rPr>
            </w:pPr>
          </w:p>
        </w:tc>
        <w:tc>
          <w:tcPr>
            <w:tcW w:w="2168" w:type="dxa"/>
          </w:tcPr>
          <w:p w14:paraId="5E9168A6" w14:textId="77777777" w:rsidR="002E0EAC" w:rsidRDefault="002E0EAC" w:rsidP="003C5C3A">
            <w:pPr>
              <w:rPr>
                <w:ins w:id="3685" w:author="Adrian Moir (amoir)" w:date="2024-12-04T13:02:00Z" w16du:dateUtc="2024-12-04T13:02:00Z"/>
                <w:sz w:val="13"/>
                <w:szCs w:val="13"/>
              </w:rPr>
            </w:pPr>
            <w:proofErr w:type="spellStart"/>
            <w:ins w:id="3686" w:author="Adrian Moir (amoir)" w:date="2024-12-09T11:51:00Z" w16du:dateUtc="2024-12-09T11:51:00Z">
              <w:r>
                <w:rPr>
                  <w:sz w:val="13"/>
                  <w:szCs w:val="13"/>
                </w:rPr>
                <w:t>Completed</w:t>
              </w:r>
            </w:ins>
            <w:proofErr w:type="spellEnd"/>
          </w:p>
        </w:tc>
        <w:tc>
          <w:tcPr>
            <w:tcW w:w="1770" w:type="dxa"/>
          </w:tcPr>
          <w:p w14:paraId="0B68A271" w14:textId="77777777" w:rsidR="002E0EAC" w:rsidRPr="00152E40" w:rsidRDefault="002E0EAC" w:rsidP="003C5C3A">
            <w:pPr>
              <w:rPr>
                <w:ins w:id="3687" w:author="Adrian Moir (amoir)" w:date="2024-12-04T13:02:00Z" w16du:dateUtc="2024-12-04T13:02:00Z"/>
                <w:sz w:val="13"/>
                <w:szCs w:val="13"/>
              </w:rPr>
            </w:pPr>
            <w:proofErr w:type="spellStart"/>
            <w:ins w:id="3688" w:author="Adrian Moir (amoir)" w:date="2024-12-04T13:03:00Z">
              <w:r w:rsidRPr="00E518DC">
                <w:rPr>
                  <w:sz w:val="13"/>
                  <w:szCs w:val="13"/>
                </w:rPr>
                <w:t>dictionary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is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full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at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present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. </w:t>
              </w:r>
              <w:proofErr w:type="spellStart"/>
              <w:r w:rsidRPr="00E518DC">
                <w:rPr>
                  <w:sz w:val="13"/>
                  <w:szCs w:val="13"/>
                </w:rPr>
                <w:t>But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it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will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recover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when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cleaner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is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done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.   </w:t>
              </w:r>
              <w:proofErr w:type="spellStart"/>
              <w:r w:rsidRPr="00E518DC">
                <w:rPr>
                  <w:sz w:val="13"/>
                  <w:szCs w:val="13"/>
                </w:rPr>
                <w:t>Right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</w:ins>
            <w:proofErr w:type="spellStart"/>
            <w:ins w:id="3689" w:author="Adrian Moir (amoir)" w:date="2024-12-04T13:04:00Z" w16du:dateUtc="2024-12-04T13:04:00Z">
              <w:r w:rsidRPr="00E518DC">
                <w:rPr>
                  <w:sz w:val="13"/>
                  <w:szCs w:val="13"/>
                </w:rPr>
                <w:t>now</w:t>
              </w:r>
              <w:proofErr w:type="spellEnd"/>
              <w:r w:rsidRPr="00E518DC">
                <w:rPr>
                  <w:sz w:val="13"/>
                  <w:szCs w:val="13"/>
                </w:rPr>
                <w:t>,</w:t>
              </w:r>
            </w:ins>
            <w:ins w:id="3690" w:author="Adrian Moir (amoir)" w:date="2024-12-04T13:03:00Z"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we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have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negative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savings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on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cloud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tier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. </w:t>
              </w:r>
              <w:proofErr w:type="spellStart"/>
              <w:r w:rsidRPr="00E518DC">
                <w:rPr>
                  <w:sz w:val="13"/>
                  <w:szCs w:val="13"/>
                </w:rPr>
                <w:t>Once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the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cloud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cleaner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is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done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E518DC">
                <w:rPr>
                  <w:sz w:val="13"/>
                  <w:szCs w:val="13"/>
                </w:rPr>
                <w:t>we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will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re-evaluate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if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cloud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compaction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is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needed</w:t>
              </w:r>
              <w:proofErr w:type="spellEnd"/>
              <w:r w:rsidRPr="00E518DC">
                <w:rPr>
                  <w:sz w:val="13"/>
                  <w:szCs w:val="13"/>
                </w:rPr>
                <w:t>.</w:t>
              </w:r>
            </w:ins>
          </w:p>
        </w:tc>
        <w:tc>
          <w:tcPr>
            <w:tcW w:w="1091" w:type="dxa"/>
          </w:tcPr>
          <w:p w14:paraId="482C7F60" w14:textId="77777777" w:rsidR="002E0EAC" w:rsidRPr="00507D6A" w:rsidRDefault="002E0EAC" w:rsidP="003C5C3A">
            <w:pPr>
              <w:jc w:val="center"/>
              <w:rPr>
                <w:ins w:id="3691" w:author="Adrian Moir (amoir)" w:date="2024-12-04T13:02:00Z" w16du:dateUtc="2024-12-04T13:02:00Z"/>
                <w:sz w:val="13"/>
                <w:szCs w:val="13"/>
              </w:rPr>
            </w:pPr>
          </w:p>
        </w:tc>
        <w:tc>
          <w:tcPr>
            <w:tcW w:w="1203" w:type="dxa"/>
          </w:tcPr>
          <w:p w14:paraId="6E1F53CC" w14:textId="77777777" w:rsidR="002E0EAC" w:rsidRDefault="002E0EAC" w:rsidP="003C5C3A">
            <w:pPr>
              <w:rPr>
                <w:ins w:id="3692" w:author="Adrian Moir (amoir)" w:date="2024-12-04T13:02:00Z" w16du:dateUtc="2024-12-04T13:02:00Z"/>
                <w:sz w:val="13"/>
                <w:szCs w:val="13"/>
              </w:rPr>
            </w:pPr>
            <w:ins w:id="3693" w:author="Adrian Moir (amoir)" w:date="2024-12-04T13:03:00Z" w16du:dateUtc="2024-12-04T13:03:00Z">
              <w:r>
                <w:rPr>
                  <w:sz w:val="13"/>
                  <w:szCs w:val="13"/>
                </w:rPr>
                <w:t xml:space="preserve">Monitor </w:t>
              </w:r>
              <w:proofErr w:type="spellStart"/>
              <w:r>
                <w:rPr>
                  <w:sz w:val="13"/>
                  <w:szCs w:val="13"/>
                </w:rPr>
                <w:t>for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cloud</w:t>
              </w:r>
              <w:proofErr w:type="spellEnd"/>
              <w:r>
                <w:rPr>
                  <w:sz w:val="13"/>
                  <w:szCs w:val="13"/>
                </w:rPr>
                <w:t xml:space="preserve"> </w:t>
              </w:r>
              <w:proofErr w:type="spellStart"/>
              <w:r>
                <w:rPr>
                  <w:sz w:val="13"/>
                  <w:szCs w:val="13"/>
                </w:rPr>
                <w:t>savings</w:t>
              </w:r>
            </w:ins>
            <w:proofErr w:type="spellEnd"/>
          </w:p>
        </w:tc>
      </w:tr>
      <w:tr w:rsidR="001B4672" w:rsidRPr="0017048E" w14:paraId="248AB425" w14:textId="77777777" w:rsidTr="00551EA5">
        <w:tc>
          <w:tcPr>
            <w:tcW w:w="1200" w:type="dxa"/>
          </w:tcPr>
          <w:p w14:paraId="23B0134C" w14:textId="274E5F77" w:rsidR="001B4672" w:rsidRPr="00595156" w:rsidRDefault="009D5640" w:rsidP="00595156">
            <w:pPr>
              <w:rPr>
                <w:sz w:val="13"/>
                <w:szCs w:val="13"/>
                <w:lang w:val="en-GB"/>
              </w:rPr>
            </w:pPr>
            <w:proofErr w:type="spellStart"/>
            <w:r>
              <w:rPr>
                <w:sz w:val="13"/>
                <w:szCs w:val="13"/>
                <w:lang w:val="en-GB"/>
              </w:rPr>
              <w:t>w</w:t>
            </w:r>
            <w:r w:rsidR="00595156">
              <w:rPr>
                <w:sz w:val="13"/>
                <w:szCs w:val="13"/>
                <w:lang w:val="en-GB"/>
              </w:rPr>
              <w:t>hg-qstor</w:t>
            </w:r>
            <w:proofErr w:type="spellEnd"/>
          </w:p>
        </w:tc>
        <w:tc>
          <w:tcPr>
            <w:tcW w:w="1368" w:type="dxa"/>
          </w:tcPr>
          <w:p w14:paraId="34E11C5B" w14:textId="6F472C7E" w:rsidR="001B4672" w:rsidRPr="005F0515" w:rsidRDefault="00595156" w:rsidP="003C5C3A">
            <w:pPr>
              <w:rPr>
                <w:sz w:val="13"/>
                <w:szCs w:val="13"/>
              </w:rPr>
            </w:pPr>
            <w:proofErr w:type="spellStart"/>
            <w:ins w:id="3694" w:author="Adrian Moir (amoir)" w:date="2024-12-04T13:00:00Z" w16du:dateUtc="2024-12-04T13:00:00Z">
              <w:r>
                <w:rPr>
                  <w:sz w:val="13"/>
                  <w:szCs w:val="13"/>
                </w:rPr>
                <w:t>e</w:t>
              </w:r>
            </w:ins>
            <w:ins w:id="3695" w:author="Adrian Moir (amoir)" w:date="2024-12-04T12:59:00Z">
              <w:r w:rsidRPr="003A42EF">
                <w:rPr>
                  <w:sz w:val="13"/>
                  <w:szCs w:val="13"/>
                </w:rPr>
                <w:t>xtended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dictionary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from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19 </w:t>
              </w:r>
              <w:proofErr w:type="spellStart"/>
              <w:r w:rsidRPr="003A42EF">
                <w:rPr>
                  <w:sz w:val="13"/>
                  <w:szCs w:val="13"/>
                </w:rPr>
                <w:t>shift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to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21 </w:t>
              </w:r>
              <w:proofErr w:type="spellStart"/>
              <w:r w:rsidRPr="003A42EF">
                <w:rPr>
                  <w:sz w:val="13"/>
                  <w:szCs w:val="13"/>
                </w:rPr>
                <w:t>shift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which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is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enough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for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now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3A42EF">
                <w:rPr>
                  <w:sz w:val="13"/>
                  <w:szCs w:val="13"/>
                </w:rPr>
                <w:t>which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can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hold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up</w:t>
              </w:r>
            </w:ins>
            <w:proofErr w:type="spellEnd"/>
            <w:ins w:id="3696" w:author="Adrian Moir (amoir)" w:date="2024-12-04T13:02:00Z" w16du:dateUtc="2024-12-04T13:02:00Z">
              <w:r>
                <w:rPr>
                  <w:sz w:val="13"/>
                  <w:szCs w:val="13"/>
                </w:rPr>
                <w:t xml:space="preserve"> </w:t>
              </w:r>
            </w:ins>
            <w:proofErr w:type="spellStart"/>
            <w:ins w:id="3697" w:author="Adrian Moir (amoir)" w:date="2024-12-04T12:59:00Z">
              <w:r w:rsidRPr="003A42EF">
                <w:rPr>
                  <w:sz w:val="13"/>
                  <w:szCs w:val="13"/>
                </w:rPr>
                <w:t>to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6 </w:t>
              </w:r>
            </w:ins>
            <w:proofErr w:type="spellStart"/>
            <w:ins w:id="3698" w:author="Adrian Moir (amoir)" w:date="2024-12-04T13:02:00Z" w16du:dateUtc="2024-12-04T13:02:00Z">
              <w:r w:rsidRPr="003A42EF">
                <w:rPr>
                  <w:sz w:val="13"/>
                  <w:szCs w:val="13"/>
                </w:rPr>
                <w:t>billion</w:t>
              </w:r>
            </w:ins>
            <w:proofErr w:type="spellEnd"/>
            <w:ins w:id="3699" w:author="Adrian Moir (amoir)" w:date="2024-12-04T12:59:00Z"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records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3A42EF">
                <w:rPr>
                  <w:sz w:val="13"/>
                  <w:szCs w:val="13"/>
                </w:rPr>
                <w:t>to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support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100+TB, </w:t>
              </w:r>
              <w:proofErr w:type="spellStart"/>
              <w:r w:rsidRPr="003A42EF">
                <w:rPr>
                  <w:sz w:val="13"/>
                  <w:szCs w:val="13"/>
                </w:rPr>
                <w:t>post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dedupe</w:t>
              </w:r>
              <w:proofErr w:type="spellEnd"/>
              <w:r w:rsidRPr="003A42EF">
                <w:rPr>
                  <w:sz w:val="13"/>
                  <w:szCs w:val="13"/>
                </w:rPr>
                <w:t xml:space="preserve"> </w:t>
              </w:r>
              <w:proofErr w:type="spellStart"/>
              <w:r w:rsidRPr="003A42EF">
                <w:rPr>
                  <w:sz w:val="13"/>
                  <w:szCs w:val="13"/>
                </w:rPr>
                <w:t>bytes</w:t>
              </w:r>
              <w:proofErr w:type="spellEnd"/>
              <w:r w:rsidRPr="003A42EF">
                <w:rPr>
                  <w:sz w:val="13"/>
                  <w:szCs w:val="13"/>
                </w:rPr>
                <w:t>.</w:t>
              </w:r>
            </w:ins>
          </w:p>
        </w:tc>
        <w:tc>
          <w:tcPr>
            <w:tcW w:w="846" w:type="dxa"/>
          </w:tcPr>
          <w:p w14:paraId="3B09AF6B" w14:textId="77777777" w:rsidR="001B4672" w:rsidRPr="003B7E32" w:rsidRDefault="001B4672" w:rsidP="003C5C3A">
            <w:pPr>
              <w:jc w:val="center"/>
              <w:rPr>
                <w:sz w:val="13"/>
                <w:szCs w:val="13"/>
              </w:rPr>
            </w:pPr>
          </w:p>
        </w:tc>
        <w:tc>
          <w:tcPr>
            <w:tcW w:w="1117" w:type="dxa"/>
          </w:tcPr>
          <w:p w14:paraId="7D9B65F9" w14:textId="6592A2FF" w:rsidR="001B4672" w:rsidRPr="00A7433F" w:rsidRDefault="00A7433F" w:rsidP="003C5C3A">
            <w:pPr>
              <w:jc w:val="center"/>
              <w:rPr>
                <w:sz w:val="13"/>
                <w:szCs w:val="13"/>
                <w:lang w:val="en-GB"/>
              </w:rPr>
            </w:pPr>
            <w:r>
              <w:rPr>
                <w:sz w:val="13"/>
                <w:szCs w:val="13"/>
                <w:lang w:val="en-GB"/>
              </w:rPr>
              <w:t xml:space="preserve">19 </w:t>
            </w:r>
            <w:r w:rsidRPr="00A7433F">
              <w:rPr>
                <w:sz w:val="13"/>
                <w:szCs w:val="13"/>
                <w:lang w:val="en-GB"/>
              </w:rPr>
              <w:sym w:font="Wingdings" w:char="F0E0"/>
            </w:r>
            <w:r>
              <w:rPr>
                <w:sz w:val="13"/>
                <w:szCs w:val="13"/>
                <w:lang w:val="en-GB"/>
              </w:rPr>
              <w:t xml:space="preserve"> 21</w:t>
            </w:r>
          </w:p>
        </w:tc>
        <w:tc>
          <w:tcPr>
            <w:tcW w:w="2168" w:type="dxa"/>
          </w:tcPr>
          <w:p w14:paraId="4DA3F3F2" w14:textId="041308C6" w:rsidR="001B4672" w:rsidRPr="00A7433F" w:rsidRDefault="00A7433F" w:rsidP="003C5C3A">
            <w:pPr>
              <w:rPr>
                <w:sz w:val="13"/>
                <w:szCs w:val="13"/>
                <w:lang w:val="en-GB"/>
              </w:rPr>
            </w:pPr>
            <w:r>
              <w:rPr>
                <w:sz w:val="13"/>
                <w:szCs w:val="13"/>
                <w:lang w:val="en-GB"/>
              </w:rPr>
              <w:t>Completed</w:t>
            </w:r>
          </w:p>
        </w:tc>
        <w:tc>
          <w:tcPr>
            <w:tcW w:w="1770" w:type="dxa"/>
          </w:tcPr>
          <w:p w14:paraId="25D279BC" w14:textId="3B7B12E5" w:rsidR="001B4672" w:rsidRPr="00E518DC" w:rsidRDefault="00A7433F" w:rsidP="003C5C3A">
            <w:pPr>
              <w:rPr>
                <w:sz w:val="13"/>
                <w:szCs w:val="13"/>
              </w:rPr>
            </w:pPr>
            <w:proofErr w:type="spellStart"/>
            <w:ins w:id="3700" w:author="Adrian Moir (amoir)" w:date="2024-12-04T13:03:00Z">
              <w:r w:rsidRPr="00E518DC">
                <w:rPr>
                  <w:sz w:val="13"/>
                  <w:szCs w:val="13"/>
                </w:rPr>
                <w:t>dictionary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is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full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at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present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. </w:t>
              </w:r>
              <w:proofErr w:type="spellStart"/>
              <w:r w:rsidRPr="00E518DC">
                <w:rPr>
                  <w:sz w:val="13"/>
                  <w:szCs w:val="13"/>
                </w:rPr>
                <w:t>But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it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will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recover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when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cleaner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is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done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.   </w:t>
              </w:r>
              <w:proofErr w:type="spellStart"/>
              <w:r w:rsidRPr="00E518DC">
                <w:rPr>
                  <w:sz w:val="13"/>
                  <w:szCs w:val="13"/>
                </w:rPr>
                <w:t>Right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</w:ins>
            <w:proofErr w:type="spellStart"/>
            <w:ins w:id="3701" w:author="Adrian Moir (amoir)" w:date="2024-12-04T13:04:00Z" w16du:dateUtc="2024-12-04T13:04:00Z">
              <w:r w:rsidRPr="00E518DC">
                <w:rPr>
                  <w:sz w:val="13"/>
                  <w:szCs w:val="13"/>
                </w:rPr>
                <w:t>now</w:t>
              </w:r>
              <w:proofErr w:type="spellEnd"/>
              <w:r w:rsidRPr="00E518DC">
                <w:rPr>
                  <w:sz w:val="13"/>
                  <w:szCs w:val="13"/>
                </w:rPr>
                <w:t>,</w:t>
              </w:r>
            </w:ins>
            <w:ins w:id="3702" w:author="Adrian Moir (amoir)" w:date="2024-12-04T13:03:00Z"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we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have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negative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savings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on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cloud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tier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. </w:t>
              </w:r>
              <w:proofErr w:type="spellStart"/>
              <w:r w:rsidRPr="00E518DC">
                <w:rPr>
                  <w:sz w:val="13"/>
                  <w:szCs w:val="13"/>
                </w:rPr>
                <w:t>Once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the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cloud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cleaner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is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done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, </w:t>
              </w:r>
              <w:proofErr w:type="spellStart"/>
              <w:r w:rsidRPr="00E518DC">
                <w:rPr>
                  <w:sz w:val="13"/>
                  <w:szCs w:val="13"/>
                </w:rPr>
                <w:t>we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will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re-evaluate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if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cloud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compaction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is</w:t>
              </w:r>
              <w:proofErr w:type="spellEnd"/>
              <w:r w:rsidRPr="00E518DC">
                <w:rPr>
                  <w:sz w:val="13"/>
                  <w:szCs w:val="13"/>
                </w:rPr>
                <w:t xml:space="preserve"> </w:t>
              </w:r>
              <w:proofErr w:type="spellStart"/>
              <w:r w:rsidRPr="00E518DC">
                <w:rPr>
                  <w:sz w:val="13"/>
                  <w:szCs w:val="13"/>
                </w:rPr>
                <w:t>needed</w:t>
              </w:r>
              <w:proofErr w:type="spellEnd"/>
              <w:r w:rsidRPr="00E518DC">
                <w:rPr>
                  <w:sz w:val="13"/>
                  <w:szCs w:val="13"/>
                </w:rPr>
                <w:t>.</w:t>
              </w:r>
            </w:ins>
          </w:p>
        </w:tc>
        <w:tc>
          <w:tcPr>
            <w:tcW w:w="1091" w:type="dxa"/>
          </w:tcPr>
          <w:p w14:paraId="1694ED94" w14:textId="77777777" w:rsidR="001B4672" w:rsidRPr="00507D6A" w:rsidRDefault="001B4672" w:rsidP="003C5C3A">
            <w:pPr>
              <w:jc w:val="center"/>
              <w:rPr>
                <w:sz w:val="13"/>
                <w:szCs w:val="13"/>
              </w:rPr>
            </w:pPr>
          </w:p>
        </w:tc>
        <w:tc>
          <w:tcPr>
            <w:tcW w:w="1203" w:type="dxa"/>
          </w:tcPr>
          <w:p w14:paraId="6A6AF6CB" w14:textId="2E51FD8D" w:rsidR="001B4672" w:rsidRPr="009D5640" w:rsidRDefault="009D5640" w:rsidP="003C5C3A">
            <w:pPr>
              <w:rPr>
                <w:sz w:val="13"/>
                <w:szCs w:val="13"/>
                <w:lang w:val="en-GB"/>
              </w:rPr>
            </w:pPr>
            <w:r>
              <w:rPr>
                <w:sz w:val="13"/>
                <w:szCs w:val="13"/>
                <w:lang w:val="en-GB"/>
              </w:rPr>
              <w:t>Monitor</w:t>
            </w:r>
          </w:p>
        </w:tc>
      </w:tr>
    </w:tbl>
    <w:p w14:paraId="74EE0A04" w14:textId="77777777" w:rsidR="002E0EAC" w:rsidRDefault="002E0EAC" w:rsidP="002E0EAC">
      <w:pPr>
        <w:rPr>
          <w:ins w:id="3703" w:author="Adrian Moir (amoir)" w:date="2024-11-13T14:32:00Z" w16du:dateUtc="2024-11-13T14:32:00Z"/>
        </w:rPr>
      </w:pPr>
    </w:p>
    <w:p w14:paraId="6B0321CE" w14:textId="77777777" w:rsidR="002E0EAC" w:rsidDel="00E1542F" w:rsidRDefault="002E0EAC" w:rsidP="002E0EAC">
      <w:pPr>
        <w:rPr>
          <w:del w:id="3704" w:author="Adrian Moir (amoir)" w:date="2024-11-13T14:37:00Z" w16du:dateUtc="2024-11-13T14:37:00Z"/>
          <w:moveTo w:id="3705" w:author="Adrian Moir (amoir)" w:date="2024-11-13T14:32:00Z" w16du:dateUtc="2024-11-13T14:32:00Z"/>
        </w:rPr>
      </w:pPr>
      <w:moveToRangeStart w:id="3706" w:author="Adrian Moir (amoir)" w:date="2024-11-13T14:32:00Z" w:name="move182400738"/>
      <w:moveTo w:id="3707" w:author="Adrian Moir (amoir)" w:date="2024-11-13T14:32:00Z" w16du:dateUtc="2024-11-13T14:32:00Z">
        <w:del w:id="3708" w:author="Adrian Moir (amoir)" w:date="2024-11-19T17:57:00Z" w16du:dateUtc="2024-11-19T17:57:00Z">
          <w:r w:rsidDel="00880D94">
            <w:delText>Example Machine changes – history trail</w:delText>
          </w:r>
        </w:del>
      </w:moveTo>
    </w:p>
    <w:p w14:paraId="7234BA51" w14:textId="77777777" w:rsidR="002E0EAC" w:rsidDel="00CD5A05" w:rsidRDefault="002E0EAC" w:rsidP="002E0EAC">
      <w:pPr>
        <w:rPr>
          <w:del w:id="3709" w:author="Adrian Moir (amoir)" w:date="2024-11-13T14:32:00Z" w16du:dateUtc="2024-11-13T14:32:00Z"/>
          <w:moveTo w:id="3710" w:author="Adrian Moir (amoir)" w:date="2024-11-13T14:32:00Z" w16du:dateUtc="2024-11-13T14:32:00Z"/>
        </w:rPr>
      </w:pPr>
    </w:p>
    <w:p w14:paraId="6BDCB793" w14:textId="77777777" w:rsidR="002E0EAC" w:rsidDel="00880D94" w:rsidRDefault="002E0EAC" w:rsidP="002E0EAC">
      <w:pPr>
        <w:rPr>
          <w:del w:id="3711" w:author="Adrian Moir (amoir)" w:date="2024-11-19T17:57:00Z" w16du:dateUtc="2024-11-19T17:57:00Z"/>
          <w:moveTo w:id="3712" w:author="Adrian Moir (amoir)" w:date="2024-11-13T14:32:00Z" w16du:dateUtc="2024-11-13T14:32:00Z"/>
        </w:rPr>
      </w:pPr>
    </w:p>
    <w:p w14:paraId="0D7B6FE0" w14:textId="77777777" w:rsidR="002E0EAC" w:rsidRPr="00C42723" w:rsidDel="00880D94" w:rsidRDefault="002E0EAC" w:rsidP="002E0EAC">
      <w:pPr>
        <w:pStyle w:val="Heading3"/>
        <w:rPr>
          <w:del w:id="3713" w:author="Adrian Moir (amoir)" w:date="2024-11-19T17:57:00Z" w16du:dateUtc="2024-11-19T17:57:00Z"/>
          <w:moveTo w:id="3714" w:author="Adrian Moir (amoir)" w:date="2024-11-13T14:32:00Z" w16du:dateUtc="2024-11-13T14:32:00Z"/>
        </w:rPr>
      </w:pPr>
      <w:moveTo w:id="3715" w:author="Adrian Moir (amoir)" w:date="2024-11-13T14:32:00Z" w16du:dateUtc="2024-11-13T14:32:00Z">
        <w:del w:id="3716" w:author="Adrian Moir (amoir)" w:date="2024-11-19T17:57:00Z" w16du:dateUtc="2024-11-19T17:57:00Z">
          <w:r w:rsidDel="00880D94">
            <w:delText>Table 1. – HGM-QSTOR</w:delText>
          </w:r>
        </w:del>
      </w:moveTo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623"/>
        <w:gridCol w:w="1482"/>
        <w:gridCol w:w="1612"/>
        <w:gridCol w:w="1692"/>
        <w:gridCol w:w="4142"/>
      </w:tblGrid>
      <w:tr w:rsidR="002E0EAC" w:rsidRPr="00CD5A05" w:rsidDel="00880D94" w14:paraId="60A59A7F" w14:textId="77777777" w:rsidTr="003C5C3A">
        <w:trPr>
          <w:tblCellSpacing w:w="15" w:type="dxa"/>
          <w:del w:id="3717" w:author="Adrian Moir (amoir)" w:date="2024-11-19T17:57:00Z"/>
        </w:trPr>
        <w:tc>
          <w:tcPr>
            <w:tcW w:w="0" w:type="auto"/>
            <w:vAlign w:val="center"/>
            <w:hideMark/>
          </w:tcPr>
          <w:p w14:paraId="537FA663" w14:textId="77777777" w:rsidR="002E0EAC" w:rsidRPr="00CD5A05" w:rsidDel="00880D94" w:rsidRDefault="002E0EAC" w:rsidP="003C5C3A">
            <w:pPr>
              <w:jc w:val="center"/>
              <w:rPr>
                <w:del w:id="3718" w:author="Adrian Moir (amoir)" w:date="2024-11-19T17:57:00Z" w16du:dateUtc="2024-11-19T17:57:00Z"/>
                <w:moveTo w:id="3719" w:author="Adrian Moir (amoir)" w:date="2024-11-13T14:32:00Z" w16du:dateUtc="2024-11-13T14:32:00Z"/>
                <w:sz w:val="13"/>
                <w:szCs w:val="13"/>
                <w:rPrChange w:id="3720" w:author="Adrian Moir (amoir)" w:date="2024-11-13T14:32:00Z" w16du:dateUtc="2024-11-13T14:32:00Z">
                  <w:rPr>
                    <w:del w:id="3721" w:author="Adrian Moir (amoir)" w:date="2024-11-19T17:57:00Z" w16du:dateUtc="2024-11-19T17:57:00Z"/>
                    <w:moveTo w:id="3722" w:author="Adrian Moir (amoir)" w:date="2024-11-13T14:32:00Z" w16du:dateUtc="2024-11-13T14:32:00Z"/>
                  </w:rPr>
                </w:rPrChange>
              </w:rPr>
            </w:pPr>
            <w:moveTo w:id="3723" w:author="Adrian Moir (amoir)" w:date="2024-11-13T14:32:00Z" w16du:dateUtc="2024-11-13T14:32:00Z">
              <w:del w:id="3724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725" w:author="Adrian Moir (amoir)" w:date="2024-11-13T14:32:00Z" w16du:dateUtc="2024-11-13T14:32:00Z">
                      <w:rPr/>
                    </w:rPrChange>
                  </w:rPr>
                  <w:delText>Date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631EFEC7" w14:textId="77777777" w:rsidR="002E0EAC" w:rsidRPr="00CD5A05" w:rsidDel="00880D94" w:rsidRDefault="002E0EAC" w:rsidP="003C5C3A">
            <w:pPr>
              <w:jc w:val="center"/>
              <w:rPr>
                <w:del w:id="3726" w:author="Adrian Moir (amoir)" w:date="2024-11-19T17:57:00Z" w16du:dateUtc="2024-11-19T17:57:00Z"/>
                <w:moveTo w:id="3727" w:author="Adrian Moir (amoir)" w:date="2024-11-13T14:32:00Z" w16du:dateUtc="2024-11-13T14:32:00Z"/>
                <w:sz w:val="13"/>
                <w:szCs w:val="13"/>
                <w:rPrChange w:id="3728" w:author="Adrian Moir (amoir)" w:date="2024-11-13T14:32:00Z" w16du:dateUtc="2024-11-13T14:32:00Z">
                  <w:rPr>
                    <w:del w:id="3729" w:author="Adrian Moir (amoir)" w:date="2024-11-19T17:57:00Z" w16du:dateUtc="2024-11-19T17:57:00Z"/>
                    <w:moveTo w:id="3730" w:author="Adrian Moir (amoir)" w:date="2024-11-13T14:32:00Z" w16du:dateUtc="2024-11-13T14:32:00Z"/>
                  </w:rPr>
                </w:rPrChange>
              </w:rPr>
            </w:pPr>
            <w:moveTo w:id="3731" w:author="Adrian Moir (amoir)" w:date="2024-11-13T14:32:00Z" w16du:dateUtc="2024-11-13T14:32:00Z">
              <w:del w:id="3732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733" w:author="Adrian Moir (amoir)" w:date="2024-11-13T14:32:00Z" w16du:dateUtc="2024-11-13T14:32:00Z">
                      <w:rPr/>
                    </w:rPrChange>
                  </w:rPr>
                  <w:delText>version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3720F7D4" w14:textId="77777777" w:rsidR="002E0EAC" w:rsidRPr="00CD5A05" w:rsidDel="00880D94" w:rsidRDefault="002E0EAC" w:rsidP="003C5C3A">
            <w:pPr>
              <w:jc w:val="center"/>
              <w:rPr>
                <w:del w:id="3734" w:author="Adrian Moir (amoir)" w:date="2024-11-19T17:57:00Z" w16du:dateUtc="2024-11-19T17:57:00Z"/>
                <w:moveTo w:id="3735" w:author="Adrian Moir (amoir)" w:date="2024-11-13T14:32:00Z" w16du:dateUtc="2024-11-13T14:32:00Z"/>
                <w:sz w:val="13"/>
                <w:szCs w:val="13"/>
                <w:rPrChange w:id="3736" w:author="Adrian Moir (amoir)" w:date="2024-11-13T14:32:00Z" w16du:dateUtc="2024-11-13T14:32:00Z">
                  <w:rPr>
                    <w:del w:id="3737" w:author="Adrian Moir (amoir)" w:date="2024-11-19T17:57:00Z" w16du:dateUtc="2024-11-19T17:57:00Z"/>
                    <w:moveTo w:id="3738" w:author="Adrian Moir (amoir)" w:date="2024-11-13T14:32:00Z" w16du:dateUtc="2024-11-13T14:32:00Z"/>
                  </w:rPr>
                </w:rPrChange>
              </w:rPr>
            </w:pPr>
            <w:moveTo w:id="3739" w:author="Adrian Moir (amoir)" w:date="2024-11-13T14:32:00Z" w16du:dateUtc="2024-11-13T14:32:00Z">
              <w:del w:id="3740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741" w:author="Adrian Moir (amoir)" w:date="2024-11-13T14:32:00Z" w16du:dateUtc="2024-11-13T14:32:00Z">
                      <w:rPr/>
                    </w:rPrChange>
                  </w:rPr>
                  <w:delText>cleaner memory needed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06D04A33" w14:textId="77777777" w:rsidR="002E0EAC" w:rsidRPr="00CD5A05" w:rsidDel="00880D94" w:rsidRDefault="002E0EAC" w:rsidP="003C5C3A">
            <w:pPr>
              <w:jc w:val="center"/>
              <w:rPr>
                <w:del w:id="3742" w:author="Adrian Moir (amoir)" w:date="2024-11-19T17:57:00Z" w16du:dateUtc="2024-11-19T17:57:00Z"/>
                <w:moveTo w:id="3743" w:author="Adrian Moir (amoir)" w:date="2024-11-13T14:32:00Z" w16du:dateUtc="2024-11-13T14:32:00Z"/>
                <w:sz w:val="13"/>
                <w:szCs w:val="13"/>
                <w:rPrChange w:id="3744" w:author="Adrian Moir (amoir)" w:date="2024-11-13T14:32:00Z" w16du:dateUtc="2024-11-13T14:32:00Z">
                  <w:rPr>
                    <w:del w:id="3745" w:author="Adrian Moir (amoir)" w:date="2024-11-19T17:57:00Z" w16du:dateUtc="2024-11-19T17:57:00Z"/>
                    <w:moveTo w:id="3746" w:author="Adrian Moir (amoir)" w:date="2024-11-13T14:32:00Z" w16du:dateUtc="2024-11-13T14:32:00Z"/>
                  </w:rPr>
                </w:rPrChange>
              </w:rPr>
            </w:pPr>
            <w:moveTo w:id="3747" w:author="Adrian Moir (amoir)" w:date="2024-11-13T14:32:00Z" w16du:dateUtc="2024-11-13T14:32:00Z">
              <w:del w:id="3748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749" w:author="Adrian Moir (amoir)" w:date="2024-11-13T14:32:00Z" w16du:dateUtc="2024-11-13T14:32:00Z">
                      <w:rPr/>
                    </w:rPrChange>
                  </w:rPr>
                  <w:delText>dictionary memory needed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7FBB3342" w14:textId="77777777" w:rsidR="002E0EAC" w:rsidRPr="00CD5A05" w:rsidDel="00880D94" w:rsidRDefault="002E0EAC" w:rsidP="003C5C3A">
            <w:pPr>
              <w:jc w:val="center"/>
              <w:rPr>
                <w:del w:id="3750" w:author="Adrian Moir (amoir)" w:date="2024-11-19T17:57:00Z" w16du:dateUtc="2024-11-19T17:57:00Z"/>
                <w:moveTo w:id="3751" w:author="Adrian Moir (amoir)" w:date="2024-11-13T14:32:00Z" w16du:dateUtc="2024-11-13T14:32:00Z"/>
                <w:sz w:val="13"/>
                <w:szCs w:val="13"/>
                <w:rPrChange w:id="3752" w:author="Adrian Moir (amoir)" w:date="2024-11-13T14:32:00Z" w16du:dateUtc="2024-11-13T14:32:00Z">
                  <w:rPr>
                    <w:del w:id="3753" w:author="Adrian Moir (amoir)" w:date="2024-11-19T17:57:00Z" w16du:dateUtc="2024-11-19T17:57:00Z"/>
                    <w:moveTo w:id="3754" w:author="Adrian Moir (amoir)" w:date="2024-11-13T14:32:00Z" w16du:dateUtc="2024-11-13T14:32:00Z"/>
                  </w:rPr>
                </w:rPrChange>
              </w:rPr>
            </w:pPr>
            <w:moveTo w:id="3755" w:author="Adrian Moir (amoir)" w:date="2024-11-13T14:32:00Z" w16du:dateUtc="2024-11-13T14:32:00Z">
              <w:del w:id="3756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757" w:author="Adrian Moir (amoir)" w:date="2024-11-13T14:32:00Z" w16du:dateUtc="2024-11-13T14:32:00Z">
                      <w:rPr/>
                    </w:rPrChange>
                  </w:rPr>
                  <w:delText>Total system RAM available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4BAA55AD" w14:textId="77777777" w:rsidR="002E0EAC" w:rsidRPr="00CD5A05" w:rsidDel="00880D94" w:rsidRDefault="002E0EAC" w:rsidP="003C5C3A">
            <w:pPr>
              <w:jc w:val="center"/>
              <w:rPr>
                <w:del w:id="3758" w:author="Adrian Moir (amoir)" w:date="2024-11-19T17:57:00Z" w16du:dateUtc="2024-11-19T17:57:00Z"/>
                <w:moveTo w:id="3759" w:author="Adrian Moir (amoir)" w:date="2024-11-13T14:32:00Z" w16du:dateUtc="2024-11-13T14:32:00Z"/>
                <w:sz w:val="13"/>
                <w:szCs w:val="13"/>
                <w:rPrChange w:id="3760" w:author="Adrian Moir (amoir)" w:date="2024-11-13T14:32:00Z" w16du:dateUtc="2024-11-13T14:32:00Z">
                  <w:rPr>
                    <w:del w:id="3761" w:author="Adrian Moir (amoir)" w:date="2024-11-19T17:57:00Z" w16du:dateUtc="2024-11-19T17:57:00Z"/>
                    <w:moveTo w:id="3762" w:author="Adrian Moir (amoir)" w:date="2024-11-13T14:32:00Z" w16du:dateUtc="2024-11-13T14:32:00Z"/>
                  </w:rPr>
                </w:rPrChange>
              </w:rPr>
            </w:pPr>
          </w:p>
        </w:tc>
      </w:tr>
      <w:tr w:rsidR="002E0EAC" w:rsidRPr="00CD5A05" w:rsidDel="00880D94" w14:paraId="537F5C60" w14:textId="77777777" w:rsidTr="003C5C3A">
        <w:trPr>
          <w:tblCellSpacing w:w="15" w:type="dxa"/>
          <w:del w:id="3763" w:author="Adrian Moir (amoir)" w:date="2024-11-19T17:57:00Z"/>
        </w:trPr>
        <w:tc>
          <w:tcPr>
            <w:tcW w:w="0" w:type="auto"/>
            <w:vAlign w:val="center"/>
            <w:hideMark/>
          </w:tcPr>
          <w:p w14:paraId="4C24F35F" w14:textId="77777777" w:rsidR="002E0EAC" w:rsidRPr="00CD5A05" w:rsidDel="00880D94" w:rsidRDefault="002E0EAC" w:rsidP="003C5C3A">
            <w:pPr>
              <w:jc w:val="center"/>
              <w:rPr>
                <w:del w:id="3764" w:author="Adrian Moir (amoir)" w:date="2024-11-19T17:57:00Z" w16du:dateUtc="2024-11-19T17:57:00Z"/>
                <w:moveTo w:id="3765" w:author="Adrian Moir (amoir)" w:date="2024-11-13T14:32:00Z" w16du:dateUtc="2024-11-13T14:32:00Z"/>
                <w:sz w:val="13"/>
                <w:szCs w:val="13"/>
                <w:rPrChange w:id="3766" w:author="Adrian Moir (amoir)" w:date="2024-11-13T14:32:00Z" w16du:dateUtc="2024-11-13T14:32:00Z">
                  <w:rPr>
                    <w:del w:id="3767" w:author="Adrian Moir (amoir)" w:date="2024-11-19T17:57:00Z" w16du:dateUtc="2024-11-19T17:57:00Z"/>
                    <w:moveTo w:id="3768" w:author="Adrian Moir (amoir)" w:date="2024-11-13T14:32:00Z" w16du:dateUtc="2024-11-13T14:32:00Z"/>
                  </w:rPr>
                </w:rPrChange>
              </w:rPr>
            </w:pPr>
          </w:p>
        </w:tc>
        <w:tc>
          <w:tcPr>
            <w:tcW w:w="0" w:type="auto"/>
            <w:vAlign w:val="center"/>
            <w:hideMark/>
          </w:tcPr>
          <w:p w14:paraId="4099594E" w14:textId="77777777" w:rsidR="002E0EAC" w:rsidRPr="00CD5A05" w:rsidDel="00880D94" w:rsidRDefault="002E0EAC" w:rsidP="003C5C3A">
            <w:pPr>
              <w:jc w:val="center"/>
              <w:rPr>
                <w:del w:id="3769" w:author="Adrian Moir (amoir)" w:date="2024-11-19T17:57:00Z" w16du:dateUtc="2024-11-19T17:57:00Z"/>
                <w:moveTo w:id="3770" w:author="Adrian Moir (amoir)" w:date="2024-11-13T14:32:00Z" w16du:dateUtc="2024-11-13T14:32:00Z"/>
                <w:sz w:val="13"/>
                <w:szCs w:val="13"/>
                <w:rPrChange w:id="3771" w:author="Adrian Moir (amoir)" w:date="2024-11-13T14:32:00Z" w16du:dateUtc="2024-11-13T14:32:00Z">
                  <w:rPr>
                    <w:del w:id="3772" w:author="Adrian Moir (amoir)" w:date="2024-11-19T17:57:00Z" w16du:dateUtc="2024-11-19T17:57:00Z"/>
                    <w:moveTo w:id="3773" w:author="Adrian Moir (amoir)" w:date="2024-11-13T14:32:00Z" w16du:dateUtc="2024-11-13T14:32:00Z"/>
                  </w:rPr>
                </w:rPrChange>
              </w:rPr>
            </w:pPr>
            <w:moveTo w:id="3774" w:author="Adrian Moir (amoir)" w:date="2024-11-13T14:32:00Z" w16du:dateUtc="2024-11-13T14:32:00Z">
              <w:del w:id="3775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776" w:author="Adrian Moir (amoir)" w:date="2024-11-13T14:32:00Z" w16du:dateUtc="2024-11-13T14:32:00Z">
                      <w:rPr/>
                    </w:rPrChange>
                  </w:rPr>
                  <w:delText>7.3.0.165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5603DE5A" w14:textId="77777777" w:rsidR="002E0EAC" w:rsidRPr="00CD5A05" w:rsidDel="00880D94" w:rsidRDefault="002E0EAC" w:rsidP="003C5C3A">
            <w:pPr>
              <w:jc w:val="center"/>
              <w:rPr>
                <w:del w:id="3777" w:author="Adrian Moir (amoir)" w:date="2024-11-19T17:57:00Z" w16du:dateUtc="2024-11-19T17:57:00Z"/>
                <w:moveTo w:id="3778" w:author="Adrian Moir (amoir)" w:date="2024-11-13T14:32:00Z" w16du:dateUtc="2024-11-13T14:32:00Z"/>
                <w:sz w:val="13"/>
                <w:szCs w:val="13"/>
                <w:rPrChange w:id="3779" w:author="Adrian Moir (amoir)" w:date="2024-11-13T14:32:00Z" w16du:dateUtc="2024-11-13T14:32:00Z">
                  <w:rPr>
                    <w:del w:id="3780" w:author="Adrian Moir (amoir)" w:date="2024-11-19T17:57:00Z" w16du:dateUtc="2024-11-19T17:57:00Z"/>
                    <w:moveTo w:id="3781" w:author="Adrian Moir (amoir)" w:date="2024-11-13T14:32:00Z" w16du:dateUtc="2024-11-13T14:32:00Z"/>
                  </w:rPr>
                </w:rPrChange>
              </w:rPr>
            </w:pPr>
            <w:moveTo w:id="3782" w:author="Adrian Moir (amoir)" w:date="2024-11-13T14:32:00Z" w16du:dateUtc="2024-11-13T14:32:00Z">
              <w:del w:id="3783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784" w:author="Adrian Moir (amoir)" w:date="2024-11-13T14:32:00Z" w16du:dateUtc="2024-11-13T14:32:00Z">
                      <w:rPr/>
                    </w:rPrChange>
                  </w:rPr>
                  <w:delText>3.3 GB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6D75F471" w14:textId="77777777" w:rsidR="002E0EAC" w:rsidRPr="00CD5A05" w:rsidDel="00880D94" w:rsidRDefault="002E0EAC" w:rsidP="003C5C3A">
            <w:pPr>
              <w:jc w:val="center"/>
              <w:rPr>
                <w:del w:id="3785" w:author="Adrian Moir (amoir)" w:date="2024-11-19T17:57:00Z" w16du:dateUtc="2024-11-19T17:57:00Z"/>
                <w:moveTo w:id="3786" w:author="Adrian Moir (amoir)" w:date="2024-11-13T14:32:00Z" w16du:dateUtc="2024-11-13T14:32:00Z"/>
                <w:sz w:val="13"/>
                <w:szCs w:val="13"/>
                <w:rPrChange w:id="3787" w:author="Adrian Moir (amoir)" w:date="2024-11-13T14:32:00Z" w16du:dateUtc="2024-11-13T14:32:00Z">
                  <w:rPr>
                    <w:del w:id="3788" w:author="Adrian Moir (amoir)" w:date="2024-11-19T17:57:00Z" w16du:dateUtc="2024-11-19T17:57:00Z"/>
                    <w:moveTo w:id="3789" w:author="Adrian Moir (amoir)" w:date="2024-11-13T14:32:00Z" w16du:dateUtc="2024-11-13T14:32:00Z"/>
                  </w:rPr>
                </w:rPrChange>
              </w:rPr>
            </w:pPr>
            <w:moveTo w:id="3790" w:author="Adrian Moir (amoir)" w:date="2024-11-13T14:32:00Z" w16du:dateUtc="2024-11-13T14:32:00Z">
              <w:del w:id="3791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792" w:author="Adrian Moir (amoir)" w:date="2024-11-13T14:32:00Z" w16du:dateUtc="2024-11-13T14:32:00Z">
                      <w:rPr/>
                    </w:rPrChange>
                  </w:rPr>
                  <w:delText>8GB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612F7368" w14:textId="77777777" w:rsidR="002E0EAC" w:rsidRPr="00CD5A05" w:rsidDel="00880D94" w:rsidRDefault="002E0EAC" w:rsidP="003C5C3A">
            <w:pPr>
              <w:jc w:val="center"/>
              <w:rPr>
                <w:del w:id="3793" w:author="Adrian Moir (amoir)" w:date="2024-11-19T17:57:00Z" w16du:dateUtc="2024-11-19T17:57:00Z"/>
                <w:moveTo w:id="3794" w:author="Adrian Moir (amoir)" w:date="2024-11-13T14:32:00Z" w16du:dateUtc="2024-11-13T14:32:00Z"/>
                <w:sz w:val="13"/>
                <w:szCs w:val="13"/>
                <w:rPrChange w:id="3795" w:author="Adrian Moir (amoir)" w:date="2024-11-13T14:32:00Z" w16du:dateUtc="2024-11-13T14:32:00Z">
                  <w:rPr>
                    <w:del w:id="3796" w:author="Adrian Moir (amoir)" w:date="2024-11-19T17:57:00Z" w16du:dateUtc="2024-11-19T17:57:00Z"/>
                    <w:moveTo w:id="3797" w:author="Adrian Moir (amoir)" w:date="2024-11-13T14:32:00Z" w16du:dateUtc="2024-11-13T14:32:00Z"/>
                  </w:rPr>
                </w:rPrChange>
              </w:rPr>
            </w:pPr>
            <w:moveTo w:id="3798" w:author="Adrian Moir (amoir)" w:date="2024-11-13T14:32:00Z" w16du:dateUtc="2024-11-13T14:32:00Z">
              <w:del w:id="3799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00" w:author="Adrian Moir (amoir)" w:date="2024-11-13T14:32:00Z" w16du:dateUtc="2024-11-13T14:32:00Z">
                      <w:rPr/>
                    </w:rPrChange>
                  </w:rPr>
                  <w:delText>31 GiB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746B4D3F" w14:textId="77777777" w:rsidR="002E0EAC" w:rsidRPr="00CD5A05" w:rsidDel="00880D94" w:rsidRDefault="002E0EAC" w:rsidP="003C5C3A">
            <w:pPr>
              <w:jc w:val="center"/>
              <w:rPr>
                <w:del w:id="3801" w:author="Adrian Moir (amoir)" w:date="2024-11-19T17:57:00Z" w16du:dateUtc="2024-11-19T17:57:00Z"/>
                <w:moveTo w:id="3802" w:author="Adrian Moir (amoir)" w:date="2024-11-13T14:32:00Z" w16du:dateUtc="2024-11-13T14:32:00Z"/>
                <w:sz w:val="13"/>
                <w:szCs w:val="13"/>
                <w:rPrChange w:id="3803" w:author="Adrian Moir (amoir)" w:date="2024-11-13T14:32:00Z" w16du:dateUtc="2024-11-13T14:32:00Z">
                  <w:rPr>
                    <w:del w:id="3804" w:author="Adrian Moir (amoir)" w:date="2024-11-19T17:57:00Z" w16du:dateUtc="2024-11-19T17:57:00Z"/>
                    <w:moveTo w:id="3805" w:author="Adrian Moir (amoir)" w:date="2024-11-13T14:32:00Z" w16du:dateUtc="2024-11-13T14:32:00Z"/>
                  </w:rPr>
                </w:rPrChange>
              </w:rPr>
            </w:pPr>
          </w:p>
        </w:tc>
      </w:tr>
      <w:tr w:rsidR="002E0EAC" w:rsidRPr="00CD5A05" w:rsidDel="00880D94" w14:paraId="176C5D5E" w14:textId="77777777" w:rsidTr="003C5C3A">
        <w:trPr>
          <w:tblCellSpacing w:w="15" w:type="dxa"/>
          <w:del w:id="3806" w:author="Adrian Moir (amoir)" w:date="2024-11-19T17:57:00Z"/>
        </w:trPr>
        <w:tc>
          <w:tcPr>
            <w:tcW w:w="0" w:type="auto"/>
            <w:vAlign w:val="center"/>
            <w:hideMark/>
          </w:tcPr>
          <w:p w14:paraId="5807BDB1" w14:textId="77777777" w:rsidR="002E0EAC" w:rsidRPr="00CD5A05" w:rsidDel="00880D94" w:rsidRDefault="002E0EAC" w:rsidP="003C5C3A">
            <w:pPr>
              <w:jc w:val="center"/>
              <w:rPr>
                <w:del w:id="3807" w:author="Adrian Moir (amoir)" w:date="2024-11-19T17:57:00Z" w16du:dateUtc="2024-11-19T17:57:00Z"/>
                <w:moveTo w:id="3808" w:author="Adrian Moir (amoir)" w:date="2024-11-13T14:32:00Z" w16du:dateUtc="2024-11-13T14:32:00Z"/>
                <w:sz w:val="13"/>
                <w:szCs w:val="13"/>
                <w:rPrChange w:id="3809" w:author="Adrian Moir (amoir)" w:date="2024-11-13T14:32:00Z" w16du:dateUtc="2024-11-13T14:32:00Z">
                  <w:rPr>
                    <w:del w:id="3810" w:author="Adrian Moir (amoir)" w:date="2024-11-19T17:57:00Z" w16du:dateUtc="2024-11-19T17:57:00Z"/>
                    <w:moveTo w:id="3811" w:author="Adrian Moir (amoir)" w:date="2024-11-13T14:32:00Z" w16du:dateUtc="2024-11-13T14:32:00Z"/>
                  </w:rPr>
                </w:rPrChange>
              </w:rPr>
            </w:pPr>
            <w:moveTo w:id="3812" w:author="Adrian Moir (amoir)" w:date="2024-11-13T14:32:00Z" w16du:dateUtc="2024-11-13T14:32:00Z">
              <w:del w:id="3813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14" w:author="Adrian Moir (amoir)" w:date="2024-11-13T14:32:00Z" w16du:dateUtc="2024-11-13T14:32:00Z">
                      <w:rPr/>
                    </w:rPrChange>
                  </w:rPr>
                  <w:delText>2024-05-21 13:39:32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3C0521F1" w14:textId="77777777" w:rsidR="002E0EAC" w:rsidRPr="00CD5A05" w:rsidDel="00880D94" w:rsidRDefault="002E0EAC" w:rsidP="003C5C3A">
            <w:pPr>
              <w:jc w:val="center"/>
              <w:rPr>
                <w:del w:id="3815" w:author="Adrian Moir (amoir)" w:date="2024-11-19T17:57:00Z" w16du:dateUtc="2024-11-19T17:57:00Z"/>
                <w:moveTo w:id="3816" w:author="Adrian Moir (amoir)" w:date="2024-11-13T14:32:00Z" w16du:dateUtc="2024-11-13T14:32:00Z"/>
                <w:sz w:val="13"/>
                <w:szCs w:val="13"/>
                <w:rPrChange w:id="3817" w:author="Adrian Moir (amoir)" w:date="2024-11-13T14:32:00Z" w16du:dateUtc="2024-11-13T14:32:00Z">
                  <w:rPr>
                    <w:del w:id="3818" w:author="Adrian Moir (amoir)" w:date="2024-11-19T17:57:00Z" w16du:dateUtc="2024-11-19T17:57:00Z"/>
                    <w:moveTo w:id="3819" w:author="Adrian Moir (amoir)" w:date="2024-11-13T14:32:00Z" w16du:dateUtc="2024-11-13T14:32:00Z"/>
                  </w:rPr>
                </w:rPrChange>
              </w:rPr>
            </w:pPr>
            <w:moveTo w:id="3820" w:author="Adrian Moir (amoir)" w:date="2024-11-13T14:32:00Z" w16du:dateUtc="2024-11-13T14:32:00Z">
              <w:del w:id="3821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22" w:author="Adrian Moir (amoir)" w:date="2024-11-13T14:32:00Z" w16du:dateUtc="2024-11-13T14:32:00Z">
                      <w:rPr/>
                    </w:rPrChange>
                  </w:rPr>
                  <w:delText>7.4.0.222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2BF3F0F2" w14:textId="77777777" w:rsidR="002E0EAC" w:rsidRPr="00CD5A05" w:rsidDel="00880D94" w:rsidRDefault="002E0EAC" w:rsidP="003C5C3A">
            <w:pPr>
              <w:jc w:val="center"/>
              <w:rPr>
                <w:del w:id="3823" w:author="Adrian Moir (amoir)" w:date="2024-11-19T17:57:00Z" w16du:dateUtc="2024-11-19T17:57:00Z"/>
                <w:moveTo w:id="3824" w:author="Adrian Moir (amoir)" w:date="2024-11-13T14:32:00Z" w16du:dateUtc="2024-11-13T14:32:00Z"/>
                <w:sz w:val="13"/>
                <w:szCs w:val="13"/>
                <w:rPrChange w:id="3825" w:author="Adrian Moir (amoir)" w:date="2024-11-13T14:32:00Z" w16du:dateUtc="2024-11-13T14:32:00Z">
                  <w:rPr>
                    <w:del w:id="3826" w:author="Adrian Moir (amoir)" w:date="2024-11-19T17:57:00Z" w16du:dateUtc="2024-11-19T17:57:00Z"/>
                    <w:moveTo w:id="3827" w:author="Adrian Moir (amoir)" w:date="2024-11-13T14:32:00Z" w16du:dateUtc="2024-11-13T14:32:00Z"/>
                  </w:rPr>
                </w:rPrChange>
              </w:rPr>
            </w:pPr>
            <w:moveTo w:id="3828" w:author="Adrian Moir (amoir)" w:date="2024-11-13T14:32:00Z" w16du:dateUtc="2024-11-13T14:32:00Z">
              <w:del w:id="3829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30" w:author="Adrian Moir (amoir)" w:date="2024-11-13T14:32:00Z" w16du:dateUtc="2024-11-13T14:32:00Z">
                      <w:rPr/>
                    </w:rPrChange>
                  </w:rPr>
                  <w:delText>740 MB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486F37F3" w14:textId="77777777" w:rsidR="002E0EAC" w:rsidRPr="00CD5A05" w:rsidDel="00880D94" w:rsidRDefault="002E0EAC" w:rsidP="003C5C3A">
            <w:pPr>
              <w:jc w:val="center"/>
              <w:rPr>
                <w:del w:id="3831" w:author="Adrian Moir (amoir)" w:date="2024-11-19T17:57:00Z" w16du:dateUtc="2024-11-19T17:57:00Z"/>
                <w:moveTo w:id="3832" w:author="Adrian Moir (amoir)" w:date="2024-11-13T14:32:00Z" w16du:dateUtc="2024-11-13T14:32:00Z"/>
                <w:sz w:val="13"/>
                <w:szCs w:val="13"/>
                <w:rPrChange w:id="3833" w:author="Adrian Moir (amoir)" w:date="2024-11-13T14:32:00Z" w16du:dateUtc="2024-11-13T14:32:00Z">
                  <w:rPr>
                    <w:del w:id="3834" w:author="Adrian Moir (amoir)" w:date="2024-11-19T17:57:00Z" w16du:dateUtc="2024-11-19T17:57:00Z"/>
                    <w:moveTo w:id="3835" w:author="Adrian Moir (amoir)" w:date="2024-11-13T14:32:00Z" w16du:dateUtc="2024-11-13T14:32:00Z"/>
                  </w:rPr>
                </w:rPrChange>
              </w:rPr>
            </w:pPr>
            <w:moveTo w:id="3836" w:author="Adrian Moir (amoir)" w:date="2024-11-13T14:32:00Z" w16du:dateUtc="2024-11-13T14:32:00Z">
              <w:del w:id="3837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38" w:author="Adrian Moir (amoir)" w:date="2024-11-13T14:32:00Z" w16du:dateUtc="2024-11-13T14:32:00Z">
                      <w:rPr/>
                    </w:rPrChange>
                  </w:rPr>
                  <w:delText>8GB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6DC23C6B" w14:textId="77777777" w:rsidR="002E0EAC" w:rsidRPr="00CD5A05" w:rsidDel="00880D94" w:rsidRDefault="002E0EAC" w:rsidP="003C5C3A">
            <w:pPr>
              <w:jc w:val="center"/>
              <w:rPr>
                <w:del w:id="3839" w:author="Adrian Moir (amoir)" w:date="2024-11-19T17:57:00Z" w16du:dateUtc="2024-11-19T17:57:00Z"/>
                <w:moveTo w:id="3840" w:author="Adrian Moir (amoir)" w:date="2024-11-13T14:32:00Z" w16du:dateUtc="2024-11-13T14:32:00Z"/>
                <w:sz w:val="13"/>
                <w:szCs w:val="13"/>
                <w:rPrChange w:id="3841" w:author="Adrian Moir (amoir)" w:date="2024-11-13T14:32:00Z" w16du:dateUtc="2024-11-13T14:32:00Z">
                  <w:rPr>
                    <w:del w:id="3842" w:author="Adrian Moir (amoir)" w:date="2024-11-19T17:57:00Z" w16du:dateUtc="2024-11-19T17:57:00Z"/>
                    <w:moveTo w:id="3843" w:author="Adrian Moir (amoir)" w:date="2024-11-13T14:32:00Z" w16du:dateUtc="2024-11-13T14:32:00Z"/>
                  </w:rPr>
                </w:rPrChange>
              </w:rPr>
            </w:pPr>
            <w:moveTo w:id="3844" w:author="Adrian Moir (amoir)" w:date="2024-11-13T14:32:00Z" w16du:dateUtc="2024-11-13T14:32:00Z">
              <w:del w:id="3845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46" w:author="Adrian Moir (amoir)" w:date="2024-11-13T14:32:00Z" w16du:dateUtc="2024-11-13T14:32:00Z">
                      <w:rPr/>
                    </w:rPrChange>
                  </w:rPr>
                  <w:delText>31 GiB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4F94B83A" w14:textId="77777777" w:rsidR="002E0EAC" w:rsidRPr="00CD5A05" w:rsidDel="00880D94" w:rsidRDefault="002E0EAC" w:rsidP="003C5C3A">
            <w:pPr>
              <w:jc w:val="center"/>
              <w:rPr>
                <w:del w:id="3847" w:author="Adrian Moir (amoir)" w:date="2024-11-19T17:57:00Z" w16du:dateUtc="2024-11-19T17:57:00Z"/>
                <w:moveTo w:id="3848" w:author="Adrian Moir (amoir)" w:date="2024-11-13T14:32:00Z" w16du:dateUtc="2024-11-13T14:32:00Z"/>
                <w:sz w:val="13"/>
                <w:szCs w:val="13"/>
                <w:rPrChange w:id="3849" w:author="Adrian Moir (amoir)" w:date="2024-11-13T14:32:00Z" w16du:dateUtc="2024-11-13T14:32:00Z">
                  <w:rPr>
                    <w:del w:id="3850" w:author="Adrian Moir (amoir)" w:date="2024-11-19T17:57:00Z" w16du:dateUtc="2024-11-19T17:57:00Z"/>
                    <w:moveTo w:id="3851" w:author="Adrian Moir (amoir)" w:date="2024-11-13T14:32:00Z" w16du:dateUtc="2024-11-13T14:32:00Z"/>
                  </w:rPr>
                </w:rPrChange>
              </w:rPr>
            </w:pPr>
            <w:moveTo w:id="3852" w:author="Adrian Moir (amoir)" w:date="2024-11-13T14:32:00Z" w16du:dateUtc="2024-11-13T14:32:00Z">
              <w:del w:id="3853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54" w:author="Adrian Moir (amoir)" w:date="2024-11-13T14:32:00Z" w16du:dateUtc="2024-11-13T14:32:00Z">
                      <w:rPr/>
                    </w:rPrChange>
                  </w:rPr>
                  <w:delText>Upgrade to 7.4.0, We have an issue where cleaner uses less memory.</w:delText>
                </w:r>
              </w:del>
            </w:moveTo>
          </w:p>
        </w:tc>
      </w:tr>
      <w:tr w:rsidR="002E0EAC" w:rsidRPr="00CD5A05" w:rsidDel="00880D94" w14:paraId="39989F1A" w14:textId="77777777" w:rsidTr="003C5C3A">
        <w:trPr>
          <w:tblCellSpacing w:w="15" w:type="dxa"/>
          <w:del w:id="3855" w:author="Adrian Moir (amoir)" w:date="2024-11-19T17:57:00Z"/>
        </w:trPr>
        <w:tc>
          <w:tcPr>
            <w:tcW w:w="0" w:type="auto"/>
            <w:vAlign w:val="center"/>
            <w:hideMark/>
          </w:tcPr>
          <w:p w14:paraId="33469FE3" w14:textId="77777777" w:rsidR="002E0EAC" w:rsidRPr="00CD5A05" w:rsidDel="00880D94" w:rsidRDefault="002E0EAC" w:rsidP="003C5C3A">
            <w:pPr>
              <w:jc w:val="center"/>
              <w:rPr>
                <w:del w:id="3856" w:author="Adrian Moir (amoir)" w:date="2024-11-19T17:57:00Z" w16du:dateUtc="2024-11-19T17:57:00Z"/>
                <w:moveTo w:id="3857" w:author="Adrian Moir (amoir)" w:date="2024-11-13T14:32:00Z" w16du:dateUtc="2024-11-13T14:32:00Z"/>
                <w:sz w:val="13"/>
                <w:szCs w:val="13"/>
                <w:rPrChange w:id="3858" w:author="Adrian Moir (amoir)" w:date="2024-11-13T14:32:00Z" w16du:dateUtc="2024-11-13T14:32:00Z">
                  <w:rPr>
                    <w:del w:id="3859" w:author="Adrian Moir (amoir)" w:date="2024-11-19T17:57:00Z" w16du:dateUtc="2024-11-19T17:57:00Z"/>
                    <w:moveTo w:id="3860" w:author="Adrian Moir (amoir)" w:date="2024-11-13T14:32:00Z" w16du:dateUtc="2024-11-13T14:32:00Z"/>
                  </w:rPr>
                </w:rPrChange>
              </w:rPr>
            </w:pPr>
            <w:moveTo w:id="3861" w:author="Adrian Moir (amoir)" w:date="2024-11-13T14:32:00Z" w16du:dateUtc="2024-11-13T14:32:00Z">
              <w:del w:id="3862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63" w:author="Adrian Moir (amoir)" w:date="2024-11-13T14:32:00Z" w16du:dateUtc="2024-11-13T14:32:00Z">
                      <w:rPr/>
                    </w:rPrChange>
                  </w:rPr>
                  <w:delText>2024-05-22 12:45:04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37709EE8" w14:textId="77777777" w:rsidR="002E0EAC" w:rsidRPr="00CD5A05" w:rsidDel="00880D94" w:rsidRDefault="002E0EAC" w:rsidP="003C5C3A">
            <w:pPr>
              <w:jc w:val="center"/>
              <w:rPr>
                <w:del w:id="3864" w:author="Adrian Moir (amoir)" w:date="2024-11-19T17:57:00Z" w16du:dateUtc="2024-11-19T17:57:00Z"/>
                <w:moveTo w:id="3865" w:author="Adrian Moir (amoir)" w:date="2024-11-13T14:32:00Z" w16du:dateUtc="2024-11-13T14:32:00Z"/>
                <w:sz w:val="13"/>
                <w:szCs w:val="13"/>
                <w:rPrChange w:id="3866" w:author="Adrian Moir (amoir)" w:date="2024-11-13T14:32:00Z" w16du:dateUtc="2024-11-13T14:32:00Z">
                  <w:rPr>
                    <w:del w:id="3867" w:author="Adrian Moir (amoir)" w:date="2024-11-19T17:57:00Z" w16du:dateUtc="2024-11-19T17:57:00Z"/>
                    <w:moveTo w:id="3868" w:author="Adrian Moir (amoir)" w:date="2024-11-13T14:32:00Z" w16du:dateUtc="2024-11-13T14:32:00Z"/>
                  </w:rPr>
                </w:rPrChange>
              </w:rPr>
            </w:pPr>
            <w:moveTo w:id="3869" w:author="Adrian Moir (amoir)" w:date="2024-11-13T14:32:00Z" w16du:dateUtc="2024-11-13T14:32:00Z">
              <w:del w:id="3870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71" w:author="Adrian Moir (amoir)" w:date="2024-11-13T14:32:00Z" w16du:dateUtc="2024-11-13T14:32:00Z">
                      <w:rPr/>
                    </w:rPrChange>
                  </w:rPr>
                  <w:delText>7.4.0.222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768D0325" w14:textId="77777777" w:rsidR="002E0EAC" w:rsidRPr="00CD5A05" w:rsidDel="00880D94" w:rsidRDefault="002E0EAC" w:rsidP="003C5C3A">
            <w:pPr>
              <w:jc w:val="center"/>
              <w:rPr>
                <w:del w:id="3872" w:author="Adrian Moir (amoir)" w:date="2024-11-19T17:57:00Z" w16du:dateUtc="2024-11-19T17:57:00Z"/>
                <w:moveTo w:id="3873" w:author="Adrian Moir (amoir)" w:date="2024-11-13T14:32:00Z" w16du:dateUtc="2024-11-13T14:32:00Z"/>
                <w:sz w:val="13"/>
                <w:szCs w:val="13"/>
                <w:rPrChange w:id="3874" w:author="Adrian Moir (amoir)" w:date="2024-11-13T14:32:00Z" w16du:dateUtc="2024-11-13T14:32:00Z">
                  <w:rPr>
                    <w:del w:id="3875" w:author="Adrian Moir (amoir)" w:date="2024-11-19T17:57:00Z" w16du:dateUtc="2024-11-19T17:57:00Z"/>
                    <w:moveTo w:id="3876" w:author="Adrian Moir (amoir)" w:date="2024-11-13T14:32:00Z" w16du:dateUtc="2024-11-13T14:32:00Z"/>
                  </w:rPr>
                </w:rPrChange>
              </w:rPr>
            </w:pPr>
            <w:moveTo w:id="3877" w:author="Adrian Moir (amoir)" w:date="2024-11-13T14:32:00Z" w16du:dateUtc="2024-11-13T14:32:00Z">
              <w:del w:id="3878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79" w:author="Adrian Moir (amoir)" w:date="2024-11-13T14:32:00Z" w16du:dateUtc="2024-11-13T14:32:00Z">
                      <w:rPr/>
                    </w:rPrChange>
                  </w:rPr>
                  <w:delText>740 MB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1ABE8C9E" w14:textId="77777777" w:rsidR="002E0EAC" w:rsidRPr="00CD5A05" w:rsidDel="00880D94" w:rsidRDefault="002E0EAC" w:rsidP="003C5C3A">
            <w:pPr>
              <w:jc w:val="center"/>
              <w:rPr>
                <w:del w:id="3880" w:author="Adrian Moir (amoir)" w:date="2024-11-19T17:57:00Z" w16du:dateUtc="2024-11-19T17:57:00Z"/>
                <w:moveTo w:id="3881" w:author="Adrian Moir (amoir)" w:date="2024-11-13T14:32:00Z" w16du:dateUtc="2024-11-13T14:32:00Z"/>
                <w:sz w:val="13"/>
                <w:szCs w:val="13"/>
                <w:rPrChange w:id="3882" w:author="Adrian Moir (amoir)" w:date="2024-11-13T14:32:00Z" w16du:dateUtc="2024-11-13T14:32:00Z">
                  <w:rPr>
                    <w:del w:id="3883" w:author="Adrian Moir (amoir)" w:date="2024-11-19T17:57:00Z" w16du:dateUtc="2024-11-19T17:57:00Z"/>
                    <w:moveTo w:id="3884" w:author="Adrian Moir (amoir)" w:date="2024-11-13T14:32:00Z" w16du:dateUtc="2024-11-13T14:32:00Z"/>
                  </w:rPr>
                </w:rPrChange>
              </w:rPr>
            </w:pPr>
            <w:moveTo w:id="3885" w:author="Adrian Moir (amoir)" w:date="2024-11-13T14:32:00Z" w16du:dateUtc="2024-11-13T14:32:00Z">
              <w:del w:id="3886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87" w:author="Adrian Moir (amoir)" w:date="2024-11-13T14:32:00Z" w16du:dateUtc="2024-11-13T14:32:00Z">
                      <w:rPr/>
                    </w:rPrChange>
                  </w:rPr>
                  <w:delText>16 GB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1B254BB6" w14:textId="77777777" w:rsidR="002E0EAC" w:rsidRPr="00CD5A05" w:rsidDel="00880D94" w:rsidRDefault="002E0EAC" w:rsidP="003C5C3A">
            <w:pPr>
              <w:jc w:val="center"/>
              <w:rPr>
                <w:del w:id="3888" w:author="Adrian Moir (amoir)" w:date="2024-11-19T17:57:00Z" w16du:dateUtc="2024-11-19T17:57:00Z"/>
                <w:moveTo w:id="3889" w:author="Adrian Moir (amoir)" w:date="2024-11-13T14:32:00Z" w16du:dateUtc="2024-11-13T14:32:00Z"/>
                <w:sz w:val="13"/>
                <w:szCs w:val="13"/>
                <w:rPrChange w:id="3890" w:author="Adrian Moir (amoir)" w:date="2024-11-13T14:32:00Z" w16du:dateUtc="2024-11-13T14:32:00Z">
                  <w:rPr>
                    <w:del w:id="3891" w:author="Adrian Moir (amoir)" w:date="2024-11-19T17:57:00Z" w16du:dateUtc="2024-11-19T17:57:00Z"/>
                    <w:moveTo w:id="3892" w:author="Adrian Moir (amoir)" w:date="2024-11-13T14:32:00Z" w16du:dateUtc="2024-11-13T14:32:00Z"/>
                  </w:rPr>
                </w:rPrChange>
              </w:rPr>
            </w:pPr>
            <w:moveTo w:id="3893" w:author="Adrian Moir (amoir)" w:date="2024-11-13T14:32:00Z" w16du:dateUtc="2024-11-13T14:32:00Z">
              <w:del w:id="3894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895" w:author="Adrian Moir (amoir)" w:date="2024-11-13T14:32:00Z" w16du:dateUtc="2024-11-13T14:32:00Z">
                      <w:rPr/>
                    </w:rPrChange>
                  </w:rPr>
                  <w:delText>36 GiB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00D65572" w14:textId="77777777" w:rsidR="002E0EAC" w:rsidRPr="00CD5A05" w:rsidDel="00880D94" w:rsidRDefault="002E0EAC" w:rsidP="003C5C3A">
            <w:pPr>
              <w:jc w:val="center"/>
              <w:rPr>
                <w:del w:id="3896" w:author="Adrian Moir (amoir)" w:date="2024-11-19T17:57:00Z" w16du:dateUtc="2024-11-19T17:57:00Z"/>
                <w:moveTo w:id="3897" w:author="Adrian Moir (amoir)" w:date="2024-11-13T14:32:00Z" w16du:dateUtc="2024-11-13T14:32:00Z"/>
                <w:sz w:val="13"/>
                <w:szCs w:val="13"/>
                <w:rPrChange w:id="3898" w:author="Adrian Moir (amoir)" w:date="2024-11-13T14:32:00Z" w16du:dateUtc="2024-11-13T14:32:00Z">
                  <w:rPr>
                    <w:del w:id="3899" w:author="Adrian Moir (amoir)" w:date="2024-11-19T17:57:00Z" w16du:dateUtc="2024-11-19T17:57:00Z"/>
                    <w:moveTo w:id="3900" w:author="Adrian Moir (amoir)" w:date="2024-11-13T14:32:00Z" w16du:dateUtc="2024-11-13T14:32:00Z"/>
                  </w:rPr>
                </w:rPrChange>
              </w:rPr>
            </w:pPr>
            <w:moveTo w:id="3901" w:author="Adrian Moir (amoir)" w:date="2024-11-13T14:32:00Z" w16du:dateUtc="2024-11-13T14:32:00Z">
              <w:del w:id="3902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03" w:author="Adrian Moir (amoir)" w:date="2024-11-13T14:32:00Z" w16du:dateUtc="2024-11-13T14:32:00Z">
                      <w:rPr/>
                    </w:rPrChange>
                  </w:rPr>
                  <w:delText>Dictionary was extended. RAM was also extended</w:delText>
                </w:r>
              </w:del>
            </w:moveTo>
          </w:p>
        </w:tc>
      </w:tr>
      <w:tr w:rsidR="002E0EAC" w:rsidRPr="00CD5A05" w:rsidDel="00880D94" w14:paraId="357C8112" w14:textId="77777777" w:rsidTr="003C5C3A">
        <w:trPr>
          <w:tblCellSpacing w:w="15" w:type="dxa"/>
          <w:del w:id="3904" w:author="Adrian Moir (amoir)" w:date="2024-11-19T17:57:00Z"/>
        </w:trPr>
        <w:tc>
          <w:tcPr>
            <w:tcW w:w="0" w:type="auto"/>
            <w:vAlign w:val="center"/>
            <w:hideMark/>
          </w:tcPr>
          <w:p w14:paraId="2F1C7420" w14:textId="77777777" w:rsidR="002E0EAC" w:rsidRPr="00CD5A05" w:rsidDel="00880D94" w:rsidRDefault="002E0EAC" w:rsidP="003C5C3A">
            <w:pPr>
              <w:jc w:val="center"/>
              <w:rPr>
                <w:del w:id="3905" w:author="Adrian Moir (amoir)" w:date="2024-11-19T17:57:00Z" w16du:dateUtc="2024-11-19T17:57:00Z"/>
                <w:moveTo w:id="3906" w:author="Adrian Moir (amoir)" w:date="2024-11-13T14:32:00Z" w16du:dateUtc="2024-11-13T14:32:00Z"/>
                <w:sz w:val="13"/>
                <w:szCs w:val="13"/>
                <w:rPrChange w:id="3907" w:author="Adrian Moir (amoir)" w:date="2024-11-13T14:32:00Z" w16du:dateUtc="2024-11-13T14:32:00Z">
                  <w:rPr>
                    <w:del w:id="3908" w:author="Adrian Moir (amoir)" w:date="2024-11-19T17:57:00Z" w16du:dateUtc="2024-11-19T17:57:00Z"/>
                    <w:moveTo w:id="3909" w:author="Adrian Moir (amoir)" w:date="2024-11-13T14:32:00Z" w16du:dateUtc="2024-11-13T14:32:00Z"/>
                  </w:rPr>
                </w:rPrChange>
              </w:rPr>
            </w:pPr>
            <w:moveTo w:id="3910" w:author="Adrian Moir (amoir)" w:date="2024-11-13T14:32:00Z" w16du:dateUtc="2024-11-13T14:32:00Z">
              <w:del w:id="3911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12" w:author="Adrian Moir (amoir)" w:date="2024-11-13T14:32:00Z" w16du:dateUtc="2024-11-13T14:32:00Z">
                      <w:rPr/>
                    </w:rPrChange>
                  </w:rPr>
                  <w:delText>2024-10-13 21:44:55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719FC018" w14:textId="77777777" w:rsidR="002E0EAC" w:rsidRPr="00CD5A05" w:rsidDel="00880D94" w:rsidRDefault="002E0EAC" w:rsidP="003C5C3A">
            <w:pPr>
              <w:jc w:val="center"/>
              <w:rPr>
                <w:del w:id="3913" w:author="Adrian Moir (amoir)" w:date="2024-11-19T17:57:00Z" w16du:dateUtc="2024-11-19T17:57:00Z"/>
                <w:moveTo w:id="3914" w:author="Adrian Moir (amoir)" w:date="2024-11-13T14:32:00Z" w16du:dateUtc="2024-11-13T14:32:00Z"/>
                <w:sz w:val="13"/>
                <w:szCs w:val="13"/>
                <w:rPrChange w:id="3915" w:author="Adrian Moir (amoir)" w:date="2024-11-13T14:32:00Z" w16du:dateUtc="2024-11-13T14:32:00Z">
                  <w:rPr>
                    <w:del w:id="3916" w:author="Adrian Moir (amoir)" w:date="2024-11-19T17:57:00Z" w16du:dateUtc="2024-11-19T17:57:00Z"/>
                    <w:moveTo w:id="3917" w:author="Adrian Moir (amoir)" w:date="2024-11-13T14:32:00Z" w16du:dateUtc="2024-11-13T14:32:00Z"/>
                  </w:rPr>
                </w:rPrChange>
              </w:rPr>
            </w:pPr>
            <w:moveTo w:id="3918" w:author="Adrian Moir (amoir)" w:date="2024-11-13T14:32:00Z" w16du:dateUtc="2024-11-13T14:32:00Z">
              <w:del w:id="3919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20" w:author="Adrian Moir (amoir)" w:date="2024-11-13T14:32:00Z" w16du:dateUtc="2024-11-13T14:32:00Z">
                      <w:rPr/>
                    </w:rPrChange>
                  </w:rPr>
                  <w:delText>7.4.1.169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18995C12" w14:textId="77777777" w:rsidR="002E0EAC" w:rsidRPr="00CD5A05" w:rsidDel="00880D94" w:rsidRDefault="002E0EAC" w:rsidP="003C5C3A">
            <w:pPr>
              <w:jc w:val="center"/>
              <w:rPr>
                <w:del w:id="3921" w:author="Adrian Moir (amoir)" w:date="2024-11-19T17:57:00Z" w16du:dateUtc="2024-11-19T17:57:00Z"/>
                <w:moveTo w:id="3922" w:author="Adrian Moir (amoir)" w:date="2024-11-13T14:32:00Z" w16du:dateUtc="2024-11-13T14:32:00Z"/>
                <w:sz w:val="13"/>
                <w:szCs w:val="13"/>
                <w:rPrChange w:id="3923" w:author="Adrian Moir (amoir)" w:date="2024-11-13T14:32:00Z" w16du:dateUtc="2024-11-13T14:32:00Z">
                  <w:rPr>
                    <w:del w:id="3924" w:author="Adrian Moir (amoir)" w:date="2024-11-19T17:57:00Z" w16du:dateUtc="2024-11-19T17:57:00Z"/>
                    <w:moveTo w:id="3925" w:author="Adrian Moir (amoir)" w:date="2024-11-13T14:32:00Z" w16du:dateUtc="2024-11-13T14:32:00Z"/>
                  </w:rPr>
                </w:rPrChange>
              </w:rPr>
            </w:pPr>
            <w:moveTo w:id="3926" w:author="Adrian Moir (amoir)" w:date="2024-11-13T14:32:00Z" w16du:dateUtc="2024-11-13T14:32:00Z">
              <w:del w:id="3927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28" w:author="Adrian Moir (amoir)" w:date="2024-11-13T14:32:00Z" w16du:dateUtc="2024-11-13T14:32:00Z">
                      <w:rPr/>
                    </w:rPrChange>
                  </w:rPr>
                  <w:delText>3.3 GB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4E6DE20D" w14:textId="77777777" w:rsidR="002E0EAC" w:rsidRPr="00CD5A05" w:rsidDel="00880D94" w:rsidRDefault="002E0EAC" w:rsidP="003C5C3A">
            <w:pPr>
              <w:jc w:val="center"/>
              <w:rPr>
                <w:del w:id="3929" w:author="Adrian Moir (amoir)" w:date="2024-11-19T17:57:00Z" w16du:dateUtc="2024-11-19T17:57:00Z"/>
                <w:moveTo w:id="3930" w:author="Adrian Moir (amoir)" w:date="2024-11-13T14:32:00Z" w16du:dateUtc="2024-11-13T14:32:00Z"/>
                <w:sz w:val="13"/>
                <w:szCs w:val="13"/>
                <w:rPrChange w:id="3931" w:author="Adrian Moir (amoir)" w:date="2024-11-13T14:32:00Z" w16du:dateUtc="2024-11-13T14:32:00Z">
                  <w:rPr>
                    <w:del w:id="3932" w:author="Adrian Moir (amoir)" w:date="2024-11-19T17:57:00Z" w16du:dateUtc="2024-11-19T17:57:00Z"/>
                    <w:moveTo w:id="3933" w:author="Adrian Moir (amoir)" w:date="2024-11-13T14:32:00Z" w16du:dateUtc="2024-11-13T14:32:00Z"/>
                  </w:rPr>
                </w:rPrChange>
              </w:rPr>
            </w:pPr>
            <w:moveTo w:id="3934" w:author="Adrian Moir (amoir)" w:date="2024-11-13T14:32:00Z" w16du:dateUtc="2024-11-13T14:32:00Z">
              <w:del w:id="3935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36" w:author="Adrian Moir (amoir)" w:date="2024-11-13T14:32:00Z" w16du:dateUtc="2024-11-13T14:32:00Z">
                      <w:rPr/>
                    </w:rPrChange>
                  </w:rPr>
                  <w:delText>16 GB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6885D972" w14:textId="77777777" w:rsidR="002E0EAC" w:rsidRPr="00CD5A05" w:rsidDel="00880D94" w:rsidRDefault="002E0EAC" w:rsidP="003C5C3A">
            <w:pPr>
              <w:jc w:val="center"/>
              <w:rPr>
                <w:del w:id="3937" w:author="Adrian Moir (amoir)" w:date="2024-11-19T17:57:00Z" w16du:dateUtc="2024-11-19T17:57:00Z"/>
                <w:moveTo w:id="3938" w:author="Adrian Moir (amoir)" w:date="2024-11-13T14:32:00Z" w16du:dateUtc="2024-11-13T14:32:00Z"/>
                <w:sz w:val="13"/>
                <w:szCs w:val="13"/>
                <w:rPrChange w:id="3939" w:author="Adrian Moir (amoir)" w:date="2024-11-13T14:32:00Z" w16du:dateUtc="2024-11-13T14:32:00Z">
                  <w:rPr>
                    <w:del w:id="3940" w:author="Adrian Moir (amoir)" w:date="2024-11-19T17:57:00Z" w16du:dateUtc="2024-11-19T17:57:00Z"/>
                    <w:moveTo w:id="3941" w:author="Adrian Moir (amoir)" w:date="2024-11-13T14:32:00Z" w16du:dateUtc="2024-11-13T14:32:00Z"/>
                  </w:rPr>
                </w:rPrChange>
              </w:rPr>
            </w:pPr>
            <w:moveTo w:id="3942" w:author="Adrian Moir (amoir)" w:date="2024-11-13T14:32:00Z" w16du:dateUtc="2024-11-13T14:32:00Z">
              <w:del w:id="3943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44" w:author="Adrian Moir (amoir)" w:date="2024-11-13T14:32:00Z" w16du:dateUtc="2024-11-13T14:32:00Z">
                      <w:rPr/>
                    </w:rPrChange>
                  </w:rPr>
                  <w:delText>36 GiB</w:delText>
                </w:r>
              </w:del>
            </w:moveTo>
          </w:p>
        </w:tc>
        <w:tc>
          <w:tcPr>
            <w:tcW w:w="0" w:type="auto"/>
            <w:vAlign w:val="center"/>
            <w:hideMark/>
          </w:tcPr>
          <w:p w14:paraId="71F3EA9D" w14:textId="77777777" w:rsidR="002E0EAC" w:rsidRPr="00CD5A05" w:rsidDel="00880D94" w:rsidRDefault="002E0EAC" w:rsidP="003C5C3A">
            <w:pPr>
              <w:jc w:val="center"/>
              <w:rPr>
                <w:del w:id="3945" w:author="Adrian Moir (amoir)" w:date="2024-11-19T17:57:00Z" w16du:dateUtc="2024-11-19T17:57:00Z"/>
                <w:moveTo w:id="3946" w:author="Adrian Moir (amoir)" w:date="2024-11-13T14:32:00Z" w16du:dateUtc="2024-11-13T14:32:00Z"/>
                <w:sz w:val="13"/>
                <w:szCs w:val="13"/>
                <w:rPrChange w:id="3947" w:author="Adrian Moir (amoir)" w:date="2024-11-13T14:32:00Z" w16du:dateUtc="2024-11-13T14:32:00Z">
                  <w:rPr>
                    <w:del w:id="3948" w:author="Adrian Moir (amoir)" w:date="2024-11-19T17:57:00Z" w16du:dateUtc="2024-11-19T17:57:00Z"/>
                    <w:moveTo w:id="3949" w:author="Adrian Moir (amoir)" w:date="2024-11-13T14:32:00Z" w16du:dateUtc="2024-11-13T14:32:00Z"/>
                  </w:rPr>
                </w:rPrChange>
              </w:rPr>
            </w:pPr>
            <w:moveTo w:id="3950" w:author="Adrian Moir (amoir)" w:date="2024-11-13T14:32:00Z" w16du:dateUtc="2024-11-13T14:32:00Z">
              <w:del w:id="3951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52" w:author="Adrian Moir (amoir)" w:date="2024-11-13T14:32:00Z" w16du:dateUtc="2024-11-13T14:32:00Z">
                      <w:rPr/>
                    </w:rPrChange>
                  </w:rPr>
                  <w:delText>We need more memory.  42G would be good.</w:delText>
                </w:r>
              </w:del>
            </w:moveTo>
          </w:p>
        </w:tc>
      </w:tr>
    </w:tbl>
    <w:p w14:paraId="047068EF" w14:textId="77777777" w:rsidR="002E0EAC" w:rsidDel="00630DBD" w:rsidRDefault="002E0EAC" w:rsidP="002E0EAC">
      <w:pPr>
        <w:rPr>
          <w:del w:id="3953" w:author="Adrian Moir (amoir)" w:date="2024-11-13T14:32:00Z" w16du:dateUtc="2024-11-13T14:32:00Z"/>
          <w:moveTo w:id="3954" w:author="Adrian Moir (amoir)" w:date="2024-11-13T14:32:00Z" w16du:dateUtc="2024-11-13T14:32:00Z"/>
        </w:rPr>
      </w:pPr>
    </w:p>
    <w:p w14:paraId="677640AF" w14:textId="77777777" w:rsidR="002E0EAC" w:rsidDel="00630DBD" w:rsidRDefault="002E0EAC" w:rsidP="002E0EAC">
      <w:pPr>
        <w:rPr>
          <w:del w:id="3955" w:author="Adrian Moir (amoir)" w:date="2024-11-13T14:32:00Z" w16du:dateUtc="2024-11-13T14:32:00Z"/>
          <w:moveTo w:id="3956" w:author="Adrian Moir (amoir)" w:date="2024-11-13T14:32:00Z" w16du:dateUtc="2024-11-13T14:32:00Z"/>
        </w:rPr>
      </w:pPr>
    </w:p>
    <w:p w14:paraId="3E9C6BB1" w14:textId="77777777" w:rsidR="002E0EAC" w:rsidDel="00880D94" w:rsidRDefault="002E0EAC" w:rsidP="002E0EAC">
      <w:pPr>
        <w:rPr>
          <w:del w:id="3957" w:author="Adrian Moir (amoir)" w:date="2024-11-19T17:57:00Z" w16du:dateUtc="2024-11-19T17:57:00Z"/>
          <w:moveTo w:id="3958" w:author="Adrian Moir (amoir)" w:date="2024-11-13T14:32:00Z" w16du:dateUtc="2024-11-13T14:32:00Z"/>
        </w:rPr>
      </w:pPr>
    </w:p>
    <w:p w14:paraId="11DC3148" w14:textId="77777777" w:rsidR="002E0EAC" w:rsidRPr="00C42723" w:rsidDel="00880D94" w:rsidRDefault="002E0EAC" w:rsidP="002E0EAC">
      <w:pPr>
        <w:pStyle w:val="Heading3"/>
        <w:rPr>
          <w:del w:id="3959" w:author="Adrian Moir (amoir)" w:date="2024-11-19T17:57:00Z" w16du:dateUtc="2024-11-19T17:57:00Z"/>
          <w:moveTo w:id="3960" w:author="Adrian Moir (amoir)" w:date="2024-11-13T14:32:00Z" w16du:dateUtc="2024-11-13T14:32:00Z"/>
        </w:rPr>
      </w:pPr>
      <w:moveTo w:id="3961" w:author="Adrian Moir (amoir)" w:date="2024-11-13T14:32:00Z" w16du:dateUtc="2024-11-13T14:32:00Z">
        <w:del w:id="3962" w:author="Adrian Moir (amoir)" w:date="2024-11-19T17:57:00Z" w16du:dateUtc="2024-11-19T17:57:00Z">
          <w:r w:rsidDel="00880D94">
            <w:delText>Table 2. MEV-QSTOR</w:delText>
          </w:r>
        </w:del>
      </w:moveTo>
    </w:p>
    <w:tbl>
      <w:tblPr>
        <w:tblW w:w="10632" w:type="dxa"/>
        <w:tblCellSpacing w:w="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701"/>
        <w:gridCol w:w="1984"/>
        <w:gridCol w:w="1843"/>
        <w:gridCol w:w="1327"/>
        <w:gridCol w:w="2217"/>
      </w:tblGrid>
      <w:tr w:rsidR="002E0EAC" w:rsidRPr="00CD5A05" w:rsidDel="00880D94" w14:paraId="60298095" w14:textId="77777777" w:rsidTr="003C5C3A">
        <w:trPr>
          <w:tblCellSpacing w:w="15" w:type="dxa"/>
          <w:del w:id="3963" w:author="Adrian Moir (amoir)" w:date="2024-11-19T17:57:00Z"/>
        </w:trPr>
        <w:tc>
          <w:tcPr>
            <w:tcW w:w="1515" w:type="dxa"/>
            <w:vAlign w:val="center"/>
            <w:hideMark/>
          </w:tcPr>
          <w:p w14:paraId="475B51AD" w14:textId="77777777" w:rsidR="002E0EAC" w:rsidRPr="00CD5A05" w:rsidDel="00880D94" w:rsidRDefault="002E0EAC" w:rsidP="003C5C3A">
            <w:pPr>
              <w:jc w:val="center"/>
              <w:rPr>
                <w:del w:id="3964" w:author="Adrian Moir (amoir)" w:date="2024-11-19T17:57:00Z" w16du:dateUtc="2024-11-19T17:57:00Z"/>
                <w:moveTo w:id="3965" w:author="Adrian Moir (amoir)" w:date="2024-11-13T14:32:00Z" w16du:dateUtc="2024-11-13T14:32:00Z"/>
                <w:sz w:val="13"/>
                <w:szCs w:val="13"/>
                <w:rPrChange w:id="3966" w:author="Adrian Moir (amoir)" w:date="2024-11-13T14:32:00Z" w16du:dateUtc="2024-11-13T14:32:00Z">
                  <w:rPr>
                    <w:del w:id="3967" w:author="Adrian Moir (amoir)" w:date="2024-11-19T17:57:00Z" w16du:dateUtc="2024-11-19T17:57:00Z"/>
                    <w:moveTo w:id="3968" w:author="Adrian Moir (amoir)" w:date="2024-11-13T14:32:00Z" w16du:dateUtc="2024-11-13T14:32:00Z"/>
                  </w:rPr>
                </w:rPrChange>
              </w:rPr>
            </w:pPr>
            <w:moveTo w:id="3969" w:author="Adrian Moir (amoir)" w:date="2024-11-13T14:32:00Z" w16du:dateUtc="2024-11-13T14:32:00Z">
              <w:del w:id="3970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71" w:author="Adrian Moir (amoir)" w:date="2024-11-13T14:32:00Z" w16du:dateUtc="2024-11-13T14:32:00Z">
                      <w:rPr/>
                    </w:rPrChange>
                  </w:rPr>
                  <w:delText>Date</w:delText>
                </w:r>
              </w:del>
            </w:moveTo>
          </w:p>
        </w:tc>
        <w:tc>
          <w:tcPr>
            <w:tcW w:w="1671" w:type="dxa"/>
            <w:vAlign w:val="center"/>
            <w:hideMark/>
          </w:tcPr>
          <w:p w14:paraId="15592E5F" w14:textId="77777777" w:rsidR="002E0EAC" w:rsidRPr="00CD5A05" w:rsidDel="00880D94" w:rsidRDefault="002E0EAC" w:rsidP="003C5C3A">
            <w:pPr>
              <w:jc w:val="center"/>
              <w:rPr>
                <w:del w:id="3972" w:author="Adrian Moir (amoir)" w:date="2024-11-19T17:57:00Z" w16du:dateUtc="2024-11-19T17:57:00Z"/>
                <w:moveTo w:id="3973" w:author="Adrian Moir (amoir)" w:date="2024-11-13T14:32:00Z" w16du:dateUtc="2024-11-13T14:32:00Z"/>
                <w:sz w:val="13"/>
                <w:szCs w:val="13"/>
                <w:rPrChange w:id="3974" w:author="Adrian Moir (amoir)" w:date="2024-11-13T14:32:00Z" w16du:dateUtc="2024-11-13T14:32:00Z">
                  <w:rPr>
                    <w:del w:id="3975" w:author="Adrian Moir (amoir)" w:date="2024-11-19T17:57:00Z" w16du:dateUtc="2024-11-19T17:57:00Z"/>
                    <w:moveTo w:id="3976" w:author="Adrian Moir (amoir)" w:date="2024-11-13T14:32:00Z" w16du:dateUtc="2024-11-13T14:32:00Z"/>
                  </w:rPr>
                </w:rPrChange>
              </w:rPr>
            </w:pPr>
            <w:moveTo w:id="3977" w:author="Adrian Moir (amoir)" w:date="2024-11-13T14:32:00Z" w16du:dateUtc="2024-11-13T14:32:00Z">
              <w:del w:id="3978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79" w:author="Adrian Moir (amoir)" w:date="2024-11-13T14:32:00Z" w16du:dateUtc="2024-11-13T14:32:00Z">
                      <w:rPr/>
                    </w:rPrChange>
                  </w:rPr>
                  <w:delText>version</w:delText>
                </w:r>
              </w:del>
            </w:moveTo>
          </w:p>
        </w:tc>
        <w:tc>
          <w:tcPr>
            <w:tcW w:w="1954" w:type="dxa"/>
            <w:vAlign w:val="center"/>
            <w:hideMark/>
          </w:tcPr>
          <w:p w14:paraId="1954A1CB" w14:textId="77777777" w:rsidR="002E0EAC" w:rsidRPr="00CD5A05" w:rsidDel="00880D94" w:rsidRDefault="002E0EAC" w:rsidP="003C5C3A">
            <w:pPr>
              <w:jc w:val="center"/>
              <w:rPr>
                <w:del w:id="3980" w:author="Adrian Moir (amoir)" w:date="2024-11-19T17:57:00Z" w16du:dateUtc="2024-11-19T17:57:00Z"/>
                <w:moveTo w:id="3981" w:author="Adrian Moir (amoir)" w:date="2024-11-13T14:32:00Z" w16du:dateUtc="2024-11-13T14:32:00Z"/>
                <w:sz w:val="13"/>
                <w:szCs w:val="13"/>
                <w:rPrChange w:id="3982" w:author="Adrian Moir (amoir)" w:date="2024-11-13T14:32:00Z" w16du:dateUtc="2024-11-13T14:32:00Z">
                  <w:rPr>
                    <w:del w:id="3983" w:author="Adrian Moir (amoir)" w:date="2024-11-19T17:57:00Z" w16du:dateUtc="2024-11-19T17:57:00Z"/>
                    <w:moveTo w:id="3984" w:author="Adrian Moir (amoir)" w:date="2024-11-13T14:32:00Z" w16du:dateUtc="2024-11-13T14:32:00Z"/>
                  </w:rPr>
                </w:rPrChange>
              </w:rPr>
            </w:pPr>
            <w:moveTo w:id="3985" w:author="Adrian Moir (amoir)" w:date="2024-11-13T14:32:00Z" w16du:dateUtc="2024-11-13T14:32:00Z">
              <w:del w:id="3986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87" w:author="Adrian Moir (amoir)" w:date="2024-11-13T14:32:00Z" w16du:dateUtc="2024-11-13T14:32:00Z">
                      <w:rPr/>
                    </w:rPrChange>
                  </w:rPr>
                  <w:delText>cleaner memory needed</w:delText>
                </w:r>
              </w:del>
            </w:moveTo>
          </w:p>
        </w:tc>
        <w:tc>
          <w:tcPr>
            <w:tcW w:w="1813" w:type="dxa"/>
            <w:vAlign w:val="center"/>
            <w:hideMark/>
          </w:tcPr>
          <w:p w14:paraId="5ECFB3D3" w14:textId="77777777" w:rsidR="002E0EAC" w:rsidRPr="00CD5A05" w:rsidDel="00880D94" w:rsidRDefault="002E0EAC" w:rsidP="003C5C3A">
            <w:pPr>
              <w:jc w:val="center"/>
              <w:rPr>
                <w:del w:id="3988" w:author="Adrian Moir (amoir)" w:date="2024-11-19T17:57:00Z" w16du:dateUtc="2024-11-19T17:57:00Z"/>
                <w:moveTo w:id="3989" w:author="Adrian Moir (amoir)" w:date="2024-11-13T14:32:00Z" w16du:dateUtc="2024-11-13T14:32:00Z"/>
                <w:sz w:val="13"/>
                <w:szCs w:val="13"/>
                <w:rPrChange w:id="3990" w:author="Adrian Moir (amoir)" w:date="2024-11-13T14:32:00Z" w16du:dateUtc="2024-11-13T14:32:00Z">
                  <w:rPr>
                    <w:del w:id="3991" w:author="Adrian Moir (amoir)" w:date="2024-11-19T17:57:00Z" w16du:dateUtc="2024-11-19T17:57:00Z"/>
                    <w:moveTo w:id="3992" w:author="Adrian Moir (amoir)" w:date="2024-11-13T14:32:00Z" w16du:dateUtc="2024-11-13T14:32:00Z"/>
                  </w:rPr>
                </w:rPrChange>
              </w:rPr>
            </w:pPr>
            <w:moveTo w:id="3993" w:author="Adrian Moir (amoir)" w:date="2024-11-13T14:32:00Z" w16du:dateUtc="2024-11-13T14:32:00Z">
              <w:del w:id="3994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3995" w:author="Adrian Moir (amoir)" w:date="2024-11-13T14:32:00Z" w16du:dateUtc="2024-11-13T14:32:00Z">
                      <w:rPr/>
                    </w:rPrChange>
                  </w:rPr>
                  <w:delText>dictionary memory needed</w:delText>
                </w:r>
              </w:del>
            </w:moveTo>
          </w:p>
        </w:tc>
        <w:tc>
          <w:tcPr>
            <w:tcW w:w="1297" w:type="dxa"/>
            <w:vAlign w:val="center"/>
            <w:hideMark/>
          </w:tcPr>
          <w:p w14:paraId="61327FA4" w14:textId="77777777" w:rsidR="002E0EAC" w:rsidRPr="00CD5A05" w:rsidDel="00880D94" w:rsidRDefault="002E0EAC" w:rsidP="003C5C3A">
            <w:pPr>
              <w:jc w:val="center"/>
              <w:rPr>
                <w:del w:id="3996" w:author="Adrian Moir (amoir)" w:date="2024-11-19T17:57:00Z" w16du:dateUtc="2024-11-19T17:57:00Z"/>
                <w:moveTo w:id="3997" w:author="Adrian Moir (amoir)" w:date="2024-11-13T14:32:00Z" w16du:dateUtc="2024-11-13T14:32:00Z"/>
                <w:sz w:val="13"/>
                <w:szCs w:val="13"/>
                <w:rPrChange w:id="3998" w:author="Adrian Moir (amoir)" w:date="2024-11-13T14:32:00Z" w16du:dateUtc="2024-11-13T14:32:00Z">
                  <w:rPr>
                    <w:del w:id="3999" w:author="Adrian Moir (amoir)" w:date="2024-11-19T17:57:00Z" w16du:dateUtc="2024-11-19T17:57:00Z"/>
                    <w:moveTo w:id="4000" w:author="Adrian Moir (amoir)" w:date="2024-11-13T14:32:00Z" w16du:dateUtc="2024-11-13T14:32:00Z"/>
                  </w:rPr>
                </w:rPrChange>
              </w:rPr>
            </w:pPr>
            <w:moveTo w:id="4001" w:author="Adrian Moir (amoir)" w:date="2024-11-13T14:32:00Z" w16du:dateUtc="2024-11-13T14:32:00Z">
              <w:del w:id="4002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03" w:author="Adrian Moir (amoir)" w:date="2024-11-13T14:32:00Z" w16du:dateUtc="2024-11-13T14:32:00Z">
                      <w:rPr/>
                    </w:rPrChange>
                  </w:rPr>
                  <w:delText>Total system RAM available</w:delText>
                </w:r>
              </w:del>
            </w:moveTo>
          </w:p>
        </w:tc>
        <w:tc>
          <w:tcPr>
            <w:tcW w:w="2172" w:type="dxa"/>
            <w:vAlign w:val="center"/>
            <w:hideMark/>
          </w:tcPr>
          <w:p w14:paraId="6957962F" w14:textId="77777777" w:rsidR="002E0EAC" w:rsidRPr="00CD5A05" w:rsidDel="00880D94" w:rsidRDefault="002E0EAC" w:rsidP="003C5C3A">
            <w:pPr>
              <w:jc w:val="center"/>
              <w:rPr>
                <w:del w:id="4004" w:author="Adrian Moir (amoir)" w:date="2024-11-19T17:57:00Z" w16du:dateUtc="2024-11-19T17:57:00Z"/>
                <w:moveTo w:id="4005" w:author="Adrian Moir (amoir)" w:date="2024-11-13T14:32:00Z" w16du:dateUtc="2024-11-13T14:32:00Z"/>
                <w:sz w:val="13"/>
                <w:szCs w:val="13"/>
                <w:rPrChange w:id="4006" w:author="Adrian Moir (amoir)" w:date="2024-11-13T14:32:00Z" w16du:dateUtc="2024-11-13T14:32:00Z">
                  <w:rPr>
                    <w:del w:id="4007" w:author="Adrian Moir (amoir)" w:date="2024-11-19T17:57:00Z" w16du:dateUtc="2024-11-19T17:57:00Z"/>
                    <w:moveTo w:id="4008" w:author="Adrian Moir (amoir)" w:date="2024-11-13T14:32:00Z" w16du:dateUtc="2024-11-13T14:32:00Z"/>
                  </w:rPr>
                </w:rPrChange>
              </w:rPr>
            </w:pPr>
            <w:moveTo w:id="4009" w:author="Adrian Moir (amoir)" w:date="2024-11-13T14:32:00Z" w16du:dateUtc="2024-11-13T14:32:00Z">
              <w:del w:id="4010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11" w:author="Adrian Moir (amoir)" w:date="2024-11-13T14:32:00Z" w16du:dateUtc="2024-11-13T14:32:00Z">
                      <w:rPr/>
                    </w:rPrChange>
                  </w:rPr>
                  <w:delText>Notes</w:delText>
                </w:r>
              </w:del>
            </w:moveTo>
          </w:p>
        </w:tc>
      </w:tr>
      <w:tr w:rsidR="002E0EAC" w:rsidRPr="00CD5A05" w:rsidDel="00880D94" w14:paraId="0E1AFE3A" w14:textId="77777777" w:rsidTr="003C5C3A">
        <w:trPr>
          <w:tblCellSpacing w:w="15" w:type="dxa"/>
          <w:del w:id="4012" w:author="Adrian Moir (amoir)" w:date="2024-11-19T17:57:00Z"/>
        </w:trPr>
        <w:tc>
          <w:tcPr>
            <w:tcW w:w="1515" w:type="dxa"/>
            <w:vAlign w:val="center"/>
            <w:hideMark/>
          </w:tcPr>
          <w:p w14:paraId="3336C978" w14:textId="77777777" w:rsidR="002E0EAC" w:rsidRPr="00CD5A05" w:rsidDel="00880D94" w:rsidRDefault="002E0EAC" w:rsidP="003C5C3A">
            <w:pPr>
              <w:jc w:val="center"/>
              <w:rPr>
                <w:del w:id="4013" w:author="Adrian Moir (amoir)" w:date="2024-11-19T17:57:00Z" w16du:dateUtc="2024-11-19T17:57:00Z"/>
                <w:moveTo w:id="4014" w:author="Adrian Moir (amoir)" w:date="2024-11-13T14:32:00Z" w16du:dateUtc="2024-11-13T14:32:00Z"/>
                <w:sz w:val="13"/>
                <w:szCs w:val="13"/>
                <w:rPrChange w:id="4015" w:author="Adrian Moir (amoir)" w:date="2024-11-13T14:32:00Z" w16du:dateUtc="2024-11-13T14:32:00Z">
                  <w:rPr>
                    <w:del w:id="4016" w:author="Adrian Moir (amoir)" w:date="2024-11-19T17:57:00Z" w16du:dateUtc="2024-11-19T17:57:00Z"/>
                    <w:moveTo w:id="4017" w:author="Adrian Moir (amoir)" w:date="2024-11-13T14:32:00Z" w16du:dateUtc="2024-11-13T14:32:00Z"/>
                  </w:rPr>
                </w:rPrChange>
              </w:rPr>
            </w:pPr>
            <w:moveTo w:id="4018" w:author="Adrian Moir (amoir)" w:date="2024-11-13T14:32:00Z" w16du:dateUtc="2024-11-13T14:32:00Z">
              <w:del w:id="4019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20" w:author="Adrian Moir (amoir)" w:date="2024-11-13T14:32:00Z" w16du:dateUtc="2024-11-13T14:32:00Z">
                      <w:rPr/>
                    </w:rPrChange>
                  </w:rPr>
                  <w:delText>2023-11-08 22:16:04</w:delText>
                </w:r>
              </w:del>
            </w:moveTo>
          </w:p>
        </w:tc>
        <w:tc>
          <w:tcPr>
            <w:tcW w:w="1671" w:type="dxa"/>
            <w:vAlign w:val="center"/>
            <w:hideMark/>
          </w:tcPr>
          <w:p w14:paraId="57DBC54D" w14:textId="77777777" w:rsidR="002E0EAC" w:rsidRPr="00CD5A05" w:rsidDel="00880D94" w:rsidRDefault="002E0EAC" w:rsidP="003C5C3A">
            <w:pPr>
              <w:jc w:val="center"/>
              <w:rPr>
                <w:del w:id="4021" w:author="Adrian Moir (amoir)" w:date="2024-11-19T17:57:00Z" w16du:dateUtc="2024-11-19T17:57:00Z"/>
                <w:moveTo w:id="4022" w:author="Adrian Moir (amoir)" w:date="2024-11-13T14:32:00Z" w16du:dateUtc="2024-11-13T14:32:00Z"/>
                <w:sz w:val="13"/>
                <w:szCs w:val="13"/>
                <w:rPrChange w:id="4023" w:author="Adrian Moir (amoir)" w:date="2024-11-13T14:32:00Z" w16du:dateUtc="2024-11-13T14:32:00Z">
                  <w:rPr>
                    <w:del w:id="4024" w:author="Adrian Moir (amoir)" w:date="2024-11-19T17:57:00Z" w16du:dateUtc="2024-11-19T17:57:00Z"/>
                    <w:moveTo w:id="4025" w:author="Adrian Moir (amoir)" w:date="2024-11-13T14:32:00Z" w16du:dateUtc="2024-11-13T14:32:00Z"/>
                  </w:rPr>
                </w:rPrChange>
              </w:rPr>
            </w:pPr>
            <w:moveTo w:id="4026" w:author="Adrian Moir (amoir)" w:date="2024-11-13T14:32:00Z" w16du:dateUtc="2024-11-13T14:32:00Z">
              <w:del w:id="4027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28" w:author="Adrian Moir (amoir)" w:date="2024-11-13T14:32:00Z" w16du:dateUtc="2024-11-13T14:32:00Z">
                      <w:rPr/>
                    </w:rPrChange>
                  </w:rPr>
                  <w:delText>7.3.0.165</w:delText>
                </w:r>
              </w:del>
            </w:moveTo>
          </w:p>
        </w:tc>
        <w:tc>
          <w:tcPr>
            <w:tcW w:w="1954" w:type="dxa"/>
            <w:vAlign w:val="center"/>
            <w:hideMark/>
          </w:tcPr>
          <w:p w14:paraId="252D0A78" w14:textId="77777777" w:rsidR="002E0EAC" w:rsidRPr="00CD5A05" w:rsidDel="00880D94" w:rsidRDefault="002E0EAC" w:rsidP="003C5C3A">
            <w:pPr>
              <w:jc w:val="center"/>
              <w:rPr>
                <w:del w:id="4029" w:author="Adrian Moir (amoir)" w:date="2024-11-19T17:57:00Z" w16du:dateUtc="2024-11-19T17:57:00Z"/>
                <w:moveTo w:id="4030" w:author="Adrian Moir (amoir)" w:date="2024-11-13T14:32:00Z" w16du:dateUtc="2024-11-13T14:32:00Z"/>
                <w:sz w:val="13"/>
                <w:szCs w:val="13"/>
                <w:rPrChange w:id="4031" w:author="Adrian Moir (amoir)" w:date="2024-11-13T14:32:00Z" w16du:dateUtc="2024-11-13T14:32:00Z">
                  <w:rPr>
                    <w:del w:id="4032" w:author="Adrian Moir (amoir)" w:date="2024-11-19T17:57:00Z" w16du:dateUtc="2024-11-19T17:57:00Z"/>
                    <w:moveTo w:id="4033" w:author="Adrian Moir (amoir)" w:date="2024-11-13T14:32:00Z" w16du:dateUtc="2024-11-13T14:32:00Z"/>
                  </w:rPr>
                </w:rPrChange>
              </w:rPr>
            </w:pPr>
            <w:moveTo w:id="4034" w:author="Adrian Moir (amoir)" w:date="2024-11-13T14:32:00Z" w16du:dateUtc="2024-11-13T14:32:00Z">
              <w:del w:id="4035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36" w:author="Adrian Moir (amoir)" w:date="2024-11-13T14:32:00Z" w16du:dateUtc="2024-11-13T14:32:00Z">
                      <w:rPr/>
                    </w:rPrChange>
                  </w:rPr>
                  <w:delText>3.3 GB</w:delText>
                </w:r>
              </w:del>
            </w:moveTo>
          </w:p>
        </w:tc>
        <w:tc>
          <w:tcPr>
            <w:tcW w:w="1813" w:type="dxa"/>
            <w:vAlign w:val="center"/>
            <w:hideMark/>
          </w:tcPr>
          <w:p w14:paraId="4BF75BDC" w14:textId="77777777" w:rsidR="002E0EAC" w:rsidRPr="00CD5A05" w:rsidDel="00880D94" w:rsidRDefault="002E0EAC" w:rsidP="003C5C3A">
            <w:pPr>
              <w:jc w:val="center"/>
              <w:rPr>
                <w:del w:id="4037" w:author="Adrian Moir (amoir)" w:date="2024-11-19T17:57:00Z" w16du:dateUtc="2024-11-19T17:57:00Z"/>
                <w:moveTo w:id="4038" w:author="Adrian Moir (amoir)" w:date="2024-11-13T14:32:00Z" w16du:dateUtc="2024-11-13T14:32:00Z"/>
                <w:sz w:val="13"/>
                <w:szCs w:val="13"/>
                <w:rPrChange w:id="4039" w:author="Adrian Moir (amoir)" w:date="2024-11-13T14:32:00Z" w16du:dateUtc="2024-11-13T14:32:00Z">
                  <w:rPr>
                    <w:del w:id="4040" w:author="Adrian Moir (amoir)" w:date="2024-11-19T17:57:00Z" w16du:dateUtc="2024-11-19T17:57:00Z"/>
                    <w:moveTo w:id="4041" w:author="Adrian Moir (amoir)" w:date="2024-11-13T14:32:00Z" w16du:dateUtc="2024-11-13T14:32:00Z"/>
                  </w:rPr>
                </w:rPrChange>
              </w:rPr>
            </w:pPr>
            <w:moveTo w:id="4042" w:author="Adrian Moir (amoir)" w:date="2024-11-13T14:32:00Z" w16du:dateUtc="2024-11-13T14:32:00Z">
              <w:del w:id="4043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44" w:author="Adrian Moir (amoir)" w:date="2024-11-13T14:32:00Z" w16du:dateUtc="2024-11-13T14:32:00Z">
                      <w:rPr/>
                    </w:rPrChange>
                  </w:rPr>
                  <w:delText>6GB</w:delText>
                </w:r>
              </w:del>
            </w:moveTo>
          </w:p>
        </w:tc>
        <w:tc>
          <w:tcPr>
            <w:tcW w:w="1297" w:type="dxa"/>
            <w:vAlign w:val="center"/>
            <w:hideMark/>
          </w:tcPr>
          <w:p w14:paraId="6B8BDE96" w14:textId="77777777" w:rsidR="002E0EAC" w:rsidRPr="00CD5A05" w:rsidDel="00880D94" w:rsidRDefault="002E0EAC" w:rsidP="003C5C3A">
            <w:pPr>
              <w:jc w:val="center"/>
              <w:rPr>
                <w:del w:id="4045" w:author="Adrian Moir (amoir)" w:date="2024-11-19T17:57:00Z" w16du:dateUtc="2024-11-19T17:57:00Z"/>
                <w:moveTo w:id="4046" w:author="Adrian Moir (amoir)" w:date="2024-11-13T14:32:00Z" w16du:dateUtc="2024-11-13T14:32:00Z"/>
                <w:sz w:val="13"/>
                <w:szCs w:val="13"/>
                <w:rPrChange w:id="4047" w:author="Adrian Moir (amoir)" w:date="2024-11-13T14:32:00Z" w16du:dateUtc="2024-11-13T14:32:00Z">
                  <w:rPr>
                    <w:del w:id="4048" w:author="Adrian Moir (amoir)" w:date="2024-11-19T17:57:00Z" w16du:dateUtc="2024-11-19T17:57:00Z"/>
                    <w:moveTo w:id="4049" w:author="Adrian Moir (amoir)" w:date="2024-11-13T14:32:00Z" w16du:dateUtc="2024-11-13T14:32:00Z"/>
                  </w:rPr>
                </w:rPrChange>
              </w:rPr>
            </w:pPr>
            <w:moveTo w:id="4050" w:author="Adrian Moir (amoir)" w:date="2024-11-13T14:32:00Z" w16du:dateUtc="2024-11-13T14:32:00Z">
              <w:del w:id="4051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52" w:author="Adrian Moir (amoir)" w:date="2024-11-13T14:32:00Z" w16du:dateUtc="2024-11-13T14:32:00Z">
                      <w:rPr/>
                    </w:rPrChange>
                  </w:rPr>
                  <w:delText>31 GiB</w:delText>
                </w:r>
              </w:del>
            </w:moveTo>
          </w:p>
        </w:tc>
        <w:tc>
          <w:tcPr>
            <w:tcW w:w="2172" w:type="dxa"/>
            <w:vAlign w:val="center"/>
            <w:hideMark/>
          </w:tcPr>
          <w:p w14:paraId="6FE70E42" w14:textId="77777777" w:rsidR="002E0EAC" w:rsidRPr="00CD5A05" w:rsidDel="00880D94" w:rsidRDefault="002E0EAC" w:rsidP="003C5C3A">
            <w:pPr>
              <w:jc w:val="center"/>
              <w:rPr>
                <w:del w:id="4053" w:author="Adrian Moir (amoir)" w:date="2024-11-19T17:57:00Z" w16du:dateUtc="2024-11-19T17:57:00Z"/>
                <w:moveTo w:id="4054" w:author="Adrian Moir (amoir)" w:date="2024-11-13T14:32:00Z" w16du:dateUtc="2024-11-13T14:32:00Z"/>
                <w:sz w:val="13"/>
                <w:szCs w:val="13"/>
                <w:rPrChange w:id="4055" w:author="Adrian Moir (amoir)" w:date="2024-11-13T14:32:00Z" w16du:dateUtc="2024-11-13T14:32:00Z">
                  <w:rPr>
                    <w:del w:id="4056" w:author="Adrian Moir (amoir)" w:date="2024-11-19T17:57:00Z" w16du:dateUtc="2024-11-19T17:57:00Z"/>
                    <w:moveTo w:id="4057" w:author="Adrian Moir (amoir)" w:date="2024-11-13T14:32:00Z" w16du:dateUtc="2024-11-13T14:32:00Z"/>
                  </w:rPr>
                </w:rPrChange>
              </w:rPr>
            </w:pPr>
          </w:p>
        </w:tc>
      </w:tr>
      <w:tr w:rsidR="002E0EAC" w:rsidRPr="00CD5A05" w:rsidDel="00880D94" w14:paraId="1ABE1F2F" w14:textId="77777777" w:rsidTr="003C5C3A">
        <w:trPr>
          <w:tblCellSpacing w:w="15" w:type="dxa"/>
          <w:del w:id="4058" w:author="Adrian Moir (amoir)" w:date="2024-11-19T17:57:00Z"/>
        </w:trPr>
        <w:tc>
          <w:tcPr>
            <w:tcW w:w="1515" w:type="dxa"/>
            <w:vAlign w:val="center"/>
            <w:hideMark/>
          </w:tcPr>
          <w:p w14:paraId="3C97C17A" w14:textId="77777777" w:rsidR="002E0EAC" w:rsidRPr="00CD5A05" w:rsidDel="00880D94" w:rsidRDefault="002E0EAC" w:rsidP="003C5C3A">
            <w:pPr>
              <w:jc w:val="center"/>
              <w:rPr>
                <w:del w:id="4059" w:author="Adrian Moir (amoir)" w:date="2024-11-19T17:57:00Z" w16du:dateUtc="2024-11-19T17:57:00Z"/>
                <w:moveTo w:id="4060" w:author="Adrian Moir (amoir)" w:date="2024-11-13T14:32:00Z" w16du:dateUtc="2024-11-13T14:32:00Z"/>
                <w:sz w:val="13"/>
                <w:szCs w:val="13"/>
                <w:rPrChange w:id="4061" w:author="Adrian Moir (amoir)" w:date="2024-11-13T14:32:00Z" w16du:dateUtc="2024-11-13T14:32:00Z">
                  <w:rPr>
                    <w:del w:id="4062" w:author="Adrian Moir (amoir)" w:date="2024-11-19T17:57:00Z" w16du:dateUtc="2024-11-19T17:57:00Z"/>
                    <w:moveTo w:id="4063" w:author="Adrian Moir (amoir)" w:date="2024-11-13T14:32:00Z" w16du:dateUtc="2024-11-13T14:32:00Z"/>
                  </w:rPr>
                </w:rPrChange>
              </w:rPr>
            </w:pPr>
            <w:moveTo w:id="4064" w:author="Adrian Moir (amoir)" w:date="2024-11-13T14:32:00Z" w16du:dateUtc="2024-11-13T14:32:00Z">
              <w:del w:id="4065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66" w:author="Adrian Moir (amoir)" w:date="2024-11-13T14:32:00Z" w16du:dateUtc="2024-11-13T14:32:00Z">
                      <w:rPr/>
                    </w:rPrChange>
                  </w:rPr>
                  <w:delText>2023-11-10 16:34:33</w:delText>
                </w:r>
              </w:del>
            </w:moveTo>
          </w:p>
        </w:tc>
        <w:tc>
          <w:tcPr>
            <w:tcW w:w="1671" w:type="dxa"/>
            <w:vAlign w:val="center"/>
            <w:hideMark/>
          </w:tcPr>
          <w:p w14:paraId="24E626F6" w14:textId="77777777" w:rsidR="002E0EAC" w:rsidRPr="00CD5A05" w:rsidDel="00880D94" w:rsidRDefault="002E0EAC" w:rsidP="003C5C3A">
            <w:pPr>
              <w:jc w:val="center"/>
              <w:rPr>
                <w:del w:id="4067" w:author="Adrian Moir (amoir)" w:date="2024-11-19T17:57:00Z" w16du:dateUtc="2024-11-19T17:57:00Z"/>
                <w:moveTo w:id="4068" w:author="Adrian Moir (amoir)" w:date="2024-11-13T14:32:00Z" w16du:dateUtc="2024-11-13T14:32:00Z"/>
                <w:sz w:val="13"/>
                <w:szCs w:val="13"/>
                <w:rPrChange w:id="4069" w:author="Adrian Moir (amoir)" w:date="2024-11-13T14:32:00Z" w16du:dateUtc="2024-11-13T14:32:00Z">
                  <w:rPr>
                    <w:del w:id="4070" w:author="Adrian Moir (amoir)" w:date="2024-11-19T17:57:00Z" w16du:dateUtc="2024-11-19T17:57:00Z"/>
                    <w:moveTo w:id="4071" w:author="Adrian Moir (amoir)" w:date="2024-11-13T14:32:00Z" w16du:dateUtc="2024-11-13T14:32:00Z"/>
                  </w:rPr>
                </w:rPrChange>
              </w:rPr>
            </w:pPr>
            <w:moveTo w:id="4072" w:author="Adrian Moir (amoir)" w:date="2024-11-13T14:32:00Z" w16du:dateUtc="2024-11-13T14:32:00Z">
              <w:del w:id="4073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74" w:author="Adrian Moir (amoir)" w:date="2024-11-13T14:32:00Z" w16du:dateUtc="2024-11-13T14:32:00Z">
                      <w:rPr/>
                    </w:rPrChange>
                  </w:rPr>
                  <w:delText>7.3.0.165</w:delText>
                </w:r>
              </w:del>
            </w:moveTo>
          </w:p>
        </w:tc>
        <w:tc>
          <w:tcPr>
            <w:tcW w:w="1954" w:type="dxa"/>
            <w:vAlign w:val="center"/>
            <w:hideMark/>
          </w:tcPr>
          <w:p w14:paraId="2C716357" w14:textId="77777777" w:rsidR="002E0EAC" w:rsidRPr="00CD5A05" w:rsidDel="00880D94" w:rsidRDefault="002E0EAC" w:rsidP="003C5C3A">
            <w:pPr>
              <w:jc w:val="center"/>
              <w:rPr>
                <w:del w:id="4075" w:author="Adrian Moir (amoir)" w:date="2024-11-19T17:57:00Z" w16du:dateUtc="2024-11-19T17:57:00Z"/>
                <w:moveTo w:id="4076" w:author="Adrian Moir (amoir)" w:date="2024-11-13T14:32:00Z" w16du:dateUtc="2024-11-13T14:32:00Z"/>
                <w:sz w:val="13"/>
                <w:szCs w:val="13"/>
                <w:rPrChange w:id="4077" w:author="Adrian Moir (amoir)" w:date="2024-11-13T14:32:00Z" w16du:dateUtc="2024-11-13T14:32:00Z">
                  <w:rPr>
                    <w:del w:id="4078" w:author="Adrian Moir (amoir)" w:date="2024-11-19T17:57:00Z" w16du:dateUtc="2024-11-19T17:57:00Z"/>
                    <w:moveTo w:id="4079" w:author="Adrian Moir (amoir)" w:date="2024-11-13T14:32:00Z" w16du:dateUtc="2024-11-13T14:32:00Z"/>
                  </w:rPr>
                </w:rPrChange>
              </w:rPr>
            </w:pPr>
            <w:moveTo w:id="4080" w:author="Adrian Moir (amoir)" w:date="2024-11-13T14:32:00Z" w16du:dateUtc="2024-11-13T14:32:00Z">
              <w:del w:id="4081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82" w:author="Adrian Moir (amoir)" w:date="2024-11-13T14:32:00Z" w16du:dateUtc="2024-11-13T14:32:00Z">
                      <w:rPr/>
                    </w:rPrChange>
                  </w:rPr>
                  <w:delText>3.3 GB</w:delText>
                </w:r>
              </w:del>
            </w:moveTo>
          </w:p>
        </w:tc>
        <w:tc>
          <w:tcPr>
            <w:tcW w:w="1813" w:type="dxa"/>
            <w:vAlign w:val="center"/>
            <w:hideMark/>
          </w:tcPr>
          <w:p w14:paraId="14FCCE62" w14:textId="77777777" w:rsidR="002E0EAC" w:rsidRPr="00CD5A05" w:rsidDel="00880D94" w:rsidRDefault="002E0EAC" w:rsidP="003C5C3A">
            <w:pPr>
              <w:jc w:val="center"/>
              <w:rPr>
                <w:del w:id="4083" w:author="Adrian Moir (amoir)" w:date="2024-11-19T17:57:00Z" w16du:dateUtc="2024-11-19T17:57:00Z"/>
                <w:moveTo w:id="4084" w:author="Adrian Moir (amoir)" w:date="2024-11-13T14:32:00Z" w16du:dateUtc="2024-11-13T14:32:00Z"/>
                <w:sz w:val="13"/>
                <w:szCs w:val="13"/>
                <w:rPrChange w:id="4085" w:author="Adrian Moir (amoir)" w:date="2024-11-13T14:32:00Z" w16du:dateUtc="2024-11-13T14:32:00Z">
                  <w:rPr>
                    <w:del w:id="4086" w:author="Adrian Moir (amoir)" w:date="2024-11-19T17:57:00Z" w16du:dateUtc="2024-11-19T17:57:00Z"/>
                    <w:moveTo w:id="4087" w:author="Adrian Moir (amoir)" w:date="2024-11-13T14:32:00Z" w16du:dateUtc="2024-11-13T14:32:00Z"/>
                  </w:rPr>
                </w:rPrChange>
              </w:rPr>
            </w:pPr>
            <w:moveTo w:id="4088" w:author="Adrian Moir (amoir)" w:date="2024-11-13T14:32:00Z" w16du:dateUtc="2024-11-13T14:32:00Z">
              <w:del w:id="4089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90" w:author="Adrian Moir (amoir)" w:date="2024-11-13T14:32:00Z" w16du:dateUtc="2024-11-13T14:32:00Z">
                      <w:rPr/>
                    </w:rPrChange>
                  </w:rPr>
                  <w:delText>12GB</w:delText>
                </w:r>
              </w:del>
            </w:moveTo>
          </w:p>
        </w:tc>
        <w:tc>
          <w:tcPr>
            <w:tcW w:w="1297" w:type="dxa"/>
            <w:vAlign w:val="center"/>
            <w:hideMark/>
          </w:tcPr>
          <w:p w14:paraId="41864DE8" w14:textId="77777777" w:rsidR="002E0EAC" w:rsidRPr="00CD5A05" w:rsidDel="00880D94" w:rsidRDefault="002E0EAC" w:rsidP="003C5C3A">
            <w:pPr>
              <w:jc w:val="center"/>
              <w:rPr>
                <w:del w:id="4091" w:author="Adrian Moir (amoir)" w:date="2024-11-19T17:57:00Z" w16du:dateUtc="2024-11-19T17:57:00Z"/>
                <w:moveTo w:id="4092" w:author="Adrian Moir (amoir)" w:date="2024-11-13T14:32:00Z" w16du:dateUtc="2024-11-13T14:32:00Z"/>
                <w:sz w:val="13"/>
                <w:szCs w:val="13"/>
                <w:rPrChange w:id="4093" w:author="Adrian Moir (amoir)" w:date="2024-11-13T14:32:00Z" w16du:dateUtc="2024-11-13T14:32:00Z">
                  <w:rPr>
                    <w:del w:id="4094" w:author="Adrian Moir (amoir)" w:date="2024-11-19T17:57:00Z" w16du:dateUtc="2024-11-19T17:57:00Z"/>
                    <w:moveTo w:id="4095" w:author="Adrian Moir (amoir)" w:date="2024-11-13T14:32:00Z" w16du:dateUtc="2024-11-13T14:32:00Z"/>
                  </w:rPr>
                </w:rPrChange>
              </w:rPr>
            </w:pPr>
            <w:moveTo w:id="4096" w:author="Adrian Moir (amoir)" w:date="2024-11-13T14:32:00Z" w16du:dateUtc="2024-11-13T14:32:00Z">
              <w:del w:id="4097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098" w:author="Adrian Moir (amoir)" w:date="2024-11-13T14:32:00Z" w16du:dateUtc="2024-11-13T14:32:00Z">
                      <w:rPr/>
                    </w:rPrChange>
                  </w:rPr>
                  <w:delText>31 GiB</w:delText>
                </w:r>
              </w:del>
            </w:moveTo>
          </w:p>
        </w:tc>
        <w:tc>
          <w:tcPr>
            <w:tcW w:w="2172" w:type="dxa"/>
            <w:vAlign w:val="center"/>
            <w:hideMark/>
          </w:tcPr>
          <w:p w14:paraId="5867A1FC" w14:textId="77777777" w:rsidR="002E0EAC" w:rsidRPr="00CD5A05" w:rsidDel="00880D94" w:rsidRDefault="002E0EAC" w:rsidP="003C5C3A">
            <w:pPr>
              <w:jc w:val="center"/>
              <w:rPr>
                <w:del w:id="4099" w:author="Adrian Moir (amoir)" w:date="2024-11-19T17:57:00Z" w16du:dateUtc="2024-11-19T17:57:00Z"/>
                <w:moveTo w:id="4100" w:author="Adrian Moir (amoir)" w:date="2024-11-13T14:32:00Z" w16du:dateUtc="2024-11-13T14:32:00Z"/>
                <w:sz w:val="13"/>
                <w:szCs w:val="13"/>
                <w:rPrChange w:id="4101" w:author="Adrian Moir (amoir)" w:date="2024-11-13T14:32:00Z" w16du:dateUtc="2024-11-13T14:32:00Z">
                  <w:rPr>
                    <w:del w:id="4102" w:author="Adrian Moir (amoir)" w:date="2024-11-19T17:57:00Z" w16du:dateUtc="2024-11-19T17:57:00Z"/>
                    <w:moveTo w:id="4103" w:author="Adrian Moir (amoir)" w:date="2024-11-13T14:32:00Z" w16du:dateUtc="2024-11-13T14:32:00Z"/>
                  </w:rPr>
                </w:rPrChange>
              </w:rPr>
            </w:pPr>
            <w:moveTo w:id="4104" w:author="Adrian Moir (amoir)" w:date="2024-11-13T14:32:00Z" w16du:dateUtc="2024-11-13T14:32:00Z">
              <w:del w:id="4105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06" w:author="Adrian Moir (amoir)" w:date="2024-11-13T14:32:00Z" w16du:dateUtc="2024-11-13T14:32:00Z">
                      <w:rPr/>
                    </w:rPrChange>
                  </w:rPr>
                  <w:delText>Dictionary got extended. It need 6GB more.</w:delText>
                </w:r>
              </w:del>
            </w:moveTo>
          </w:p>
        </w:tc>
      </w:tr>
      <w:tr w:rsidR="002E0EAC" w:rsidRPr="00CD5A05" w:rsidDel="00880D94" w14:paraId="06181F9C" w14:textId="77777777" w:rsidTr="003C5C3A">
        <w:trPr>
          <w:tblCellSpacing w:w="15" w:type="dxa"/>
          <w:del w:id="4107" w:author="Adrian Moir (amoir)" w:date="2024-11-19T17:57:00Z"/>
        </w:trPr>
        <w:tc>
          <w:tcPr>
            <w:tcW w:w="1515" w:type="dxa"/>
            <w:vAlign w:val="center"/>
            <w:hideMark/>
          </w:tcPr>
          <w:p w14:paraId="0ABF115D" w14:textId="77777777" w:rsidR="002E0EAC" w:rsidRPr="00CD5A05" w:rsidDel="00880D94" w:rsidRDefault="002E0EAC" w:rsidP="003C5C3A">
            <w:pPr>
              <w:jc w:val="center"/>
              <w:rPr>
                <w:del w:id="4108" w:author="Adrian Moir (amoir)" w:date="2024-11-19T17:57:00Z" w16du:dateUtc="2024-11-19T17:57:00Z"/>
                <w:moveTo w:id="4109" w:author="Adrian Moir (amoir)" w:date="2024-11-13T14:32:00Z" w16du:dateUtc="2024-11-13T14:32:00Z"/>
                <w:sz w:val="13"/>
                <w:szCs w:val="13"/>
                <w:rPrChange w:id="4110" w:author="Adrian Moir (amoir)" w:date="2024-11-13T14:32:00Z" w16du:dateUtc="2024-11-13T14:32:00Z">
                  <w:rPr>
                    <w:del w:id="4111" w:author="Adrian Moir (amoir)" w:date="2024-11-19T17:57:00Z" w16du:dateUtc="2024-11-19T17:57:00Z"/>
                    <w:moveTo w:id="4112" w:author="Adrian Moir (amoir)" w:date="2024-11-13T14:32:00Z" w16du:dateUtc="2024-11-13T14:32:00Z"/>
                  </w:rPr>
                </w:rPrChange>
              </w:rPr>
            </w:pPr>
            <w:moveTo w:id="4113" w:author="Adrian Moir (amoir)" w:date="2024-11-13T14:32:00Z" w16du:dateUtc="2024-11-13T14:32:00Z">
              <w:del w:id="4114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15" w:author="Adrian Moir (amoir)" w:date="2024-11-13T14:32:00Z" w16du:dateUtc="2024-11-13T14:32:00Z">
                      <w:rPr/>
                    </w:rPrChange>
                  </w:rPr>
                  <w:delText>2024-01-23 22:28:22</w:delText>
                </w:r>
              </w:del>
            </w:moveTo>
          </w:p>
        </w:tc>
        <w:tc>
          <w:tcPr>
            <w:tcW w:w="1671" w:type="dxa"/>
            <w:vAlign w:val="center"/>
            <w:hideMark/>
          </w:tcPr>
          <w:p w14:paraId="5F09D49B" w14:textId="77777777" w:rsidR="002E0EAC" w:rsidRPr="00CD5A05" w:rsidDel="00880D94" w:rsidRDefault="002E0EAC" w:rsidP="003C5C3A">
            <w:pPr>
              <w:jc w:val="center"/>
              <w:rPr>
                <w:del w:id="4116" w:author="Adrian Moir (amoir)" w:date="2024-11-19T17:57:00Z" w16du:dateUtc="2024-11-19T17:57:00Z"/>
                <w:moveTo w:id="4117" w:author="Adrian Moir (amoir)" w:date="2024-11-13T14:32:00Z" w16du:dateUtc="2024-11-13T14:32:00Z"/>
                <w:sz w:val="13"/>
                <w:szCs w:val="13"/>
                <w:rPrChange w:id="4118" w:author="Adrian Moir (amoir)" w:date="2024-11-13T14:32:00Z" w16du:dateUtc="2024-11-13T14:32:00Z">
                  <w:rPr>
                    <w:del w:id="4119" w:author="Adrian Moir (amoir)" w:date="2024-11-19T17:57:00Z" w16du:dateUtc="2024-11-19T17:57:00Z"/>
                    <w:moveTo w:id="4120" w:author="Adrian Moir (amoir)" w:date="2024-11-13T14:32:00Z" w16du:dateUtc="2024-11-13T14:32:00Z"/>
                  </w:rPr>
                </w:rPrChange>
              </w:rPr>
            </w:pPr>
            <w:moveTo w:id="4121" w:author="Adrian Moir (amoir)" w:date="2024-11-13T14:32:00Z" w16du:dateUtc="2024-11-13T14:32:00Z">
              <w:del w:id="4122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23" w:author="Adrian Moir (amoir)" w:date="2024-11-13T14:32:00Z" w16du:dateUtc="2024-11-13T14:32:00Z">
                      <w:rPr/>
                    </w:rPrChange>
                  </w:rPr>
                  <w:delText>7.3.0.165</w:delText>
                </w:r>
              </w:del>
            </w:moveTo>
          </w:p>
        </w:tc>
        <w:tc>
          <w:tcPr>
            <w:tcW w:w="1954" w:type="dxa"/>
            <w:vAlign w:val="center"/>
            <w:hideMark/>
          </w:tcPr>
          <w:p w14:paraId="172E2483" w14:textId="77777777" w:rsidR="002E0EAC" w:rsidRPr="00CD5A05" w:rsidDel="00880D94" w:rsidRDefault="002E0EAC" w:rsidP="003C5C3A">
            <w:pPr>
              <w:jc w:val="center"/>
              <w:rPr>
                <w:del w:id="4124" w:author="Adrian Moir (amoir)" w:date="2024-11-19T17:57:00Z" w16du:dateUtc="2024-11-19T17:57:00Z"/>
                <w:moveTo w:id="4125" w:author="Adrian Moir (amoir)" w:date="2024-11-13T14:32:00Z" w16du:dateUtc="2024-11-13T14:32:00Z"/>
                <w:sz w:val="13"/>
                <w:szCs w:val="13"/>
                <w:rPrChange w:id="4126" w:author="Adrian Moir (amoir)" w:date="2024-11-13T14:32:00Z" w16du:dateUtc="2024-11-13T14:32:00Z">
                  <w:rPr>
                    <w:del w:id="4127" w:author="Adrian Moir (amoir)" w:date="2024-11-19T17:57:00Z" w16du:dateUtc="2024-11-19T17:57:00Z"/>
                    <w:moveTo w:id="4128" w:author="Adrian Moir (amoir)" w:date="2024-11-13T14:32:00Z" w16du:dateUtc="2024-11-13T14:32:00Z"/>
                  </w:rPr>
                </w:rPrChange>
              </w:rPr>
            </w:pPr>
            <w:moveTo w:id="4129" w:author="Adrian Moir (amoir)" w:date="2024-11-13T14:32:00Z" w16du:dateUtc="2024-11-13T14:32:00Z">
              <w:del w:id="4130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31" w:author="Adrian Moir (amoir)" w:date="2024-11-13T14:32:00Z" w16du:dateUtc="2024-11-13T14:32:00Z">
                      <w:rPr/>
                    </w:rPrChange>
                  </w:rPr>
                  <w:delText>4 GB</w:delText>
                </w:r>
              </w:del>
            </w:moveTo>
          </w:p>
        </w:tc>
        <w:tc>
          <w:tcPr>
            <w:tcW w:w="1813" w:type="dxa"/>
            <w:vAlign w:val="center"/>
            <w:hideMark/>
          </w:tcPr>
          <w:p w14:paraId="603B8623" w14:textId="77777777" w:rsidR="002E0EAC" w:rsidRPr="00CD5A05" w:rsidDel="00880D94" w:rsidRDefault="002E0EAC" w:rsidP="003C5C3A">
            <w:pPr>
              <w:jc w:val="center"/>
              <w:rPr>
                <w:del w:id="4132" w:author="Adrian Moir (amoir)" w:date="2024-11-19T17:57:00Z" w16du:dateUtc="2024-11-19T17:57:00Z"/>
                <w:moveTo w:id="4133" w:author="Adrian Moir (amoir)" w:date="2024-11-13T14:32:00Z" w16du:dateUtc="2024-11-13T14:32:00Z"/>
                <w:sz w:val="13"/>
                <w:szCs w:val="13"/>
                <w:rPrChange w:id="4134" w:author="Adrian Moir (amoir)" w:date="2024-11-13T14:32:00Z" w16du:dateUtc="2024-11-13T14:32:00Z">
                  <w:rPr>
                    <w:del w:id="4135" w:author="Adrian Moir (amoir)" w:date="2024-11-19T17:57:00Z" w16du:dateUtc="2024-11-19T17:57:00Z"/>
                    <w:moveTo w:id="4136" w:author="Adrian Moir (amoir)" w:date="2024-11-13T14:32:00Z" w16du:dateUtc="2024-11-13T14:32:00Z"/>
                  </w:rPr>
                </w:rPrChange>
              </w:rPr>
            </w:pPr>
            <w:moveTo w:id="4137" w:author="Adrian Moir (amoir)" w:date="2024-11-13T14:32:00Z" w16du:dateUtc="2024-11-13T14:32:00Z">
              <w:del w:id="4138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39" w:author="Adrian Moir (amoir)" w:date="2024-11-13T14:32:00Z" w16du:dateUtc="2024-11-13T14:32:00Z">
                      <w:rPr/>
                    </w:rPrChange>
                  </w:rPr>
                  <w:delText>16 GB</w:delText>
                </w:r>
              </w:del>
            </w:moveTo>
          </w:p>
        </w:tc>
        <w:tc>
          <w:tcPr>
            <w:tcW w:w="1297" w:type="dxa"/>
            <w:vAlign w:val="center"/>
            <w:hideMark/>
          </w:tcPr>
          <w:p w14:paraId="6695D0AB" w14:textId="77777777" w:rsidR="002E0EAC" w:rsidRPr="00CD5A05" w:rsidDel="00880D94" w:rsidRDefault="002E0EAC" w:rsidP="003C5C3A">
            <w:pPr>
              <w:jc w:val="center"/>
              <w:rPr>
                <w:del w:id="4140" w:author="Adrian Moir (amoir)" w:date="2024-11-19T17:57:00Z" w16du:dateUtc="2024-11-19T17:57:00Z"/>
                <w:moveTo w:id="4141" w:author="Adrian Moir (amoir)" w:date="2024-11-13T14:32:00Z" w16du:dateUtc="2024-11-13T14:32:00Z"/>
                <w:sz w:val="13"/>
                <w:szCs w:val="13"/>
                <w:rPrChange w:id="4142" w:author="Adrian Moir (amoir)" w:date="2024-11-13T14:32:00Z" w16du:dateUtc="2024-11-13T14:32:00Z">
                  <w:rPr>
                    <w:del w:id="4143" w:author="Adrian Moir (amoir)" w:date="2024-11-19T17:57:00Z" w16du:dateUtc="2024-11-19T17:57:00Z"/>
                    <w:moveTo w:id="4144" w:author="Adrian Moir (amoir)" w:date="2024-11-13T14:32:00Z" w16du:dateUtc="2024-11-13T14:32:00Z"/>
                  </w:rPr>
                </w:rPrChange>
              </w:rPr>
            </w:pPr>
            <w:moveTo w:id="4145" w:author="Adrian Moir (amoir)" w:date="2024-11-13T14:32:00Z" w16du:dateUtc="2024-11-13T14:32:00Z">
              <w:del w:id="4146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47" w:author="Adrian Moir (amoir)" w:date="2024-11-13T14:32:00Z" w16du:dateUtc="2024-11-13T14:32:00Z">
                      <w:rPr/>
                    </w:rPrChange>
                  </w:rPr>
                  <w:delText>37 GiB</w:delText>
                </w:r>
              </w:del>
            </w:moveTo>
          </w:p>
        </w:tc>
        <w:tc>
          <w:tcPr>
            <w:tcW w:w="2172" w:type="dxa"/>
            <w:vAlign w:val="center"/>
            <w:hideMark/>
          </w:tcPr>
          <w:p w14:paraId="1C7315CD" w14:textId="77777777" w:rsidR="002E0EAC" w:rsidRPr="00CD5A05" w:rsidDel="00880D94" w:rsidRDefault="002E0EAC" w:rsidP="003C5C3A">
            <w:pPr>
              <w:jc w:val="center"/>
              <w:rPr>
                <w:del w:id="4148" w:author="Adrian Moir (amoir)" w:date="2024-11-19T17:57:00Z" w16du:dateUtc="2024-11-19T17:57:00Z"/>
                <w:moveTo w:id="4149" w:author="Adrian Moir (amoir)" w:date="2024-11-13T14:32:00Z" w16du:dateUtc="2024-11-13T14:32:00Z"/>
                <w:sz w:val="13"/>
                <w:szCs w:val="13"/>
                <w:rPrChange w:id="4150" w:author="Adrian Moir (amoir)" w:date="2024-11-13T14:32:00Z" w16du:dateUtc="2024-11-13T14:32:00Z">
                  <w:rPr>
                    <w:del w:id="4151" w:author="Adrian Moir (amoir)" w:date="2024-11-19T17:57:00Z" w16du:dateUtc="2024-11-19T17:57:00Z"/>
                    <w:moveTo w:id="4152" w:author="Adrian Moir (amoir)" w:date="2024-11-13T14:32:00Z" w16du:dateUtc="2024-11-13T14:32:00Z"/>
                  </w:rPr>
                </w:rPrChange>
              </w:rPr>
            </w:pPr>
            <w:moveTo w:id="4153" w:author="Adrian Moir (amoir)" w:date="2024-11-13T14:32:00Z" w16du:dateUtc="2024-11-13T14:32:00Z">
              <w:del w:id="4154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55" w:author="Adrian Moir (amoir)" w:date="2024-11-13T14:32:00Z" w16du:dateUtc="2024-11-13T14:32:00Z">
                      <w:rPr/>
                    </w:rPrChange>
                  </w:rPr>
                  <w:delText>Dictionary was extended again. RAM was also extended</w:delText>
                </w:r>
              </w:del>
            </w:moveTo>
          </w:p>
        </w:tc>
      </w:tr>
      <w:tr w:rsidR="002E0EAC" w:rsidRPr="00CD5A05" w:rsidDel="00880D94" w14:paraId="2CA76C32" w14:textId="77777777" w:rsidTr="003C5C3A">
        <w:trPr>
          <w:tblCellSpacing w:w="15" w:type="dxa"/>
          <w:del w:id="4156" w:author="Adrian Moir (amoir)" w:date="2024-11-19T17:57:00Z"/>
        </w:trPr>
        <w:tc>
          <w:tcPr>
            <w:tcW w:w="1515" w:type="dxa"/>
            <w:vAlign w:val="center"/>
            <w:hideMark/>
          </w:tcPr>
          <w:p w14:paraId="668157BF" w14:textId="77777777" w:rsidR="002E0EAC" w:rsidRPr="00CD5A05" w:rsidDel="00880D94" w:rsidRDefault="002E0EAC" w:rsidP="003C5C3A">
            <w:pPr>
              <w:jc w:val="center"/>
              <w:rPr>
                <w:del w:id="4157" w:author="Adrian Moir (amoir)" w:date="2024-11-19T17:57:00Z" w16du:dateUtc="2024-11-19T17:57:00Z"/>
                <w:moveTo w:id="4158" w:author="Adrian Moir (amoir)" w:date="2024-11-13T14:32:00Z" w16du:dateUtc="2024-11-13T14:32:00Z"/>
                <w:sz w:val="13"/>
                <w:szCs w:val="13"/>
                <w:rPrChange w:id="4159" w:author="Adrian Moir (amoir)" w:date="2024-11-13T14:32:00Z" w16du:dateUtc="2024-11-13T14:32:00Z">
                  <w:rPr>
                    <w:del w:id="4160" w:author="Adrian Moir (amoir)" w:date="2024-11-19T17:57:00Z" w16du:dateUtc="2024-11-19T17:57:00Z"/>
                    <w:moveTo w:id="4161" w:author="Adrian Moir (amoir)" w:date="2024-11-13T14:32:00Z" w16du:dateUtc="2024-11-13T14:32:00Z"/>
                  </w:rPr>
                </w:rPrChange>
              </w:rPr>
            </w:pPr>
            <w:moveTo w:id="4162" w:author="Adrian Moir (amoir)" w:date="2024-11-13T14:32:00Z" w16du:dateUtc="2024-11-13T14:32:00Z">
              <w:del w:id="4163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64" w:author="Adrian Moir (amoir)" w:date="2024-11-13T14:32:00Z" w16du:dateUtc="2024-11-13T14:32:00Z">
                      <w:rPr/>
                    </w:rPrChange>
                  </w:rPr>
                  <w:delText>2024-05-03 17:40:24</w:delText>
                </w:r>
              </w:del>
            </w:moveTo>
          </w:p>
        </w:tc>
        <w:tc>
          <w:tcPr>
            <w:tcW w:w="1671" w:type="dxa"/>
            <w:vAlign w:val="center"/>
            <w:hideMark/>
          </w:tcPr>
          <w:p w14:paraId="0B101D72" w14:textId="77777777" w:rsidR="002E0EAC" w:rsidRPr="00CD5A05" w:rsidDel="00880D94" w:rsidRDefault="002E0EAC" w:rsidP="003C5C3A">
            <w:pPr>
              <w:jc w:val="center"/>
              <w:rPr>
                <w:del w:id="4165" w:author="Adrian Moir (amoir)" w:date="2024-11-19T17:57:00Z" w16du:dateUtc="2024-11-19T17:57:00Z"/>
                <w:moveTo w:id="4166" w:author="Adrian Moir (amoir)" w:date="2024-11-13T14:32:00Z" w16du:dateUtc="2024-11-13T14:32:00Z"/>
                <w:sz w:val="13"/>
                <w:szCs w:val="13"/>
                <w:rPrChange w:id="4167" w:author="Adrian Moir (amoir)" w:date="2024-11-13T14:32:00Z" w16du:dateUtc="2024-11-13T14:32:00Z">
                  <w:rPr>
                    <w:del w:id="4168" w:author="Adrian Moir (amoir)" w:date="2024-11-19T17:57:00Z" w16du:dateUtc="2024-11-19T17:57:00Z"/>
                    <w:moveTo w:id="4169" w:author="Adrian Moir (amoir)" w:date="2024-11-13T14:32:00Z" w16du:dateUtc="2024-11-13T14:32:00Z"/>
                  </w:rPr>
                </w:rPrChange>
              </w:rPr>
            </w:pPr>
            <w:moveTo w:id="4170" w:author="Adrian Moir (amoir)" w:date="2024-11-13T14:32:00Z" w16du:dateUtc="2024-11-13T14:32:00Z">
              <w:del w:id="4171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72" w:author="Adrian Moir (amoir)" w:date="2024-11-13T14:32:00Z" w16du:dateUtc="2024-11-13T14:32:00Z">
                      <w:rPr/>
                    </w:rPrChange>
                  </w:rPr>
                  <w:delText>7.4.0.222</w:delText>
                </w:r>
              </w:del>
            </w:moveTo>
          </w:p>
        </w:tc>
        <w:tc>
          <w:tcPr>
            <w:tcW w:w="1954" w:type="dxa"/>
            <w:vAlign w:val="center"/>
            <w:hideMark/>
          </w:tcPr>
          <w:p w14:paraId="044656D7" w14:textId="77777777" w:rsidR="002E0EAC" w:rsidRPr="00CD5A05" w:rsidDel="00880D94" w:rsidRDefault="002E0EAC" w:rsidP="003C5C3A">
            <w:pPr>
              <w:jc w:val="center"/>
              <w:rPr>
                <w:del w:id="4173" w:author="Adrian Moir (amoir)" w:date="2024-11-19T17:57:00Z" w16du:dateUtc="2024-11-19T17:57:00Z"/>
                <w:moveTo w:id="4174" w:author="Adrian Moir (amoir)" w:date="2024-11-13T14:32:00Z" w16du:dateUtc="2024-11-13T14:32:00Z"/>
                <w:sz w:val="13"/>
                <w:szCs w:val="13"/>
                <w:rPrChange w:id="4175" w:author="Adrian Moir (amoir)" w:date="2024-11-13T14:32:00Z" w16du:dateUtc="2024-11-13T14:32:00Z">
                  <w:rPr>
                    <w:del w:id="4176" w:author="Adrian Moir (amoir)" w:date="2024-11-19T17:57:00Z" w16du:dateUtc="2024-11-19T17:57:00Z"/>
                    <w:moveTo w:id="4177" w:author="Adrian Moir (amoir)" w:date="2024-11-13T14:32:00Z" w16du:dateUtc="2024-11-13T14:32:00Z"/>
                  </w:rPr>
                </w:rPrChange>
              </w:rPr>
            </w:pPr>
            <w:moveTo w:id="4178" w:author="Adrian Moir (amoir)" w:date="2024-11-13T14:32:00Z" w16du:dateUtc="2024-11-13T14:32:00Z">
              <w:del w:id="4179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80" w:author="Adrian Moir (amoir)" w:date="2024-11-13T14:32:00Z" w16du:dateUtc="2024-11-13T14:32:00Z">
                      <w:rPr/>
                    </w:rPrChange>
                  </w:rPr>
                  <w:delText>740 MB</w:delText>
                </w:r>
              </w:del>
            </w:moveTo>
          </w:p>
        </w:tc>
        <w:tc>
          <w:tcPr>
            <w:tcW w:w="1813" w:type="dxa"/>
            <w:vAlign w:val="center"/>
            <w:hideMark/>
          </w:tcPr>
          <w:p w14:paraId="197E20F8" w14:textId="77777777" w:rsidR="002E0EAC" w:rsidRPr="00CD5A05" w:rsidDel="00880D94" w:rsidRDefault="002E0EAC" w:rsidP="003C5C3A">
            <w:pPr>
              <w:jc w:val="center"/>
              <w:rPr>
                <w:del w:id="4181" w:author="Adrian Moir (amoir)" w:date="2024-11-19T17:57:00Z" w16du:dateUtc="2024-11-19T17:57:00Z"/>
                <w:moveTo w:id="4182" w:author="Adrian Moir (amoir)" w:date="2024-11-13T14:32:00Z" w16du:dateUtc="2024-11-13T14:32:00Z"/>
                <w:sz w:val="13"/>
                <w:szCs w:val="13"/>
                <w:rPrChange w:id="4183" w:author="Adrian Moir (amoir)" w:date="2024-11-13T14:32:00Z" w16du:dateUtc="2024-11-13T14:32:00Z">
                  <w:rPr>
                    <w:del w:id="4184" w:author="Adrian Moir (amoir)" w:date="2024-11-19T17:57:00Z" w16du:dateUtc="2024-11-19T17:57:00Z"/>
                    <w:moveTo w:id="4185" w:author="Adrian Moir (amoir)" w:date="2024-11-13T14:32:00Z" w16du:dateUtc="2024-11-13T14:32:00Z"/>
                  </w:rPr>
                </w:rPrChange>
              </w:rPr>
            </w:pPr>
            <w:moveTo w:id="4186" w:author="Adrian Moir (amoir)" w:date="2024-11-13T14:32:00Z" w16du:dateUtc="2024-11-13T14:32:00Z">
              <w:del w:id="4187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88" w:author="Adrian Moir (amoir)" w:date="2024-11-13T14:32:00Z" w16du:dateUtc="2024-11-13T14:32:00Z">
                      <w:rPr/>
                    </w:rPrChange>
                  </w:rPr>
                  <w:delText>16 GB</w:delText>
                </w:r>
              </w:del>
            </w:moveTo>
          </w:p>
        </w:tc>
        <w:tc>
          <w:tcPr>
            <w:tcW w:w="1297" w:type="dxa"/>
            <w:vAlign w:val="center"/>
            <w:hideMark/>
          </w:tcPr>
          <w:p w14:paraId="16C379AD" w14:textId="77777777" w:rsidR="002E0EAC" w:rsidRPr="00CD5A05" w:rsidDel="00880D94" w:rsidRDefault="002E0EAC" w:rsidP="003C5C3A">
            <w:pPr>
              <w:jc w:val="center"/>
              <w:rPr>
                <w:del w:id="4189" w:author="Adrian Moir (amoir)" w:date="2024-11-19T17:57:00Z" w16du:dateUtc="2024-11-19T17:57:00Z"/>
                <w:moveTo w:id="4190" w:author="Adrian Moir (amoir)" w:date="2024-11-13T14:32:00Z" w16du:dateUtc="2024-11-13T14:32:00Z"/>
                <w:sz w:val="13"/>
                <w:szCs w:val="13"/>
                <w:rPrChange w:id="4191" w:author="Adrian Moir (amoir)" w:date="2024-11-13T14:32:00Z" w16du:dateUtc="2024-11-13T14:32:00Z">
                  <w:rPr>
                    <w:del w:id="4192" w:author="Adrian Moir (amoir)" w:date="2024-11-19T17:57:00Z" w16du:dateUtc="2024-11-19T17:57:00Z"/>
                    <w:moveTo w:id="4193" w:author="Adrian Moir (amoir)" w:date="2024-11-13T14:32:00Z" w16du:dateUtc="2024-11-13T14:32:00Z"/>
                  </w:rPr>
                </w:rPrChange>
              </w:rPr>
            </w:pPr>
            <w:moveTo w:id="4194" w:author="Adrian Moir (amoir)" w:date="2024-11-13T14:32:00Z" w16du:dateUtc="2024-11-13T14:32:00Z">
              <w:del w:id="4195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196" w:author="Adrian Moir (amoir)" w:date="2024-11-13T14:32:00Z" w16du:dateUtc="2024-11-13T14:32:00Z">
                      <w:rPr/>
                    </w:rPrChange>
                  </w:rPr>
                  <w:delText>37 GiB</w:delText>
                </w:r>
              </w:del>
            </w:moveTo>
          </w:p>
        </w:tc>
        <w:tc>
          <w:tcPr>
            <w:tcW w:w="2172" w:type="dxa"/>
            <w:vAlign w:val="center"/>
            <w:hideMark/>
          </w:tcPr>
          <w:p w14:paraId="641FA26F" w14:textId="77777777" w:rsidR="002E0EAC" w:rsidRPr="00CD5A05" w:rsidDel="00880D94" w:rsidRDefault="002E0EAC" w:rsidP="003C5C3A">
            <w:pPr>
              <w:jc w:val="center"/>
              <w:rPr>
                <w:del w:id="4197" w:author="Adrian Moir (amoir)" w:date="2024-11-19T17:57:00Z" w16du:dateUtc="2024-11-19T17:57:00Z"/>
                <w:moveTo w:id="4198" w:author="Adrian Moir (amoir)" w:date="2024-11-13T14:32:00Z" w16du:dateUtc="2024-11-13T14:32:00Z"/>
                <w:sz w:val="13"/>
                <w:szCs w:val="13"/>
                <w:rPrChange w:id="4199" w:author="Adrian Moir (amoir)" w:date="2024-11-13T14:32:00Z" w16du:dateUtc="2024-11-13T14:32:00Z">
                  <w:rPr>
                    <w:del w:id="4200" w:author="Adrian Moir (amoir)" w:date="2024-11-19T17:57:00Z" w16du:dateUtc="2024-11-19T17:57:00Z"/>
                    <w:moveTo w:id="4201" w:author="Adrian Moir (amoir)" w:date="2024-11-13T14:32:00Z" w16du:dateUtc="2024-11-13T14:32:00Z"/>
                  </w:rPr>
                </w:rPrChange>
              </w:rPr>
            </w:pPr>
            <w:moveTo w:id="4202" w:author="Adrian Moir (amoir)" w:date="2024-11-13T14:32:00Z" w16du:dateUtc="2024-11-13T14:32:00Z">
              <w:del w:id="4203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04" w:author="Adrian Moir (amoir)" w:date="2024-11-13T14:32:00Z" w16du:dateUtc="2024-11-13T14:32:00Z">
                      <w:rPr/>
                    </w:rPrChange>
                  </w:rPr>
                  <w:delText>Upgrade to 7.4.0.</w:delText>
                </w:r>
              </w:del>
            </w:moveTo>
          </w:p>
        </w:tc>
      </w:tr>
      <w:tr w:rsidR="002E0EAC" w:rsidRPr="00CD5A05" w:rsidDel="00880D94" w14:paraId="2A41CC52" w14:textId="77777777" w:rsidTr="003C5C3A">
        <w:trPr>
          <w:tblCellSpacing w:w="15" w:type="dxa"/>
          <w:del w:id="4205" w:author="Adrian Moir (amoir)" w:date="2024-11-19T17:57:00Z"/>
        </w:trPr>
        <w:tc>
          <w:tcPr>
            <w:tcW w:w="1515" w:type="dxa"/>
            <w:vAlign w:val="center"/>
            <w:hideMark/>
          </w:tcPr>
          <w:p w14:paraId="2DEE74E9" w14:textId="77777777" w:rsidR="002E0EAC" w:rsidRPr="00CD5A05" w:rsidDel="00880D94" w:rsidRDefault="002E0EAC" w:rsidP="003C5C3A">
            <w:pPr>
              <w:jc w:val="center"/>
              <w:rPr>
                <w:del w:id="4206" w:author="Adrian Moir (amoir)" w:date="2024-11-19T17:57:00Z" w16du:dateUtc="2024-11-19T17:57:00Z"/>
                <w:moveTo w:id="4207" w:author="Adrian Moir (amoir)" w:date="2024-11-13T14:32:00Z" w16du:dateUtc="2024-11-13T14:32:00Z"/>
                <w:sz w:val="13"/>
                <w:szCs w:val="13"/>
                <w:rPrChange w:id="4208" w:author="Adrian Moir (amoir)" w:date="2024-11-13T14:32:00Z" w16du:dateUtc="2024-11-13T14:32:00Z">
                  <w:rPr>
                    <w:del w:id="4209" w:author="Adrian Moir (amoir)" w:date="2024-11-19T17:57:00Z" w16du:dateUtc="2024-11-19T17:57:00Z"/>
                    <w:moveTo w:id="4210" w:author="Adrian Moir (amoir)" w:date="2024-11-13T14:32:00Z" w16du:dateUtc="2024-11-13T14:32:00Z"/>
                  </w:rPr>
                </w:rPrChange>
              </w:rPr>
            </w:pPr>
            <w:moveTo w:id="4211" w:author="Adrian Moir (amoir)" w:date="2024-11-13T14:32:00Z" w16du:dateUtc="2024-11-13T14:32:00Z">
              <w:del w:id="4212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13" w:author="Adrian Moir (amoir)" w:date="2024-11-13T14:32:00Z" w16du:dateUtc="2024-11-13T14:32:00Z">
                      <w:rPr/>
                    </w:rPrChange>
                  </w:rPr>
                  <w:delText>2024-06-19 15:33:40</w:delText>
                </w:r>
              </w:del>
            </w:moveTo>
          </w:p>
        </w:tc>
        <w:tc>
          <w:tcPr>
            <w:tcW w:w="1671" w:type="dxa"/>
            <w:vAlign w:val="center"/>
            <w:hideMark/>
          </w:tcPr>
          <w:p w14:paraId="3007D1B5" w14:textId="77777777" w:rsidR="002E0EAC" w:rsidRPr="00CD5A05" w:rsidDel="00880D94" w:rsidRDefault="002E0EAC" w:rsidP="003C5C3A">
            <w:pPr>
              <w:jc w:val="center"/>
              <w:rPr>
                <w:del w:id="4214" w:author="Adrian Moir (amoir)" w:date="2024-11-19T17:57:00Z" w16du:dateUtc="2024-11-19T17:57:00Z"/>
                <w:moveTo w:id="4215" w:author="Adrian Moir (amoir)" w:date="2024-11-13T14:32:00Z" w16du:dateUtc="2024-11-13T14:32:00Z"/>
                <w:sz w:val="13"/>
                <w:szCs w:val="13"/>
                <w:rPrChange w:id="4216" w:author="Adrian Moir (amoir)" w:date="2024-11-13T14:32:00Z" w16du:dateUtc="2024-11-13T14:32:00Z">
                  <w:rPr>
                    <w:del w:id="4217" w:author="Adrian Moir (amoir)" w:date="2024-11-19T17:57:00Z" w16du:dateUtc="2024-11-19T17:57:00Z"/>
                    <w:moveTo w:id="4218" w:author="Adrian Moir (amoir)" w:date="2024-11-13T14:32:00Z" w16du:dateUtc="2024-11-13T14:32:00Z"/>
                  </w:rPr>
                </w:rPrChange>
              </w:rPr>
            </w:pPr>
            <w:moveTo w:id="4219" w:author="Adrian Moir (amoir)" w:date="2024-11-13T14:32:00Z" w16du:dateUtc="2024-11-13T14:32:00Z">
              <w:del w:id="4220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21" w:author="Adrian Moir (amoir)" w:date="2024-11-13T14:32:00Z" w16du:dateUtc="2024-11-13T14:32:00Z">
                      <w:rPr/>
                    </w:rPrChange>
                  </w:rPr>
                  <w:delText>7.4.0.222</w:delText>
                </w:r>
              </w:del>
            </w:moveTo>
          </w:p>
        </w:tc>
        <w:tc>
          <w:tcPr>
            <w:tcW w:w="1954" w:type="dxa"/>
            <w:vAlign w:val="center"/>
            <w:hideMark/>
          </w:tcPr>
          <w:p w14:paraId="3704D609" w14:textId="77777777" w:rsidR="002E0EAC" w:rsidRPr="00CD5A05" w:rsidDel="00880D94" w:rsidRDefault="002E0EAC" w:rsidP="003C5C3A">
            <w:pPr>
              <w:jc w:val="center"/>
              <w:rPr>
                <w:del w:id="4222" w:author="Adrian Moir (amoir)" w:date="2024-11-19T17:57:00Z" w16du:dateUtc="2024-11-19T17:57:00Z"/>
                <w:moveTo w:id="4223" w:author="Adrian Moir (amoir)" w:date="2024-11-13T14:32:00Z" w16du:dateUtc="2024-11-13T14:32:00Z"/>
                <w:sz w:val="13"/>
                <w:szCs w:val="13"/>
                <w:rPrChange w:id="4224" w:author="Adrian Moir (amoir)" w:date="2024-11-13T14:32:00Z" w16du:dateUtc="2024-11-13T14:32:00Z">
                  <w:rPr>
                    <w:del w:id="4225" w:author="Adrian Moir (amoir)" w:date="2024-11-19T17:57:00Z" w16du:dateUtc="2024-11-19T17:57:00Z"/>
                    <w:moveTo w:id="4226" w:author="Adrian Moir (amoir)" w:date="2024-11-13T14:32:00Z" w16du:dateUtc="2024-11-13T14:32:00Z"/>
                  </w:rPr>
                </w:rPrChange>
              </w:rPr>
            </w:pPr>
            <w:moveTo w:id="4227" w:author="Adrian Moir (amoir)" w:date="2024-11-13T14:32:00Z" w16du:dateUtc="2024-11-13T14:32:00Z">
              <w:del w:id="4228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29" w:author="Adrian Moir (amoir)" w:date="2024-11-13T14:32:00Z" w16du:dateUtc="2024-11-13T14:32:00Z">
                      <w:rPr/>
                    </w:rPrChange>
                  </w:rPr>
                  <w:delText>740 MB</w:delText>
                </w:r>
              </w:del>
            </w:moveTo>
          </w:p>
        </w:tc>
        <w:tc>
          <w:tcPr>
            <w:tcW w:w="1813" w:type="dxa"/>
            <w:vAlign w:val="center"/>
            <w:hideMark/>
          </w:tcPr>
          <w:p w14:paraId="4F93E379" w14:textId="77777777" w:rsidR="002E0EAC" w:rsidRPr="00CD5A05" w:rsidDel="00880D94" w:rsidRDefault="002E0EAC" w:rsidP="003C5C3A">
            <w:pPr>
              <w:jc w:val="center"/>
              <w:rPr>
                <w:del w:id="4230" w:author="Adrian Moir (amoir)" w:date="2024-11-19T17:57:00Z" w16du:dateUtc="2024-11-19T17:57:00Z"/>
                <w:moveTo w:id="4231" w:author="Adrian Moir (amoir)" w:date="2024-11-13T14:32:00Z" w16du:dateUtc="2024-11-13T14:32:00Z"/>
                <w:sz w:val="13"/>
                <w:szCs w:val="13"/>
                <w:rPrChange w:id="4232" w:author="Adrian Moir (amoir)" w:date="2024-11-13T14:32:00Z" w16du:dateUtc="2024-11-13T14:32:00Z">
                  <w:rPr>
                    <w:del w:id="4233" w:author="Adrian Moir (amoir)" w:date="2024-11-19T17:57:00Z" w16du:dateUtc="2024-11-19T17:57:00Z"/>
                    <w:moveTo w:id="4234" w:author="Adrian Moir (amoir)" w:date="2024-11-13T14:32:00Z" w16du:dateUtc="2024-11-13T14:32:00Z"/>
                  </w:rPr>
                </w:rPrChange>
              </w:rPr>
            </w:pPr>
            <w:moveTo w:id="4235" w:author="Adrian Moir (amoir)" w:date="2024-11-13T14:32:00Z" w16du:dateUtc="2024-11-13T14:32:00Z">
              <w:del w:id="4236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37" w:author="Adrian Moir (amoir)" w:date="2024-11-13T14:32:00Z" w16du:dateUtc="2024-11-13T14:32:00Z">
                      <w:rPr/>
                    </w:rPrChange>
                  </w:rPr>
                  <w:delText>24 GB</w:delText>
                </w:r>
              </w:del>
            </w:moveTo>
          </w:p>
        </w:tc>
        <w:tc>
          <w:tcPr>
            <w:tcW w:w="1297" w:type="dxa"/>
            <w:vAlign w:val="center"/>
            <w:hideMark/>
          </w:tcPr>
          <w:p w14:paraId="778A6861" w14:textId="77777777" w:rsidR="002E0EAC" w:rsidRPr="00CD5A05" w:rsidDel="00880D94" w:rsidRDefault="002E0EAC" w:rsidP="003C5C3A">
            <w:pPr>
              <w:jc w:val="center"/>
              <w:rPr>
                <w:del w:id="4238" w:author="Adrian Moir (amoir)" w:date="2024-11-19T17:57:00Z" w16du:dateUtc="2024-11-19T17:57:00Z"/>
                <w:moveTo w:id="4239" w:author="Adrian Moir (amoir)" w:date="2024-11-13T14:32:00Z" w16du:dateUtc="2024-11-13T14:32:00Z"/>
                <w:sz w:val="13"/>
                <w:szCs w:val="13"/>
                <w:rPrChange w:id="4240" w:author="Adrian Moir (amoir)" w:date="2024-11-13T14:32:00Z" w16du:dateUtc="2024-11-13T14:32:00Z">
                  <w:rPr>
                    <w:del w:id="4241" w:author="Adrian Moir (amoir)" w:date="2024-11-19T17:57:00Z" w16du:dateUtc="2024-11-19T17:57:00Z"/>
                    <w:moveTo w:id="4242" w:author="Adrian Moir (amoir)" w:date="2024-11-13T14:32:00Z" w16du:dateUtc="2024-11-13T14:32:00Z"/>
                  </w:rPr>
                </w:rPrChange>
              </w:rPr>
            </w:pPr>
            <w:moveTo w:id="4243" w:author="Adrian Moir (amoir)" w:date="2024-11-13T14:32:00Z" w16du:dateUtc="2024-11-13T14:32:00Z">
              <w:del w:id="4244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45" w:author="Adrian Moir (amoir)" w:date="2024-11-13T14:32:00Z" w16du:dateUtc="2024-11-13T14:32:00Z">
                      <w:rPr/>
                    </w:rPrChange>
                  </w:rPr>
                  <w:delText>40 GiB</w:delText>
                </w:r>
              </w:del>
            </w:moveTo>
          </w:p>
        </w:tc>
        <w:tc>
          <w:tcPr>
            <w:tcW w:w="2172" w:type="dxa"/>
            <w:vAlign w:val="center"/>
            <w:hideMark/>
          </w:tcPr>
          <w:p w14:paraId="13D33FC3" w14:textId="77777777" w:rsidR="002E0EAC" w:rsidRPr="00CD5A05" w:rsidDel="00880D94" w:rsidRDefault="002E0EAC" w:rsidP="003C5C3A">
            <w:pPr>
              <w:jc w:val="center"/>
              <w:rPr>
                <w:del w:id="4246" w:author="Adrian Moir (amoir)" w:date="2024-11-19T17:57:00Z" w16du:dateUtc="2024-11-19T17:57:00Z"/>
                <w:moveTo w:id="4247" w:author="Adrian Moir (amoir)" w:date="2024-11-13T14:32:00Z" w16du:dateUtc="2024-11-13T14:32:00Z"/>
                <w:sz w:val="13"/>
                <w:szCs w:val="13"/>
                <w:rPrChange w:id="4248" w:author="Adrian Moir (amoir)" w:date="2024-11-13T14:32:00Z" w16du:dateUtc="2024-11-13T14:32:00Z">
                  <w:rPr>
                    <w:del w:id="4249" w:author="Adrian Moir (amoir)" w:date="2024-11-19T17:57:00Z" w16du:dateUtc="2024-11-19T17:57:00Z"/>
                    <w:moveTo w:id="4250" w:author="Adrian Moir (amoir)" w:date="2024-11-13T14:32:00Z" w16du:dateUtc="2024-11-13T14:32:00Z"/>
                  </w:rPr>
                </w:rPrChange>
              </w:rPr>
            </w:pPr>
            <w:moveTo w:id="4251" w:author="Adrian Moir (amoir)" w:date="2024-11-13T14:32:00Z" w16du:dateUtc="2024-11-13T14:32:00Z">
              <w:del w:id="4252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53" w:author="Adrian Moir (amoir)" w:date="2024-11-13T14:32:00Z" w16du:dateUtc="2024-11-13T14:32:00Z">
                      <w:rPr/>
                    </w:rPrChange>
                  </w:rPr>
                  <w:delText>Dictionary was upgraded again</w:delText>
                </w:r>
              </w:del>
            </w:moveTo>
          </w:p>
        </w:tc>
      </w:tr>
      <w:tr w:rsidR="002E0EAC" w:rsidRPr="00CD5A05" w:rsidDel="00880D94" w14:paraId="075D2934" w14:textId="77777777" w:rsidTr="003C5C3A">
        <w:trPr>
          <w:tblCellSpacing w:w="15" w:type="dxa"/>
          <w:del w:id="4254" w:author="Adrian Moir (amoir)" w:date="2024-11-19T17:57:00Z"/>
        </w:trPr>
        <w:tc>
          <w:tcPr>
            <w:tcW w:w="1515" w:type="dxa"/>
            <w:vAlign w:val="center"/>
            <w:hideMark/>
          </w:tcPr>
          <w:p w14:paraId="39482D45" w14:textId="77777777" w:rsidR="002E0EAC" w:rsidRPr="00CD5A05" w:rsidDel="00880D94" w:rsidRDefault="002E0EAC" w:rsidP="003C5C3A">
            <w:pPr>
              <w:jc w:val="center"/>
              <w:rPr>
                <w:del w:id="4255" w:author="Adrian Moir (amoir)" w:date="2024-11-19T17:57:00Z" w16du:dateUtc="2024-11-19T17:57:00Z"/>
                <w:moveTo w:id="4256" w:author="Adrian Moir (amoir)" w:date="2024-11-13T14:32:00Z" w16du:dateUtc="2024-11-13T14:32:00Z"/>
                <w:sz w:val="13"/>
                <w:szCs w:val="13"/>
                <w:rPrChange w:id="4257" w:author="Adrian Moir (amoir)" w:date="2024-11-13T14:32:00Z" w16du:dateUtc="2024-11-13T14:32:00Z">
                  <w:rPr>
                    <w:del w:id="4258" w:author="Adrian Moir (amoir)" w:date="2024-11-19T17:57:00Z" w16du:dateUtc="2024-11-19T17:57:00Z"/>
                    <w:moveTo w:id="4259" w:author="Adrian Moir (amoir)" w:date="2024-11-13T14:32:00Z" w16du:dateUtc="2024-11-13T14:32:00Z"/>
                  </w:rPr>
                </w:rPrChange>
              </w:rPr>
            </w:pPr>
            <w:moveTo w:id="4260" w:author="Adrian Moir (amoir)" w:date="2024-11-13T14:32:00Z" w16du:dateUtc="2024-11-13T14:32:00Z">
              <w:del w:id="4261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62" w:author="Adrian Moir (amoir)" w:date="2024-11-13T14:32:00Z" w16du:dateUtc="2024-11-13T14:32:00Z">
                      <w:rPr/>
                    </w:rPrChange>
                  </w:rPr>
                  <w:delText>2024-08-13 07:58:16</w:delText>
                </w:r>
              </w:del>
            </w:moveTo>
          </w:p>
        </w:tc>
        <w:tc>
          <w:tcPr>
            <w:tcW w:w="1671" w:type="dxa"/>
            <w:vAlign w:val="center"/>
            <w:hideMark/>
          </w:tcPr>
          <w:p w14:paraId="20FD94D9" w14:textId="77777777" w:rsidR="002E0EAC" w:rsidRPr="00CD5A05" w:rsidDel="00880D94" w:rsidRDefault="002E0EAC" w:rsidP="003C5C3A">
            <w:pPr>
              <w:jc w:val="center"/>
              <w:rPr>
                <w:del w:id="4263" w:author="Adrian Moir (amoir)" w:date="2024-11-19T17:57:00Z" w16du:dateUtc="2024-11-19T17:57:00Z"/>
                <w:moveTo w:id="4264" w:author="Adrian Moir (amoir)" w:date="2024-11-13T14:32:00Z" w16du:dateUtc="2024-11-13T14:32:00Z"/>
                <w:sz w:val="13"/>
                <w:szCs w:val="13"/>
                <w:rPrChange w:id="4265" w:author="Adrian Moir (amoir)" w:date="2024-11-13T14:32:00Z" w16du:dateUtc="2024-11-13T14:32:00Z">
                  <w:rPr>
                    <w:del w:id="4266" w:author="Adrian Moir (amoir)" w:date="2024-11-19T17:57:00Z" w16du:dateUtc="2024-11-19T17:57:00Z"/>
                    <w:moveTo w:id="4267" w:author="Adrian Moir (amoir)" w:date="2024-11-13T14:32:00Z" w16du:dateUtc="2024-11-13T14:32:00Z"/>
                  </w:rPr>
                </w:rPrChange>
              </w:rPr>
            </w:pPr>
            <w:moveTo w:id="4268" w:author="Adrian Moir (amoir)" w:date="2024-11-13T14:32:00Z" w16du:dateUtc="2024-11-13T14:32:00Z">
              <w:del w:id="4269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70" w:author="Adrian Moir (amoir)" w:date="2024-11-13T14:32:00Z" w16du:dateUtc="2024-11-13T14:32:00Z">
                      <w:rPr/>
                    </w:rPrChange>
                  </w:rPr>
                  <w:delText>7.4.1.169</w:delText>
                </w:r>
              </w:del>
            </w:moveTo>
          </w:p>
        </w:tc>
        <w:tc>
          <w:tcPr>
            <w:tcW w:w="1954" w:type="dxa"/>
            <w:vAlign w:val="center"/>
            <w:hideMark/>
          </w:tcPr>
          <w:p w14:paraId="3B440812" w14:textId="77777777" w:rsidR="002E0EAC" w:rsidRPr="00CD5A05" w:rsidDel="00880D94" w:rsidRDefault="002E0EAC" w:rsidP="003C5C3A">
            <w:pPr>
              <w:jc w:val="center"/>
              <w:rPr>
                <w:del w:id="4271" w:author="Adrian Moir (amoir)" w:date="2024-11-19T17:57:00Z" w16du:dateUtc="2024-11-19T17:57:00Z"/>
                <w:moveTo w:id="4272" w:author="Adrian Moir (amoir)" w:date="2024-11-13T14:32:00Z" w16du:dateUtc="2024-11-13T14:32:00Z"/>
                <w:sz w:val="13"/>
                <w:szCs w:val="13"/>
                <w:rPrChange w:id="4273" w:author="Adrian Moir (amoir)" w:date="2024-11-13T14:32:00Z" w16du:dateUtc="2024-11-13T14:32:00Z">
                  <w:rPr>
                    <w:del w:id="4274" w:author="Adrian Moir (amoir)" w:date="2024-11-19T17:57:00Z" w16du:dateUtc="2024-11-19T17:57:00Z"/>
                    <w:moveTo w:id="4275" w:author="Adrian Moir (amoir)" w:date="2024-11-13T14:32:00Z" w16du:dateUtc="2024-11-13T14:32:00Z"/>
                  </w:rPr>
                </w:rPrChange>
              </w:rPr>
            </w:pPr>
            <w:moveTo w:id="4276" w:author="Adrian Moir (amoir)" w:date="2024-11-13T14:32:00Z" w16du:dateUtc="2024-11-13T14:32:00Z">
              <w:del w:id="4277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78" w:author="Adrian Moir (amoir)" w:date="2024-11-13T14:32:00Z" w16du:dateUtc="2024-11-13T14:32:00Z">
                      <w:rPr/>
                    </w:rPrChange>
                  </w:rPr>
                  <w:delText>4 GB</w:delText>
                </w:r>
              </w:del>
            </w:moveTo>
          </w:p>
        </w:tc>
        <w:tc>
          <w:tcPr>
            <w:tcW w:w="1813" w:type="dxa"/>
            <w:vAlign w:val="center"/>
            <w:hideMark/>
          </w:tcPr>
          <w:p w14:paraId="3BF68011" w14:textId="77777777" w:rsidR="002E0EAC" w:rsidRPr="00CD5A05" w:rsidDel="00880D94" w:rsidRDefault="002E0EAC" w:rsidP="003C5C3A">
            <w:pPr>
              <w:jc w:val="center"/>
              <w:rPr>
                <w:del w:id="4279" w:author="Adrian Moir (amoir)" w:date="2024-11-19T17:57:00Z" w16du:dateUtc="2024-11-19T17:57:00Z"/>
                <w:moveTo w:id="4280" w:author="Adrian Moir (amoir)" w:date="2024-11-13T14:32:00Z" w16du:dateUtc="2024-11-13T14:32:00Z"/>
                <w:sz w:val="13"/>
                <w:szCs w:val="13"/>
                <w:rPrChange w:id="4281" w:author="Adrian Moir (amoir)" w:date="2024-11-13T14:32:00Z" w16du:dateUtc="2024-11-13T14:32:00Z">
                  <w:rPr>
                    <w:del w:id="4282" w:author="Adrian Moir (amoir)" w:date="2024-11-19T17:57:00Z" w16du:dateUtc="2024-11-19T17:57:00Z"/>
                    <w:moveTo w:id="4283" w:author="Adrian Moir (amoir)" w:date="2024-11-13T14:32:00Z" w16du:dateUtc="2024-11-13T14:32:00Z"/>
                  </w:rPr>
                </w:rPrChange>
              </w:rPr>
            </w:pPr>
            <w:moveTo w:id="4284" w:author="Adrian Moir (amoir)" w:date="2024-11-13T14:32:00Z" w16du:dateUtc="2024-11-13T14:32:00Z">
              <w:del w:id="4285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86" w:author="Adrian Moir (amoir)" w:date="2024-11-13T14:32:00Z" w16du:dateUtc="2024-11-13T14:32:00Z">
                      <w:rPr/>
                    </w:rPrChange>
                  </w:rPr>
                  <w:delText>24 GB</w:delText>
                </w:r>
              </w:del>
            </w:moveTo>
          </w:p>
        </w:tc>
        <w:tc>
          <w:tcPr>
            <w:tcW w:w="1297" w:type="dxa"/>
            <w:vAlign w:val="center"/>
            <w:hideMark/>
          </w:tcPr>
          <w:p w14:paraId="7A9BEABB" w14:textId="77777777" w:rsidR="002E0EAC" w:rsidRPr="00CD5A05" w:rsidDel="00880D94" w:rsidRDefault="002E0EAC" w:rsidP="003C5C3A">
            <w:pPr>
              <w:jc w:val="center"/>
              <w:rPr>
                <w:del w:id="4287" w:author="Adrian Moir (amoir)" w:date="2024-11-19T17:57:00Z" w16du:dateUtc="2024-11-19T17:57:00Z"/>
                <w:moveTo w:id="4288" w:author="Adrian Moir (amoir)" w:date="2024-11-13T14:32:00Z" w16du:dateUtc="2024-11-13T14:32:00Z"/>
                <w:sz w:val="13"/>
                <w:szCs w:val="13"/>
                <w:rPrChange w:id="4289" w:author="Adrian Moir (amoir)" w:date="2024-11-13T14:32:00Z" w16du:dateUtc="2024-11-13T14:32:00Z">
                  <w:rPr>
                    <w:del w:id="4290" w:author="Adrian Moir (amoir)" w:date="2024-11-19T17:57:00Z" w16du:dateUtc="2024-11-19T17:57:00Z"/>
                    <w:moveTo w:id="4291" w:author="Adrian Moir (amoir)" w:date="2024-11-13T14:32:00Z" w16du:dateUtc="2024-11-13T14:32:00Z"/>
                  </w:rPr>
                </w:rPrChange>
              </w:rPr>
            </w:pPr>
            <w:moveTo w:id="4292" w:author="Adrian Moir (amoir)" w:date="2024-11-13T14:32:00Z" w16du:dateUtc="2024-11-13T14:32:00Z">
              <w:del w:id="4293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294" w:author="Adrian Moir (amoir)" w:date="2024-11-13T14:32:00Z" w16du:dateUtc="2024-11-13T14:32:00Z">
                      <w:rPr/>
                    </w:rPrChange>
                  </w:rPr>
                  <w:delText>40 GiB</w:delText>
                </w:r>
              </w:del>
            </w:moveTo>
          </w:p>
        </w:tc>
        <w:tc>
          <w:tcPr>
            <w:tcW w:w="2172" w:type="dxa"/>
            <w:vAlign w:val="center"/>
            <w:hideMark/>
          </w:tcPr>
          <w:p w14:paraId="4A8910FA" w14:textId="77777777" w:rsidR="002E0EAC" w:rsidRPr="00CD5A05" w:rsidDel="00880D94" w:rsidRDefault="002E0EAC" w:rsidP="003C5C3A">
            <w:pPr>
              <w:jc w:val="center"/>
              <w:rPr>
                <w:del w:id="4295" w:author="Adrian Moir (amoir)" w:date="2024-11-19T17:57:00Z" w16du:dateUtc="2024-11-19T17:57:00Z"/>
                <w:moveTo w:id="4296" w:author="Adrian Moir (amoir)" w:date="2024-11-13T14:32:00Z" w16du:dateUtc="2024-11-13T14:32:00Z"/>
                <w:sz w:val="13"/>
                <w:szCs w:val="13"/>
                <w:rPrChange w:id="4297" w:author="Adrian Moir (amoir)" w:date="2024-11-13T14:32:00Z" w16du:dateUtc="2024-11-13T14:32:00Z">
                  <w:rPr>
                    <w:del w:id="4298" w:author="Adrian Moir (amoir)" w:date="2024-11-19T17:57:00Z" w16du:dateUtc="2024-11-19T17:57:00Z"/>
                    <w:moveTo w:id="4299" w:author="Adrian Moir (amoir)" w:date="2024-11-13T14:32:00Z" w16du:dateUtc="2024-11-13T14:32:00Z"/>
                  </w:rPr>
                </w:rPrChange>
              </w:rPr>
            </w:pPr>
            <w:moveTo w:id="4300" w:author="Adrian Moir (amoir)" w:date="2024-11-13T14:32:00Z" w16du:dateUtc="2024-11-13T14:32:00Z">
              <w:del w:id="4301" w:author="Adrian Moir (amoir)" w:date="2024-11-19T17:57:00Z" w16du:dateUtc="2024-11-19T17:57:00Z">
                <w:r w:rsidRPr="00CD5A05" w:rsidDel="00880D94">
                  <w:rPr>
                    <w:sz w:val="13"/>
                    <w:szCs w:val="13"/>
                    <w:rPrChange w:id="4302" w:author="Adrian Moir (amoir)" w:date="2024-11-13T14:32:00Z" w16du:dateUtc="2024-11-13T14:32:00Z">
                      <w:rPr/>
                    </w:rPrChange>
                  </w:rPr>
                  <w:delText>Need 48GB at least.  10GB more would be good. So please make it 50 GB at least till we can shrink dictionary back.</w:delText>
                </w:r>
              </w:del>
            </w:moveTo>
          </w:p>
        </w:tc>
      </w:tr>
      <w:moveToRangeEnd w:id="3706"/>
    </w:tbl>
    <w:p w14:paraId="1C027653" w14:textId="77777777" w:rsidR="002E0EAC" w:rsidRDefault="002E0EAC" w:rsidP="002E0EAC">
      <w:pPr>
        <w:rPr>
          <w:ins w:id="4303" w:author="Adrian Moir (amoir)" w:date="2024-11-13T14:37:00Z" w16du:dateUtc="2024-11-13T14:37:00Z"/>
        </w:rPr>
      </w:pPr>
    </w:p>
    <w:p w14:paraId="25821E1A" w14:textId="77777777" w:rsidR="002E0EAC" w:rsidRDefault="002E0EAC" w:rsidP="002E0EAC">
      <w:pPr>
        <w:rPr>
          <w:ins w:id="4304" w:author="Adrian Moir (amoir)" w:date="2024-11-13T14:37:00Z" w16du:dateUtc="2024-11-13T14:37:00Z"/>
        </w:rPr>
      </w:pPr>
      <w:ins w:id="4305" w:author="Adrian Moir (amoir)" w:date="2024-11-13T14:37:00Z" w16du:dateUtc="2024-11-13T14:37:00Z">
        <w:r>
          <w:br w:type="page"/>
        </w:r>
      </w:ins>
    </w:p>
    <w:p w14:paraId="0BC99E05" w14:textId="77777777" w:rsidR="002E0EAC" w:rsidRPr="00551EA5" w:rsidRDefault="002E0EAC">
      <w:pPr>
        <w:pStyle w:val="Heading2"/>
        <w:rPr>
          <w:ins w:id="4306" w:author="Adrian Moir (amoir)" w:date="2024-11-04T12:29:00Z" w16du:dateUtc="2024-11-04T11:29:00Z"/>
          <w:sz w:val="32"/>
          <w:szCs w:val="32"/>
        </w:rPr>
        <w:pPrChange w:id="4307" w:author="Adrian Moir (amoir)" w:date="2024-11-19T18:29:00Z" w16du:dateUtc="2024-11-19T18:29:00Z">
          <w:pPr/>
        </w:pPrChange>
      </w:pPr>
      <w:bookmarkStart w:id="4308" w:name="_Toc184641421"/>
      <w:ins w:id="4309" w:author="Adrian Moir (amoir)" w:date="2024-11-04T12:29:00Z" w16du:dateUtc="2024-11-04T11:29:00Z">
        <w:r w:rsidRPr="00551EA5">
          <w:rPr>
            <w:sz w:val="32"/>
            <w:szCs w:val="32"/>
          </w:rPr>
          <w:lastRenderedPageBreak/>
          <w:t xml:space="preserve">Appendix </w:t>
        </w:r>
      </w:ins>
      <w:ins w:id="4310" w:author="Adrian Moir (amoir)" w:date="2024-11-13T12:11:00Z" w16du:dateUtc="2024-11-13T12:11:00Z">
        <w:r w:rsidRPr="00551EA5">
          <w:rPr>
            <w:sz w:val="32"/>
            <w:szCs w:val="32"/>
          </w:rPr>
          <w:t>D</w:t>
        </w:r>
      </w:ins>
      <w:bookmarkEnd w:id="4308"/>
    </w:p>
    <w:p w14:paraId="50BFDFBC" w14:textId="77777777" w:rsidR="002E0EAC" w:rsidRPr="00A70342" w:rsidRDefault="002E0EAC">
      <w:pPr>
        <w:pStyle w:val="Heading3"/>
        <w:rPr>
          <w:ins w:id="4311" w:author="Adrian Moir (amoir)" w:date="2024-11-04T12:14:00Z" w16du:dateUtc="2024-11-04T11:14:00Z"/>
          <w:bCs/>
          <w:sz w:val="28"/>
          <w:szCs w:val="28"/>
        </w:rPr>
        <w:pPrChange w:id="4312" w:author="Adrian Moir (amoir)" w:date="2024-11-19T18:29:00Z" w16du:dateUtc="2024-11-19T18:29:00Z">
          <w:pPr/>
        </w:pPrChange>
      </w:pPr>
      <w:bookmarkStart w:id="4313" w:name="_Toc184641422"/>
      <w:ins w:id="4314" w:author="Adrian Moir (amoir)" w:date="2024-11-04T12:30:00Z" w16du:dateUtc="2024-11-04T11:30:00Z">
        <w:r w:rsidRPr="00A70342">
          <w:rPr>
            <w:b w:val="0"/>
            <w:bCs/>
            <w:sz w:val="28"/>
            <w:szCs w:val="28"/>
            <w:rPrChange w:id="4315" w:author="Adrian Moir (amoir)" w:date="2024-11-13T11:28:00Z" w16du:dateUtc="2024-11-13T11:28:00Z">
              <w:rPr>
                <w:rFonts w:eastAsiaTheme="minorHAnsi" w:cstheme="minorBidi"/>
                <w:b/>
                <w:i/>
                <w:iCs/>
              </w:rPr>
            </w:rPrChange>
          </w:rPr>
          <w:t>Connected QoreStor instances as of 4</w:t>
        </w:r>
        <w:r w:rsidRPr="00A70342">
          <w:rPr>
            <w:b w:val="0"/>
            <w:bCs/>
            <w:sz w:val="28"/>
            <w:szCs w:val="28"/>
            <w:vertAlign w:val="superscript"/>
            <w:rPrChange w:id="4316" w:author="Adrian Moir (amoir)" w:date="2024-11-13T11:28:00Z" w16du:dateUtc="2024-11-13T11:28:00Z">
              <w:rPr>
                <w:rFonts w:eastAsiaTheme="minorHAnsi" w:cstheme="minorBidi"/>
                <w:b/>
                <w:i/>
                <w:iCs/>
              </w:rPr>
            </w:rPrChange>
          </w:rPr>
          <w:t>th</w:t>
        </w:r>
        <w:r w:rsidRPr="00A70342">
          <w:rPr>
            <w:b w:val="0"/>
            <w:bCs/>
            <w:sz w:val="28"/>
            <w:szCs w:val="28"/>
            <w:rPrChange w:id="4317" w:author="Adrian Moir (amoir)" w:date="2024-11-13T11:28:00Z" w16du:dateUtc="2024-11-13T11:28:00Z">
              <w:rPr>
                <w:rFonts w:eastAsiaTheme="minorHAnsi" w:cstheme="minorBidi"/>
                <w:b/>
                <w:i/>
                <w:iCs/>
              </w:rPr>
            </w:rPrChange>
          </w:rPr>
          <w:t xml:space="preserve"> November 2024.</w:t>
        </w:r>
      </w:ins>
      <w:bookmarkEnd w:id="4313"/>
    </w:p>
    <w:p w14:paraId="6BF718CB" w14:textId="77777777" w:rsidR="002E0EAC" w:rsidRPr="004852AB" w:rsidRDefault="002E0EAC" w:rsidP="002E0EAC">
      <w:pPr>
        <w:rPr>
          <w:ins w:id="4318" w:author="Adrian Moir (amoir)" w:date="2024-11-04T12:14:00Z" w16du:dateUtc="2024-11-04T11:14:00Z"/>
          <w:sz w:val="10"/>
          <w:szCs w:val="10"/>
          <w:rPrChange w:id="4319" w:author="Adrian Moir (amoir)" w:date="2024-11-04T12:20:00Z" w16du:dateUtc="2024-11-04T11:20:00Z">
            <w:rPr>
              <w:ins w:id="4320" w:author="Adrian Moir (amoir)" w:date="2024-11-04T12:14:00Z" w16du:dateUtc="2024-11-04T11:14:00Z"/>
            </w:rPr>
          </w:rPrChange>
        </w:rPr>
      </w:pPr>
    </w:p>
    <w:tbl>
      <w:tblPr>
        <w:tblStyle w:val="TableGrid"/>
        <w:tblW w:w="108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4321" w:author="Adrian Moir (amoir)" w:date="2024-11-04T12:28:00Z" w16du:dateUtc="2024-11-04T11:28:00Z">
          <w:tblPr>
            <w:tblStyle w:val="TableGrid"/>
            <w:tblW w:w="10875" w:type="dxa"/>
            <w:jc w:val="center"/>
            <w:tblLook w:val="04A0" w:firstRow="1" w:lastRow="0" w:firstColumn="1" w:lastColumn="0" w:noHBand="0" w:noVBand="1"/>
          </w:tblPr>
        </w:tblPrChange>
      </w:tblPr>
      <w:tblGrid>
        <w:gridCol w:w="1073"/>
        <w:gridCol w:w="742"/>
        <w:gridCol w:w="1543"/>
        <w:gridCol w:w="649"/>
        <w:gridCol w:w="829"/>
        <w:gridCol w:w="1024"/>
        <w:gridCol w:w="1033"/>
        <w:gridCol w:w="900"/>
        <w:gridCol w:w="1600"/>
        <w:gridCol w:w="1512"/>
        <w:tblGridChange w:id="4322">
          <w:tblGrid>
            <w:gridCol w:w="5"/>
            <w:gridCol w:w="1071"/>
            <w:gridCol w:w="2"/>
            <w:gridCol w:w="723"/>
            <w:gridCol w:w="19"/>
            <w:gridCol w:w="1521"/>
            <w:gridCol w:w="22"/>
            <w:gridCol w:w="606"/>
            <w:gridCol w:w="43"/>
            <w:gridCol w:w="788"/>
            <w:gridCol w:w="41"/>
            <w:gridCol w:w="986"/>
            <w:gridCol w:w="38"/>
            <w:gridCol w:w="998"/>
            <w:gridCol w:w="35"/>
            <w:gridCol w:w="867"/>
            <w:gridCol w:w="33"/>
            <w:gridCol w:w="1571"/>
            <w:gridCol w:w="29"/>
            <w:gridCol w:w="1487"/>
            <w:gridCol w:w="25"/>
          </w:tblGrid>
        </w:tblGridChange>
      </w:tblGrid>
      <w:tr w:rsidR="002E0EAC" w:rsidRPr="005112CF" w14:paraId="46716556" w14:textId="77777777" w:rsidTr="005112CF">
        <w:trPr>
          <w:trHeight w:val="320"/>
          <w:jc w:val="center"/>
          <w:ins w:id="4323" w:author="Adrian Moir (amoir)" w:date="2024-11-04T12:18:00Z"/>
          <w:trPrChange w:id="4324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4325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17F1A5D" w14:textId="77777777" w:rsidR="002E0EAC" w:rsidRPr="005112CF" w:rsidRDefault="002E0EAC">
            <w:pPr>
              <w:jc w:val="center"/>
              <w:rPr>
                <w:ins w:id="4326" w:author="Adrian Moir (amoir)" w:date="2024-11-04T12:18:00Z"/>
                <w:rFonts w:asciiTheme="minorHAnsi" w:hAnsiTheme="minorHAnsi" w:cstheme="minorHAnsi"/>
                <w:b/>
                <w:bCs/>
                <w:sz w:val="10"/>
                <w:szCs w:val="10"/>
                <w:rPrChange w:id="4327" w:author="Adrian Moir (amoir)" w:date="2024-11-04T12:20:00Z" w16du:dateUtc="2024-11-04T11:20:00Z">
                  <w:rPr>
                    <w:ins w:id="4328" w:author="Adrian Moir (amoir)" w:date="2024-11-04T12:18:00Z"/>
                    <w:b/>
                    <w:bCs/>
                  </w:rPr>
                </w:rPrChange>
              </w:rPr>
              <w:pPrChange w:id="4329" w:author="Adrian Moir (amoir)" w:date="2024-11-04T12:27:00Z" w16du:dateUtc="2024-11-04T11:27:00Z">
                <w:pPr/>
              </w:pPrChange>
            </w:pPr>
            <w:ins w:id="4330" w:author="Adrian Moir (amoir)" w:date="2024-11-04T12:18:00Z"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31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ID</w:t>
              </w:r>
            </w:ins>
          </w:p>
        </w:tc>
        <w:tc>
          <w:tcPr>
            <w:tcW w:w="725" w:type="dxa"/>
            <w:noWrap/>
            <w:hideMark/>
            <w:tcPrChange w:id="4332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04230395" w14:textId="77777777" w:rsidR="002E0EAC" w:rsidRPr="005112CF" w:rsidRDefault="002E0EAC">
            <w:pPr>
              <w:jc w:val="center"/>
              <w:rPr>
                <w:ins w:id="4333" w:author="Adrian Moir (amoir)" w:date="2024-11-04T12:18:00Z"/>
                <w:rFonts w:asciiTheme="minorHAnsi" w:hAnsiTheme="minorHAnsi" w:cstheme="minorHAnsi"/>
                <w:b/>
                <w:bCs/>
                <w:sz w:val="10"/>
                <w:szCs w:val="10"/>
                <w:rPrChange w:id="4334" w:author="Adrian Moir (amoir)" w:date="2024-11-04T12:20:00Z" w16du:dateUtc="2024-11-04T11:20:00Z">
                  <w:rPr>
                    <w:ins w:id="4335" w:author="Adrian Moir (amoir)" w:date="2024-11-04T12:18:00Z"/>
                    <w:b/>
                    <w:bCs/>
                  </w:rPr>
                </w:rPrChange>
              </w:rPr>
              <w:pPrChange w:id="4336" w:author="Adrian Moir (amoir)" w:date="2024-11-04T12:27:00Z" w16du:dateUtc="2024-11-04T11:27:00Z">
                <w:pPr/>
              </w:pPrChange>
            </w:pPr>
            <w:ins w:id="4337" w:author="Adrian Moir (amoir)" w:date="2024-11-04T12:18:00Z"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38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Host Name</w:t>
              </w:r>
            </w:ins>
          </w:p>
        </w:tc>
        <w:tc>
          <w:tcPr>
            <w:tcW w:w="1540" w:type="dxa"/>
            <w:noWrap/>
            <w:hideMark/>
            <w:tcPrChange w:id="4339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E4D1B89" w14:textId="77777777" w:rsidR="002E0EAC" w:rsidRPr="005112CF" w:rsidRDefault="002E0EAC">
            <w:pPr>
              <w:jc w:val="center"/>
              <w:rPr>
                <w:ins w:id="4340" w:author="Adrian Moir (amoir)" w:date="2024-11-04T12:18:00Z"/>
                <w:rFonts w:asciiTheme="minorHAnsi" w:hAnsiTheme="minorHAnsi" w:cstheme="minorHAnsi"/>
                <w:b/>
                <w:bCs/>
                <w:sz w:val="10"/>
                <w:szCs w:val="10"/>
                <w:rPrChange w:id="4341" w:author="Adrian Moir (amoir)" w:date="2024-11-04T12:20:00Z" w16du:dateUtc="2024-11-04T11:20:00Z">
                  <w:rPr>
                    <w:ins w:id="4342" w:author="Adrian Moir (amoir)" w:date="2024-11-04T12:18:00Z"/>
                    <w:b/>
                    <w:bCs/>
                  </w:rPr>
                </w:rPrChange>
              </w:rPr>
              <w:pPrChange w:id="4343" w:author="Adrian Moir (amoir)" w:date="2024-11-04T12:27:00Z" w16du:dateUtc="2024-11-04T11:27:00Z">
                <w:pPr/>
              </w:pPrChange>
            </w:pPr>
            <w:ins w:id="4344" w:author="Adrian Moir (amoir)" w:date="2024-11-04T12:18:00Z"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45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System IP 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46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Addresses</w:t>
              </w:r>
              <w:proofErr w:type="spellEnd"/>
            </w:ins>
          </w:p>
        </w:tc>
        <w:tc>
          <w:tcPr>
            <w:tcW w:w="628" w:type="dxa"/>
            <w:noWrap/>
            <w:hideMark/>
            <w:tcPrChange w:id="434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7F2622C8" w14:textId="77777777" w:rsidR="002E0EAC" w:rsidRPr="005112CF" w:rsidRDefault="002E0EAC">
            <w:pPr>
              <w:jc w:val="center"/>
              <w:rPr>
                <w:ins w:id="4348" w:author="Adrian Moir (amoir)" w:date="2024-11-04T12:18:00Z"/>
                <w:rFonts w:asciiTheme="minorHAnsi" w:hAnsiTheme="minorHAnsi" w:cstheme="minorHAnsi"/>
                <w:b/>
                <w:bCs/>
                <w:sz w:val="10"/>
                <w:szCs w:val="10"/>
                <w:rPrChange w:id="4349" w:author="Adrian Moir (amoir)" w:date="2024-11-04T12:20:00Z" w16du:dateUtc="2024-11-04T11:20:00Z">
                  <w:rPr>
                    <w:ins w:id="4350" w:author="Adrian Moir (amoir)" w:date="2024-11-04T12:18:00Z"/>
                    <w:b/>
                    <w:bCs/>
                  </w:rPr>
                </w:rPrChange>
              </w:rPr>
              <w:pPrChange w:id="4351" w:author="Adrian Moir (amoir)" w:date="2024-11-04T12:27:00Z" w16du:dateUtc="2024-11-04T11:27:00Z">
                <w:pPr/>
              </w:pPrChange>
            </w:pPr>
            <w:ins w:id="4352" w:author="Adrian Moir (amoir)" w:date="2024-11-04T12:18:00Z"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53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QoreStor 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54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Version</w:t>
              </w:r>
              <w:proofErr w:type="spellEnd"/>
            </w:ins>
          </w:p>
        </w:tc>
        <w:tc>
          <w:tcPr>
            <w:tcW w:w="831" w:type="dxa"/>
            <w:noWrap/>
            <w:hideMark/>
            <w:tcPrChange w:id="4355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5114A3D" w14:textId="77777777" w:rsidR="002E0EAC" w:rsidRPr="005112CF" w:rsidRDefault="002E0EAC">
            <w:pPr>
              <w:jc w:val="center"/>
              <w:rPr>
                <w:ins w:id="4356" w:author="Adrian Moir (amoir)" w:date="2024-11-04T12:18:00Z"/>
                <w:rFonts w:asciiTheme="minorHAnsi" w:hAnsiTheme="minorHAnsi" w:cstheme="minorHAnsi"/>
                <w:b/>
                <w:bCs/>
                <w:sz w:val="10"/>
                <w:szCs w:val="10"/>
                <w:rPrChange w:id="4357" w:author="Adrian Moir (amoir)" w:date="2024-11-04T12:20:00Z" w16du:dateUtc="2024-11-04T11:20:00Z">
                  <w:rPr>
                    <w:ins w:id="4358" w:author="Adrian Moir (amoir)" w:date="2024-11-04T12:18:00Z"/>
                    <w:b/>
                    <w:bCs/>
                  </w:rPr>
                </w:rPrChange>
              </w:rPr>
              <w:pPrChange w:id="4359" w:author="Adrian Moir (amoir)" w:date="2024-11-04T12:27:00Z" w16du:dateUtc="2024-11-04T11:27:00Z">
                <w:pPr/>
              </w:pPrChange>
            </w:pPr>
            <w:ins w:id="4360" w:author="Adrian Moir (amoir)" w:date="2024-11-04T12:18:00Z"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61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Agent 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62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Status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436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335A0278" w14:textId="77777777" w:rsidR="002E0EAC" w:rsidRPr="005112CF" w:rsidRDefault="002E0EAC">
            <w:pPr>
              <w:jc w:val="center"/>
              <w:rPr>
                <w:ins w:id="4364" w:author="Adrian Moir (amoir)" w:date="2024-11-04T12:18:00Z"/>
                <w:rFonts w:asciiTheme="minorHAnsi" w:hAnsiTheme="minorHAnsi" w:cstheme="minorHAnsi"/>
                <w:b/>
                <w:bCs/>
                <w:sz w:val="10"/>
                <w:szCs w:val="10"/>
                <w:rPrChange w:id="4365" w:author="Adrian Moir (amoir)" w:date="2024-11-04T12:20:00Z" w16du:dateUtc="2024-11-04T11:20:00Z">
                  <w:rPr>
                    <w:ins w:id="4366" w:author="Adrian Moir (amoir)" w:date="2024-11-04T12:18:00Z"/>
                    <w:b/>
                    <w:bCs/>
                  </w:rPr>
                </w:rPrChange>
              </w:rPr>
              <w:pPrChange w:id="4367" w:author="Adrian Moir (amoir)" w:date="2024-11-04T12:26:00Z" w16du:dateUtc="2024-11-04T11:26:00Z">
                <w:pPr/>
              </w:pPrChange>
            </w:pPr>
            <w:ins w:id="4368" w:author="Adrian Moir (amoir)" w:date="2024-11-04T12:18:00Z"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69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Total 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70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Licensed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71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72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capacity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73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 (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74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TiB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75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)</w:t>
              </w:r>
            </w:ins>
          </w:p>
        </w:tc>
        <w:tc>
          <w:tcPr>
            <w:tcW w:w="1036" w:type="dxa"/>
            <w:noWrap/>
            <w:hideMark/>
            <w:tcPrChange w:id="437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1F1D7642" w14:textId="77777777" w:rsidR="002E0EAC" w:rsidRPr="005112CF" w:rsidRDefault="002E0EAC">
            <w:pPr>
              <w:jc w:val="center"/>
              <w:rPr>
                <w:ins w:id="4377" w:author="Adrian Moir (amoir)" w:date="2024-11-04T12:18:00Z"/>
                <w:rFonts w:asciiTheme="minorHAnsi" w:hAnsiTheme="minorHAnsi" w:cstheme="minorHAnsi"/>
                <w:b/>
                <w:bCs/>
                <w:sz w:val="10"/>
                <w:szCs w:val="10"/>
                <w:rPrChange w:id="4378" w:author="Adrian Moir (amoir)" w:date="2024-11-04T12:20:00Z" w16du:dateUtc="2024-11-04T11:20:00Z">
                  <w:rPr>
                    <w:ins w:id="4379" w:author="Adrian Moir (amoir)" w:date="2024-11-04T12:18:00Z"/>
                    <w:b/>
                    <w:bCs/>
                  </w:rPr>
                </w:rPrChange>
              </w:rPr>
              <w:pPrChange w:id="4380" w:author="Adrian Moir (amoir)" w:date="2024-11-04T12:26:00Z" w16du:dateUtc="2024-11-04T11:26:00Z">
                <w:pPr/>
              </w:pPrChange>
            </w:pPr>
            <w:proofErr w:type="spellStart"/>
            <w:ins w:id="4381" w:author="Adrian Moir (amoir)" w:date="2024-11-04T12:18:00Z"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82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Used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83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84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Licensed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85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86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Capacity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87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 (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88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TiB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89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)</w:t>
              </w:r>
            </w:ins>
          </w:p>
        </w:tc>
        <w:tc>
          <w:tcPr>
            <w:tcW w:w="902" w:type="dxa"/>
            <w:noWrap/>
            <w:hideMark/>
            <w:tcPrChange w:id="4390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484E9273" w14:textId="77777777" w:rsidR="002E0EAC" w:rsidRPr="005112CF" w:rsidRDefault="002E0EAC">
            <w:pPr>
              <w:jc w:val="center"/>
              <w:rPr>
                <w:ins w:id="4391" w:author="Adrian Moir (amoir)" w:date="2024-11-04T12:18:00Z"/>
                <w:rFonts w:asciiTheme="minorHAnsi" w:hAnsiTheme="minorHAnsi" w:cstheme="minorHAnsi"/>
                <w:b/>
                <w:bCs/>
                <w:sz w:val="10"/>
                <w:szCs w:val="10"/>
                <w:rPrChange w:id="4392" w:author="Adrian Moir (amoir)" w:date="2024-11-04T12:20:00Z" w16du:dateUtc="2024-11-04T11:20:00Z">
                  <w:rPr>
                    <w:ins w:id="4393" w:author="Adrian Moir (amoir)" w:date="2024-11-04T12:18:00Z"/>
                    <w:b/>
                    <w:bCs/>
                  </w:rPr>
                </w:rPrChange>
              </w:rPr>
              <w:pPrChange w:id="4394" w:author="Adrian Moir (amoir)" w:date="2024-11-04T12:27:00Z" w16du:dateUtc="2024-11-04T11:27:00Z">
                <w:pPr/>
              </w:pPrChange>
            </w:pPr>
            <w:proofErr w:type="spellStart"/>
            <w:ins w:id="4395" w:author="Adrian Moir (amoir)" w:date="2024-11-04T12:18:00Z"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96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Physical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97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98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Capacity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399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 (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400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TiB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401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)</w:t>
              </w:r>
            </w:ins>
          </w:p>
        </w:tc>
        <w:tc>
          <w:tcPr>
            <w:tcW w:w="1604" w:type="dxa"/>
            <w:noWrap/>
            <w:hideMark/>
            <w:tcPrChange w:id="440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95522C4" w14:textId="77777777" w:rsidR="002E0EAC" w:rsidRPr="005112CF" w:rsidRDefault="002E0EAC">
            <w:pPr>
              <w:jc w:val="center"/>
              <w:rPr>
                <w:ins w:id="4403" w:author="Adrian Moir (amoir)" w:date="2024-11-04T12:18:00Z"/>
                <w:rFonts w:asciiTheme="minorHAnsi" w:hAnsiTheme="minorHAnsi" w:cstheme="minorHAnsi"/>
                <w:b/>
                <w:bCs/>
                <w:sz w:val="10"/>
                <w:szCs w:val="10"/>
                <w:rPrChange w:id="4404" w:author="Adrian Moir (amoir)" w:date="2024-11-04T12:20:00Z" w16du:dateUtc="2024-11-04T11:20:00Z">
                  <w:rPr>
                    <w:ins w:id="4405" w:author="Adrian Moir (amoir)" w:date="2024-11-04T12:18:00Z"/>
                    <w:b/>
                    <w:bCs/>
                  </w:rPr>
                </w:rPrChange>
              </w:rPr>
              <w:pPrChange w:id="4406" w:author="Adrian Moir (amoir)" w:date="2024-11-04T12:27:00Z" w16du:dateUtc="2024-11-04T11:27:00Z">
                <w:pPr/>
              </w:pPrChange>
            </w:pPr>
            <w:ins w:id="4407" w:author="Adrian Moir (amoir)" w:date="2024-11-04T12:18:00Z"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408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Host OS</w:t>
              </w:r>
            </w:ins>
          </w:p>
        </w:tc>
        <w:tc>
          <w:tcPr>
            <w:tcW w:w="1516" w:type="dxa"/>
            <w:noWrap/>
            <w:hideMark/>
            <w:tcPrChange w:id="440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2237CA4" w14:textId="77777777" w:rsidR="002E0EAC" w:rsidRPr="005112CF" w:rsidRDefault="002E0EAC">
            <w:pPr>
              <w:jc w:val="center"/>
              <w:rPr>
                <w:ins w:id="4410" w:author="Adrian Moir (amoir)" w:date="2024-11-04T12:18:00Z"/>
                <w:rFonts w:asciiTheme="minorHAnsi" w:hAnsiTheme="minorHAnsi" w:cstheme="minorHAnsi"/>
                <w:b/>
                <w:bCs/>
                <w:sz w:val="10"/>
                <w:szCs w:val="10"/>
                <w:rPrChange w:id="4411" w:author="Adrian Moir (amoir)" w:date="2024-11-04T12:20:00Z" w16du:dateUtc="2024-11-04T11:20:00Z">
                  <w:rPr>
                    <w:ins w:id="4412" w:author="Adrian Moir (amoir)" w:date="2024-11-04T12:18:00Z"/>
                    <w:b/>
                    <w:bCs/>
                  </w:rPr>
                </w:rPrChange>
              </w:rPr>
              <w:pPrChange w:id="4413" w:author="Adrian Moir (amoir)" w:date="2024-11-04T12:27:00Z" w16du:dateUtc="2024-11-04T11:27:00Z">
                <w:pPr/>
              </w:pPrChange>
            </w:pPr>
            <w:proofErr w:type="spellStart"/>
            <w:ins w:id="4414" w:author="Adrian Moir (amoir)" w:date="2024-11-04T12:18:00Z"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415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Kernel</w:t>
              </w:r>
              <w:proofErr w:type="spellEnd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416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 xml:space="preserve"> </w:t>
              </w:r>
              <w:proofErr w:type="spellStart"/>
              <w:r w:rsidRPr="005112CF">
                <w:rPr>
                  <w:rFonts w:asciiTheme="minorHAnsi" w:hAnsiTheme="minorHAnsi" w:cstheme="minorHAnsi"/>
                  <w:b/>
                  <w:bCs/>
                  <w:sz w:val="10"/>
                  <w:szCs w:val="10"/>
                  <w:rPrChange w:id="4417" w:author="Adrian Moir (amoir)" w:date="2024-11-04T12:20:00Z" w16du:dateUtc="2024-11-04T11:20:00Z">
                    <w:rPr>
                      <w:b/>
                      <w:bCs/>
                    </w:rPr>
                  </w:rPrChange>
                </w:rPr>
                <w:t>Version</w:t>
              </w:r>
              <w:proofErr w:type="spellEnd"/>
            </w:ins>
          </w:p>
        </w:tc>
      </w:tr>
      <w:tr w:rsidR="002E0EAC" w:rsidRPr="005112CF" w14:paraId="1DDD7C7A" w14:textId="77777777" w:rsidTr="005112CF">
        <w:trPr>
          <w:trHeight w:val="320"/>
          <w:jc w:val="center"/>
          <w:ins w:id="4418" w:author="Adrian Moir (amoir)" w:date="2024-11-04T12:18:00Z"/>
          <w:trPrChange w:id="441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442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7497235" w14:textId="77777777" w:rsidR="002E0EAC" w:rsidRPr="005112CF" w:rsidRDefault="002E0EAC">
            <w:pPr>
              <w:jc w:val="center"/>
              <w:rPr>
                <w:ins w:id="4421" w:author="Adrian Moir (amoir)" w:date="2024-11-04T12:18:00Z"/>
                <w:rFonts w:asciiTheme="minorHAnsi" w:hAnsiTheme="minorHAnsi" w:cstheme="minorHAnsi"/>
                <w:sz w:val="10"/>
                <w:szCs w:val="10"/>
                <w:rPrChange w:id="4422" w:author="Adrian Moir (amoir)" w:date="2024-11-04T12:20:00Z" w16du:dateUtc="2024-11-04T11:20:00Z">
                  <w:rPr>
                    <w:ins w:id="4423" w:author="Adrian Moir (amoir)" w:date="2024-11-04T12:18:00Z"/>
                  </w:rPr>
                </w:rPrChange>
              </w:rPr>
              <w:pPrChange w:id="4424" w:author="Adrian Moir (amoir)" w:date="2024-11-04T12:27:00Z" w16du:dateUtc="2024-11-04T11:27:00Z">
                <w:pPr/>
              </w:pPrChange>
            </w:pPr>
            <w:ins w:id="44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26" w:author="Adrian Moir (amoir)" w:date="2024-11-04T12:20:00Z" w16du:dateUtc="2024-11-04T11:20:00Z">
                    <w:rPr/>
                  </w:rPrChange>
                </w:rPr>
                <w:t>6b5ff4fb-c2ce-4361-9f08-50085aa01541</w:t>
              </w:r>
            </w:ins>
          </w:p>
        </w:tc>
        <w:tc>
          <w:tcPr>
            <w:tcW w:w="725" w:type="dxa"/>
            <w:noWrap/>
            <w:hideMark/>
            <w:tcPrChange w:id="442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27AF0631" w14:textId="77777777" w:rsidR="002E0EAC" w:rsidRPr="005112CF" w:rsidRDefault="002E0EAC">
            <w:pPr>
              <w:jc w:val="center"/>
              <w:rPr>
                <w:ins w:id="4428" w:author="Adrian Moir (amoir)" w:date="2024-11-04T12:18:00Z"/>
                <w:rFonts w:asciiTheme="minorHAnsi" w:hAnsiTheme="minorHAnsi" w:cstheme="minorHAnsi"/>
                <w:sz w:val="10"/>
                <w:szCs w:val="10"/>
                <w:rPrChange w:id="4429" w:author="Adrian Moir (amoir)" w:date="2024-11-04T12:20:00Z" w16du:dateUtc="2024-11-04T11:20:00Z">
                  <w:rPr>
                    <w:ins w:id="4430" w:author="Adrian Moir (amoir)" w:date="2024-11-04T12:18:00Z"/>
                  </w:rPr>
                </w:rPrChange>
              </w:rPr>
              <w:pPrChange w:id="4431" w:author="Adrian Moir (amoir)" w:date="2024-11-04T12:27:00Z" w16du:dateUtc="2024-11-04T11:27:00Z">
                <w:pPr/>
              </w:pPrChange>
            </w:pPr>
            <w:ins w:id="443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33" w:author="Adrian Moir (amoir)" w:date="2024-11-04T12:20:00Z" w16du:dateUtc="2024-11-04T11:20:00Z">
                    <w:rPr/>
                  </w:rPrChange>
                </w:rPr>
                <w:t>pros-qstor-maasvn01</w:t>
              </w:r>
            </w:ins>
          </w:p>
        </w:tc>
        <w:tc>
          <w:tcPr>
            <w:tcW w:w="1540" w:type="dxa"/>
            <w:noWrap/>
            <w:hideMark/>
            <w:tcPrChange w:id="443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008D3C5A" w14:textId="77777777" w:rsidR="002E0EAC" w:rsidRPr="005112CF" w:rsidRDefault="002E0EAC">
            <w:pPr>
              <w:jc w:val="center"/>
              <w:rPr>
                <w:ins w:id="4435" w:author="Adrian Moir (amoir)" w:date="2024-11-04T12:18:00Z"/>
                <w:rFonts w:asciiTheme="minorHAnsi" w:hAnsiTheme="minorHAnsi" w:cstheme="minorHAnsi"/>
                <w:sz w:val="10"/>
                <w:szCs w:val="10"/>
                <w:rPrChange w:id="4436" w:author="Adrian Moir (amoir)" w:date="2024-11-04T12:20:00Z" w16du:dateUtc="2024-11-04T11:20:00Z">
                  <w:rPr>
                    <w:ins w:id="4437" w:author="Adrian Moir (amoir)" w:date="2024-11-04T12:18:00Z"/>
                  </w:rPr>
                </w:rPrChange>
              </w:rPr>
              <w:pPrChange w:id="4438" w:author="Adrian Moir (amoir)" w:date="2024-11-04T12:27:00Z" w16du:dateUtc="2024-11-04T11:27:00Z">
                <w:pPr/>
              </w:pPrChange>
            </w:pPr>
            <w:ins w:id="443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40" w:author="Adrian Moir (amoir)" w:date="2024-11-04T12:20:00Z" w16du:dateUtc="2024-11-04T11:20:00Z">
                    <w:rPr/>
                  </w:rPrChange>
                </w:rPr>
                <w:t>|10.253.32.22</w:t>
              </w:r>
            </w:ins>
          </w:p>
        </w:tc>
        <w:tc>
          <w:tcPr>
            <w:tcW w:w="628" w:type="dxa"/>
            <w:noWrap/>
            <w:hideMark/>
            <w:tcPrChange w:id="444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4551052A" w14:textId="77777777" w:rsidR="002E0EAC" w:rsidRPr="005112CF" w:rsidRDefault="002E0EAC">
            <w:pPr>
              <w:jc w:val="center"/>
              <w:rPr>
                <w:ins w:id="4442" w:author="Adrian Moir (amoir)" w:date="2024-11-04T12:18:00Z"/>
                <w:rFonts w:asciiTheme="minorHAnsi" w:hAnsiTheme="minorHAnsi" w:cstheme="minorHAnsi"/>
                <w:sz w:val="10"/>
                <w:szCs w:val="10"/>
                <w:rPrChange w:id="4443" w:author="Adrian Moir (amoir)" w:date="2024-11-04T12:20:00Z" w16du:dateUtc="2024-11-04T11:20:00Z">
                  <w:rPr>
                    <w:ins w:id="4444" w:author="Adrian Moir (amoir)" w:date="2024-11-04T12:18:00Z"/>
                  </w:rPr>
                </w:rPrChange>
              </w:rPr>
              <w:pPrChange w:id="4445" w:author="Adrian Moir (amoir)" w:date="2024-11-04T12:27:00Z" w16du:dateUtc="2024-11-04T11:27:00Z">
                <w:pPr/>
              </w:pPrChange>
            </w:pPr>
            <w:ins w:id="444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47" w:author="Adrian Moir (amoir)" w:date="2024-11-04T12:20:00Z" w16du:dateUtc="2024-11-04T11:20:00Z">
                    <w:rPr/>
                  </w:rPrChange>
                </w:rPr>
                <w:t>7.3.0.165</w:t>
              </w:r>
            </w:ins>
          </w:p>
        </w:tc>
        <w:tc>
          <w:tcPr>
            <w:tcW w:w="831" w:type="dxa"/>
            <w:noWrap/>
            <w:hideMark/>
            <w:tcPrChange w:id="444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503FE623" w14:textId="77777777" w:rsidR="002E0EAC" w:rsidRPr="005112CF" w:rsidRDefault="002E0EAC">
            <w:pPr>
              <w:jc w:val="center"/>
              <w:rPr>
                <w:ins w:id="4449" w:author="Adrian Moir (amoir)" w:date="2024-11-04T12:18:00Z"/>
                <w:rFonts w:asciiTheme="minorHAnsi" w:hAnsiTheme="minorHAnsi" w:cstheme="minorHAnsi"/>
                <w:sz w:val="10"/>
                <w:szCs w:val="10"/>
                <w:rPrChange w:id="4450" w:author="Adrian Moir (amoir)" w:date="2024-11-04T12:20:00Z" w16du:dateUtc="2024-11-04T11:20:00Z">
                  <w:rPr>
                    <w:ins w:id="4451" w:author="Adrian Moir (amoir)" w:date="2024-11-04T12:18:00Z"/>
                  </w:rPr>
                </w:rPrChange>
              </w:rPr>
              <w:pPrChange w:id="4452" w:author="Adrian Moir (amoir)" w:date="2024-11-04T12:27:00Z" w16du:dateUtc="2024-11-04T11:27:00Z">
                <w:pPr/>
              </w:pPrChange>
            </w:pPr>
            <w:proofErr w:type="spellStart"/>
            <w:ins w:id="445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5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445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3E6CB5C4" w14:textId="77777777" w:rsidR="002E0EAC" w:rsidRPr="005112CF" w:rsidRDefault="002E0EAC">
            <w:pPr>
              <w:jc w:val="center"/>
              <w:rPr>
                <w:ins w:id="4456" w:author="Adrian Moir (amoir)" w:date="2024-11-04T12:18:00Z"/>
                <w:rFonts w:asciiTheme="minorHAnsi" w:hAnsiTheme="minorHAnsi" w:cstheme="minorHAnsi"/>
                <w:sz w:val="10"/>
                <w:szCs w:val="10"/>
                <w:rPrChange w:id="4457" w:author="Adrian Moir (amoir)" w:date="2024-11-04T12:20:00Z" w16du:dateUtc="2024-11-04T11:20:00Z">
                  <w:rPr>
                    <w:ins w:id="4458" w:author="Adrian Moir (amoir)" w:date="2024-11-04T12:18:00Z"/>
                  </w:rPr>
                </w:rPrChange>
              </w:rPr>
              <w:pPrChange w:id="4459" w:author="Adrian Moir (amoir)" w:date="2024-11-04T12:26:00Z" w16du:dateUtc="2024-11-04T11:26:00Z">
                <w:pPr/>
              </w:pPrChange>
            </w:pPr>
            <w:ins w:id="44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61" w:author="Adrian Moir (amoir)" w:date="2024-11-04T12:20:00Z" w16du:dateUtc="2024-11-04T11:20:00Z">
                    <w:rPr/>
                  </w:rPrChange>
                </w:rPr>
                <w:t>200</w:t>
              </w:r>
            </w:ins>
          </w:p>
        </w:tc>
        <w:tc>
          <w:tcPr>
            <w:tcW w:w="1036" w:type="dxa"/>
            <w:noWrap/>
            <w:hideMark/>
            <w:tcPrChange w:id="446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B85ED01" w14:textId="77777777" w:rsidR="002E0EAC" w:rsidRPr="005112CF" w:rsidRDefault="002E0EAC">
            <w:pPr>
              <w:jc w:val="center"/>
              <w:rPr>
                <w:ins w:id="4463" w:author="Adrian Moir (amoir)" w:date="2024-11-04T12:18:00Z"/>
                <w:rFonts w:asciiTheme="minorHAnsi" w:hAnsiTheme="minorHAnsi" w:cstheme="minorHAnsi"/>
                <w:sz w:val="10"/>
                <w:szCs w:val="10"/>
                <w:rPrChange w:id="4464" w:author="Adrian Moir (amoir)" w:date="2024-11-04T12:20:00Z" w16du:dateUtc="2024-11-04T11:20:00Z">
                  <w:rPr>
                    <w:ins w:id="4465" w:author="Adrian Moir (amoir)" w:date="2024-11-04T12:18:00Z"/>
                  </w:rPr>
                </w:rPrChange>
              </w:rPr>
              <w:pPrChange w:id="4466" w:author="Adrian Moir (amoir)" w:date="2024-11-04T12:26:00Z" w16du:dateUtc="2024-11-04T11:26:00Z">
                <w:pPr/>
              </w:pPrChange>
            </w:pPr>
            <w:ins w:id="446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68" w:author="Adrian Moir (amoir)" w:date="2024-11-04T12:20:00Z" w16du:dateUtc="2024-11-04T11:20:00Z">
                    <w:rPr/>
                  </w:rPrChange>
                </w:rPr>
                <w:t>16.46</w:t>
              </w:r>
            </w:ins>
          </w:p>
        </w:tc>
        <w:tc>
          <w:tcPr>
            <w:tcW w:w="902" w:type="dxa"/>
            <w:noWrap/>
            <w:hideMark/>
            <w:tcPrChange w:id="446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BE2202D" w14:textId="77777777" w:rsidR="002E0EAC" w:rsidRPr="005112CF" w:rsidRDefault="002E0EAC">
            <w:pPr>
              <w:jc w:val="center"/>
              <w:rPr>
                <w:ins w:id="4470" w:author="Adrian Moir (amoir)" w:date="2024-11-04T12:18:00Z"/>
                <w:rFonts w:asciiTheme="minorHAnsi" w:hAnsiTheme="minorHAnsi" w:cstheme="minorHAnsi"/>
                <w:sz w:val="10"/>
                <w:szCs w:val="10"/>
                <w:rPrChange w:id="4471" w:author="Adrian Moir (amoir)" w:date="2024-11-04T12:20:00Z" w16du:dateUtc="2024-11-04T11:20:00Z">
                  <w:rPr>
                    <w:ins w:id="4472" w:author="Adrian Moir (amoir)" w:date="2024-11-04T12:18:00Z"/>
                  </w:rPr>
                </w:rPrChange>
              </w:rPr>
              <w:pPrChange w:id="4473" w:author="Adrian Moir (amoir)" w:date="2024-11-04T12:27:00Z" w16du:dateUtc="2024-11-04T11:27:00Z">
                <w:pPr/>
              </w:pPrChange>
            </w:pPr>
            <w:ins w:id="447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75" w:author="Adrian Moir (amoir)" w:date="2024-11-04T12:20:00Z" w16du:dateUtc="2024-11-04T11:20:00Z">
                    <w:rPr/>
                  </w:rPrChange>
                </w:rPr>
                <w:t>25</w:t>
              </w:r>
            </w:ins>
          </w:p>
        </w:tc>
        <w:tc>
          <w:tcPr>
            <w:tcW w:w="1604" w:type="dxa"/>
            <w:noWrap/>
            <w:hideMark/>
            <w:tcPrChange w:id="447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CF90588" w14:textId="77777777" w:rsidR="002E0EAC" w:rsidRPr="005112CF" w:rsidRDefault="002E0EAC">
            <w:pPr>
              <w:jc w:val="center"/>
              <w:rPr>
                <w:ins w:id="4477" w:author="Adrian Moir (amoir)" w:date="2024-11-04T12:18:00Z"/>
                <w:rFonts w:asciiTheme="minorHAnsi" w:hAnsiTheme="minorHAnsi" w:cstheme="minorHAnsi"/>
                <w:sz w:val="10"/>
                <w:szCs w:val="10"/>
                <w:rPrChange w:id="4478" w:author="Adrian Moir (amoir)" w:date="2024-11-04T12:20:00Z" w16du:dateUtc="2024-11-04T11:20:00Z">
                  <w:rPr>
                    <w:ins w:id="4479" w:author="Adrian Moir (amoir)" w:date="2024-11-04T12:18:00Z"/>
                  </w:rPr>
                </w:rPrChange>
              </w:rPr>
              <w:pPrChange w:id="4480" w:author="Adrian Moir (amoir)" w:date="2024-11-04T12:27:00Z" w16du:dateUtc="2024-11-04T11:27:00Z">
                <w:pPr/>
              </w:pPrChange>
            </w:pPr>
            <w:ins w:id="448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8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8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84" w:author="Adrian Moir (amoir)" w:date="2024-11-04T12:20:00Z" w16du:dateUtc="2024-11-04T11:20:00Z">
                    <w:rPr/>
                  </w:rPrChange>
                </w:rPr>
                <w:t xml:space="preserve"> 8.7</w:t>
              </w:r>
            </w:ins>
          </w:p>
        </w:tc>
        <w:tc>
          <w:tcPr>
            <w:tcW w:w="1516" w:type="dxa"/>
            <w:noWrap/>
            <w:hideMark/>
            <w:tcPrChange w:id="448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8563288" w14:textId="77777777" w:rsidR="002E0EAC" w:rsidRPr="005112CF" w:rsidRDefault="002E0EAC">
            <w:pPr>
              <w:jc w:val="center"/>
              <w:rPr>
                <w:ins w:id="4486" w:author="Adrian Moir (amoir)" w:date="2024-11-04T12:18:00Z"/>
                <w:rFonts w:asciiTheme="minorHAnsi" w:hAnsiTheme="minorHAnsi" w:cstheme="minorHAnsi"/>
                <w:sz w:val="10"/>
                <w:szCs w:val="10"/>
                <w:rPrChange w:id="4487" w:author="Adrian Moir (amoir)" w:date="2024-11-04T12:20:00Z" w16du:dateUtc="2024-11-04T11:20:00Z">
                  <w:rPr>
                    <w:ins w:id="4488" w:author="Adrian Moir (amoir)" w:date="2024-11-04T12:18:00Z"/>
                  </w:rPr>
                </w:rPrChange>
              </w:rPr>
              <w:pPrChange w:id="4489" w:author="Adrian Moir (amoir)" w:date="2024-11-04T12:27:00Z" w16du:dateUtc="2024-11-04T11:27:00Z">
                <w:pPr/>
              </w:pPrChange>
            </w:pPr>
            <w:ins w:id="449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491" w:author="Adrian Moir (amoir)" w:date="2024-11-04T12:20:00Z" w16du:dateUtc="2024-11-04T11:20:00Z">
                    <w:rPr/>
                  </w:rPrChange>
                </w:rPr>
                <w:t>4.18.0-425.19.2.el8_7.x86_64</w:t>
              </w:r>
            </w:ins>
          </w:p>
        </w:tc>
      </w:tr>
      <w:tr w:rsidR="002E0EAC" w:rsidRPr="005112CF" w14:paraId="03F983D2" w14:textId="77777777" w:rsidTr="005112CF">
        <w:trPr>
          <w:trHeight w:val="320"/>
          <w:jc w:val="center"/>
          <w:ins w:id="4492" w:author="Adrian Moir (amoir)" w:date="2024-11-04T12:18:00Z"/>
          <w:trPrChange w:id="449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449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54FD0B8B" w14:textId="77777777" w:rsidR="002E0EAC" w:rsidRPr="005112CF" w:rsidRDefault="002E0EAC">
            <w:pPr>
              <w:jc w:val="center"/>
              <w:rPr>
                <w:ins w:id="4495" w:author="Adrian Moir (amoir)" w:date="2024-11-04T12:18:00Z"/>
                <w:rFonts w:asciiTheme="minorHAnsi" w:hAnsiTheme="minorHAnsi" w:cstheme="minorHAnsi"/>
                <w:sz w:val="10"/>
                <w:szCs w:val="10"/>
                <w:rPrChange w:id="4496" w:author="Adrian Moir (amoir)" w:date="2024-11-04T12:20:00Z" w16du:dateUtc="2024-11-04T11:20:00Z">
                  <w:rPr>
                    <w:ins w:id="4497" w:author="Adrian Moir (amoir)" w:date="2024-11-04T12:18:00Z"/>
                  </w:rPr>
                </w:rPrChange>
              </w:rPr>
              <w:pPrChange w:id="4498" w:author="Adrian Moir (amoir)" w:date="2024-11-04T12:27:00Z" w16du:dateUtc="2024-11-04T11:27:00Z">
                <w:pPr/>
              </w:pPrChange>
            </w:pPr>
            <w:ins w:id="449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00" w:author="Adrian Moir (amoir)" w:date="2024-11-04T12:20:00Z" w16du:dateUtc="2024-11-04T11:20:00Z">
                    <w:rPr/>
                  </w:rPrChange>
                </w:rPr>
                <w:t>843182b1-0c72-4342-aa81-34072681655c</w:t>
              </w:r>
            </w:ins>
          </w:p>
        </w:tc>
        <w:tc>
          <w:tcPr>
            <w:tcW w:w="725" w:type="dxa"/>
            <w:noWrap/>
            <w:hideMark/>
            <w:tcPrChange w:id="450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0AB0A852" w14:textId="77777777" w:rsidR="002E0EAC" w:rsidRPr="005112CF" w:rsidRDefault="002E0EAC">
            <w:pPr>
              <w:jc w:val="center"/>
              <w:rPr>
                <w:ins w:id="4502" w:author="Adrian Moir (amoir)" w:date="2024-11-04T12:18:00Z"/>
                <w:rFonts w:asciiTheme="minorHAnsi" w:hAnsiTheme="minorHAnsi" w:cstheme="minorHAnsi"/>
                <w:sz w:val="10"/>
                <w:szCs w:val="10"/>
                <w:rPrChange w:id="4503" w:author="Adrian Moir (amoir)" w:date="2024-11-04T12:20:00Z" w16du:dateUtc="2024-11-04T11:20:00Z">
                  <w:rPr>
                    <w:ins w:id="4504" w:author="Adrian Moir (amoir)" w:date="2024-11-04T12:18:00Z"/>
                  </w:rPr>
                </w:rPrChange>
              </w:rPr>
              <w:pPrChange w:id="4505" w:author="Adrian Moir (amoir)" w:date="2024-11-04T12:27:00Z" w16du:dateUtc="2024-11-04T11:27:00Z">
                <w:pPr/>
              </w:pPrChange>
            </w:pPr>
            <w:ins w:id="450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07" w:author="Adrian Moir (amoir)" w:date="2024-11-04T12:20:00Z" w16du:dateUtc="2024-11-04T11:20:00Z">
                    <w:rPr/>
                  </w:rPrChange>
                </w:rPr>
                <w:t>prod-stor-maas01</w:t>
              </w:r>
            </w:ins>
          </w:p>
        </w:tc>
        <w:tc>
          <w:tcPr>
            <w:tcW w:w="1540" w:type="dxa"/>
            <w:noWrap/>
            <w:hideMark/>
            <w:tcPrChange w:id="450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3635F694" w14:textId="77777777" w:rsidR="002E0EAC" w:rsidRPr="005112CF" w:rsidRDefault="002E0EAC">
            <w:pPr>
              <w:jc w:val="center"/>
              <w:rPr>
                <w:ins w:id="4509" w:author="Adrian Moir (amoir)" w:date="2024-11-04T12:18:00Z"/>
                <w:rFonts w:asciiTheme="minorHAnsi" w:hAnsiTheme="minorHAnsi" w:cstheme="minorHAnsi"/>
                <w:sz w:val="10"/>
                <w:szCs w:val="10"/>
                <w:rPrChange w:id="4510" w:author="Adrian Moir (amoir)" w:date="2024-11-04T12:20:00Z" w16du:dateUtc="2024-11-04T11:20:00Z">
                  <w:rPr>
                    <w:ins w:id="4511" w:author="Adrian Moir (amoir)" w:date="2024-11-04T12:18:00Z"/>
                  </w:rPr>
                </w:rPrChange>
              </w:rPr>
              <w:pPrChange w:id="4512" w:author="Adrian Moir (amoir)" w:date="2024-11-04T12:27:00Z" w16du:dateUtc="2024-11-04T11:27:00Z">
                <w:pPr/>
              </w:pPrChange>
            </w:pPr>
            <w:ins w:id="451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14" w:author="Adrian Moir (amoir)" w:date="2024-11-04T12:20:00Z" w16du:dateUtc="2024-11-04T11:20:00Z">
                    <w:rPr/>
                  </w:rPrChange>
                </w:rPr>
                <w:t>|10.253.32.21</w:t>
              </w:r>
            </w:ins>
          </w:p>
        </w:tc>
        <w:tc>
          <w:tcPr>
            <w:tcW w:w="628" w:type="dxa"/>
            <w:noWrap/>
            <w:hideMark/>
            <w:tcPrChange w:id="451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4F416CB9" w14:textId="77777777" w:rsidR="002E0EAC" w:rsidRPr="005112CF" w:rsidRDefault="002E0EAC">
            <w:pPr>
              <w:jc w:val="center"/>
              <w:rPr>
                <w:ins w:id="4516" w:author="Adrian Moir (amoir)" w:date="2024-11-04T12:18:00Z"/>
                <w:rFonts w:asciiTheme="minorHAnsi" w:hAnsiTheme="minorHAnsi" w:cstheme="minorHAnsi"/>
                <w:sz w:val="10"/>
                <w:szCs w:val="10"/>
                <w:rPrChange w:id="4517" w:author="Adrian Moir (amoir)" w:date="2024-11-04T12:20:00Z" w16du:dateUtc="2024-11-04T11:20:00Z">
                  <w:rPr>
                    <w:ins w:id="4518" w:author="Adrian Moir (amoir)" w:date="2024-11-04T12:18:00Z"/>
                  </w:rPr>
                </w:rPrChange>
              </w:rPr>
              <w:pPrChange w:id="4519" w:author="Adrian Moir (amoir)" w:date="2024-11-04T12:27:00Z" w16du:dateUtc="2024-11-04T11:27:00Z">
                <w:pPr/>
              </w:pPrChange>
            </w:pPr>
            <w:ins w:id="452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21" w:author="Adrian Moir (amoir)" w:date="2024-11-04T12:20:00Z" w16du:dateUtc="2024-11-04T11:20:00Z">
                    <w:rPr/>
                  </w:rPrChange>
                </w:rPr>
                <w:t>7.3.0.165</w:t>
              </w:r>
            </w:ins>
          </w:p>
        </w:tc>
        <w:tc>
          <w:tcPr>
            <w:tcW w:w="831" w:type="dxa"/>
            <w:noWrap/>
            <w:hideMark/>
            <w:tcPrChange w:id="452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1BF4D0B2" w14:textId="77777777" w:rsidR="002E0EAC" w:rsidRPr="005112CF" w:rsidRDefault="002E0EAC">
            <w:pPr>
              <w:jc w:val="center"/>
              <w:rPr>
                <w:ins w:id="4523" w:author="Adrian Moir (amoir)" w:date="2024-11-04T12:18:00Z"/>
                <w:rFonts w:asciiTheme="minorHAnsi" w:hAnsiTheme="minorHAnsi" w:cstheme="minorHAnsi"/>
                <w:sz w:val="10"/>
                <w:szCs w:val="10"/>
                <w:rPrChange w:id="4524" w:author="Adrian Moir (amoir)" w:date="2024-11-04T12:20:00Z" w16du:dateUtc="2024-11-04T11:20:00Z">
                  <w:rPr>
                    <w:ins w:id="4525" w:author="Adrian Moir (amoir)" w:date="2024-11-04T12:18:00Z"/>
                  </w:rPr>
                </w:rPrChange>
              </w:rPr>
              <w:pPrChange w:id="4526" w:author="Adrian Moir (amoir)" w:date="2024-11-04T12:27:00Z" w16du:dateUtc="2024-11-04T11:27:00Z">
                <w:pPr/>
              </w:pPrChange>
            </w:pPr>
            <w:proofErr w:type="spellStart"/>
            <w:ins w:id="452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2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452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9F70E30" w14:textId="77777777" w:rsidR="002E0EAC" w:rsidRPr="005112CF" w:rsidRDefault="002E0EAC">
            <w:pPr>
              <w:jc w:val="center"/>
              <w:rPr>
                <w:ins w:id="4530" w:author="Adrian Moir (amoir)" w:date="2024-11-04T12:18:00Z"/>
                <w:rFonts w:asciiTheme="minorHAnsi" w:hAnsiTheme="minorHAnsi" w:cstheme="minorHAnsi"/>
                <w:sz w:val="10"/>
                <w:szCs w:val="10"/>
                <w:rPrChange w:id="4531" w:author="Adrian Moir (amoir)" w:date="2024-11-04T12:20:00Z" w16du:dateUtc="2024-11-04T11:20:00Z">
                  <w:rPr>
                    <w:ins w:id="4532" w:author="Adrian Moir (amoir)" w:date="2024-11-04T12:18:00Z"/>
                  </w:rPr>
                </w:rPrChange>
              </w:rPr>
              <w:pPrChange w:id="4533" w:author="Adrian Moir (amoir)" w:date="2024-11-04T12:26:00Z" w16du:dateUtc="2024-11-04T11:26:00Z">
                <w:pPr/>
              </w:pPrChange>
            </w:pPr>
            <w:ins w:id="453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35" w:author="Adrian Moir (amoir)" w:date="2024-11-04T12:20:00Z" w16du:dateUtc="2024-11-04T11:20:00Z">
                    <w:rPr/>
                  </w:rPrChange>
                </w:rPr>
                <w:t>20</w:t>
              </w:r>
            </w:ins>
          </w:p>
        </w:tc>
        <w:tc>
          <w:tcPr>
            <w:tcW w:w="1036" w:type="dxa"/>
            <w:noWrap/>
            <w:hideMark/>
            <w:tcPrChange w:id="453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5E812E4" w14:textId="77777777" w:rsidR="002E0EAC" w:rsidRPr="005112CF" w:rsidRDefault="002E0EAC">
            <w:pPr>
              <w:jc w:val="center"/>
              <w:rPr>
                <w:ins w:id="4537" w:author="Adrian Moir (amoir)" w:date="2024-11-04T12:18:00Z"/>
                <w:rFonts w:asciiTheme="minorHAnsi" w:hAnsiTheme="minorHAnsi" w:cstheme="minorHAnsi"/>
                <w:sz w:val="10"/>
                <w:szCs w:val="10"/>
                <w:rPrChange w:id="4538" w:author="Adrian Moir (amoir)" w:date="2024-11-04T12:20:00Z" w16du:dateUtc="2024-11-04T11:20:00Z">
                  <w:rPr>
                    <w:ins w:id="4539" w:author="Adrian Moir (amoir)" w:date="2024-11-04T12:18:00Z"/>
                  </w:rPr>
                </w:rPrChange>
              </w:rPr>
              <w:pPrChange w:id="4540" w:author="Adrian Moir (amoir)" w:date="2024-11-04T12:26:00Z" w16du:dateUtc="2024-11-04T11:26:00Z">
                <w:pPr/>
              </w:pPrChange>
            </w:pPr>
            <w:ins w:id="454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42" w:author="Adrian Moir (amoir)" w:date="2024-11-04T12:20:00Z" w16du:dateUtc="2024-11-04T11:20:00Z">
                    <w:rPr/>
                  </w:rPrChange>
                </w:rPr>
                <w:t>4.56</w:t>
              </w:r>
            </w:ins>
          </w:p>
        </w:tc>
        <w:tc>
          <w:tcPr>
            <w:tcW w:w="902" w:type="dxa"/>
            <w:noWrap/>
            <w:hideMark/>
            <w:tcPrChange w:id="454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23298B4C" w14:textId="77777777" w:rsidR="002E0EAC" w:rsidRPr="005112CF" w:rsidRDefault="002E0EAC">
            <w:pPr>
              <w:jc w:val="center"/>
              <w:rPr>
                <w:ins w:id="4544" w:author="Adrian Moir (amoir)" w:date="2024-11-04T12:18:00Z"/>
                <w:rFonts w:asciiTheme="minorHAnsi" w:hAnsiTheme="minorHAnsi" w:cstheme="minorHAnsi"/>
                <w:sz w:val="10"/>
                <w:szCs w:val="10"/>
                <w:rPrChange w:id="4545" w:author="Adrian Moir (amoir)" w:date="2024-11-04T12:20:00Z" w16du:dateUtc="2024-11-04T11:20:00Z">
                  <w:rPr>
                    <w:ins w:id="4546" w:author="Adrian Moir (amoir)" w:date="2024-11-04T12:18:00Z"/>
                  </w:rPr>
                </w:rPrChange>
              </w:rPr>
              <w:pPrChange w:id="4547" w:author="Adrian Moir (amoir)" w:date="2024-11-04T12:27:00Z" w16du:dateUtc="2024-11-04T11:27:00Z">
                <w:pPr/>
              </w:pPrChange>
            </w:pPr>
            <w:ins w:id="454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49" w:author="Adrian Moir (amoir)" w:date="2024-11-04T12:20:00Z" w16du:dateUtc="2024-11-04T11:20:00Z">
                    <w:rPr/>
                  </w:rPrChange>
                </w:rPr>
                <w:t>6</w:t>
              </w:r>
            </w:ins>
          </w:p>
        </w:tc>
        <w:tc>
          <w:tcPr>
            <w:tcW w:w="1604" w:type="dxa"/>
            <w:noWrap/>
            <w:hideMark/>
            <w:tcPrChange w:id="455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BD1AD9E" w14:textId="77777777" w:rsidR="002E0EAC" w:rsidRPr="005112CF" w:rsidRDefault="002E0EAC">
            <w:pPr>
              <w:jc w:val="center"/>
              <w:rPr>
                <w:ins w:id="4551" w:author="Adrian Moir (amoir)" w:date="2024-11-04T12:18:00Z"/>
                <w:rFonts w:asciiTheme="minorHAnsi" w:hAnsiTheme="minorHAnsi" w:cstheme="minorHAnsi"/>
                <w:sz w:val="10"/>
                <w:szCs w:val="10"/>
                <w:rPrChange w:id="4552" w:author="Adrian Moir (amoir)" w:date="2024-11-04T12:20:00Z" w16du:dateUtc="2024-11-04T11:20:00Z">
                  <w:rPr>
                    <w:ins w:id="4553" w:author="Adrian Moir (amoir)" w:date="2024-11-04T12:18:00Z"/>
                  </w:rPr>
                </w:rPrChange>
              </w:rPr>
              <w:pPrChange w:id="4554" w:author="Adrian Moir (amoir)" w:date="2024-11-04T12:27:00Z" w16du:dateUtc="2024-11-04T11:27:00Z">
                <w:pPr/>
              </w:pPrChange>
            </w:pPr>
            <w:ins w:id="455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5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5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58" w:author="Adrian Moir (amoir)" w:date="2024-11-04T12:20:00Z" w16du:dateUtc="2024-11-04T11:20:00Z">
                    <w:rPr/>
                  </w:rPrChange>
                </w:rPr>
                <w:t xml:space="preserve"> 8.7</w:t>
              </w:r>
            </w:ins>
          </w:p>
        </w:tc>
        <w:tc>
          <w:tcPr>
            <w:tcW w:w="1516" w:type="dxa"/>
            <w:noWrap/>
            <w:hideMark/>
            <w:tcPrChange w:id="455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05FE330F" w14:textId="77777777" w:rsidR="002E0EAC" w:rsidRPr="005112CF" w:rsidRDefault="002E0EAC">
            <w:pPr>
              <w:jc w:val="center"/>
              <w:rPr>
                <w:ins w:id="4560" w:author="Adrian Moir (amoir)" w:date="2024-11-04T12:18:00Z"/>
                <w:rFonts w:asciiTheme="minorHAnsi" w:hAnsiTheme="minorHAnsi" w:cstheme="minorHAnsi"/>
                <w:sz w:val="10"/>
                <w:szCs w:val="10"/>
                <w:rPrChange w:id="4561" w:author="Adrian Moir (amoir)" w:date="2024-11-04T12:20:00Z" w16du:dateUtc="2024-11-04T11:20:00Z">
                  <w:rPr>
                    <w:ins w:id="4562" w:author="Adrian Moir (amoir)" w:date="2024-11-04T12:18:00Z"/>
                  </w:rPr>
                </w:rPrChange>
              </w:rPr>
              <w:pPrChange w:id="4563" w:author="Adrian Moir (amoir)" w:date="2024-11-04T12:27:00Z" w16du:dateUtc="2024-11-04T11:27:00Z">
                <w:pPr/>
              </w:pPrChange>
            </w:pPr>
            <w:ins w:id="456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65" w:author="Adrian Moir (amoir)" w:date="2024-11-04T12:20:00Z" w16du:dateUtc="2024-11-04T11:20:00Z">
                    <w:rPr/>
                  </w:rPrChange>
                </w:rPr>
                <w:t>4.18.0-425.19.2.el8_7.x86_64</w:t>
              </w:r>
            </w:ins>
          </w:p>
        </w:tc>
      </w:tr>
      <w:tr w:rsidR="002E0EAC" w:rsidRPr="005112CF" w14:paraId="1600277D" w14:textId="77777777" w:rsidTr="005112CF">
        <w:trPr>
          <w:trHeight w:val="320"/>
          <w:jc w:val="center"/>
          <w:ins w:id="4566" w:author="Adrian Moir (amoir)" w:date="2024-11-04T12:18:00Z"/>
          <w:trPrChange w:id="456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456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642B9B4" w14:textId="77777777" w:rsidR="002E0EAC" w:rsidRPr="005112CF" w:rsidRDefault="002E0EAC">
            <w:pPr>
              <w:jc w:val="center"/>
              <w:rPr>
                <w:ins w:id="4569" w:author="Adrian Moir (amoir)" w:date="2024-11-04T12:18:00Z"/>
                <w:rFonts w:asciiTheme="minorHAnsi" w:hAnsiTheme="minorHAnsi" w:cstheme="minorHAnsi"/>
                <w:sz w:val="10"/>
                <w:szCs w:val="10"/>
                <w:rPrChange w:id="4570" w:author="Adrian Moir (amoir)" w:date="2024-11-04T12:20:00Z" w16du:dateUtc="2024-11-04T11:20:00Z">
                  <w:rPr>
                    <w:ins w:id="4571" w:author="Adrian Moir (amoir)" w:date="2024-11-04T12:18:00Z"/>
                  </w:rPr>
                </w:rPrChange>
              </w:rPr>
              <w:pPrChange w:id="4572" w:author="Adrian Moir (amoir)" w:date="2024-11-04T12:27:00Z" w16du:dateUtc="2024-11-04T11:27:00Z">
                <w:pPr/>
              </w:pPrChange>
            </w:pPr>
            <w:ins w:id="457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74" w:author="Adrian Moir (amoir)" w:date="2024-11-04T12:20:00Z" w16du:dateUtc="2024-11-04T11:20:00Z">
                    <w:rPr/>
                  </w:rPrChange>
                </w:rPr>
                <w:t>a8c5ffb0-1420-4aa6-9e84-f1d015a30db6</w:t>
              </w:r>
            </w:ins>
          </w:p>
        </w:tc>
        <w:tc>
          <w:tcPr>
            <w:tcW w:w="725" w:type="dxa"/>
            <w:noWrap/>
            <w:hideMark/>
            <w:tcPrChange w:id="457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18DADA87" w14:textId="77777777" w:rsidR="002E0EAC" w:rsidRPr="005112CF" w:rsidRDefault="002E0EAC">
            <w:pPr>
              <w:jc w:val="center"/>
              <w:rPr>
                <w:ins w:id="4576" w:author="Adrian Moir (amoir)" w:date="2024-11-04T12:18:00Z"/>
                <w:rFonts w:asciiTheme="minorHAnsi" w:hAnsiTheme="minorHAnsi" w:cstheme="minorHAnsi"/>
                <w:sz w:val="10"/>
                <w:szCs w:val="10"/>
                <w:rPrChange w:id="4577" w:author="Adrian Moir (amoir)" w:date="2024-11-04T12:20:00Z" w16du:dateUtc="2024-11-04T11:20:00Z">
                  <w:rPr>
                    <w:ins w:id="4578" w:author="Adrian Moir (amoir)" w:date="2024-11-04T12:18:00Z"/>
                  </w:rPr>
                </w:rPrChange>
              </w:rPr>
              <w:pPrChange w:id="4579" w:author="Adrian Moir (amoir)" w:date="2024-11-04T12:27:00Z" w16du:dateUtc="2024-11-04T11:27:00Z">
                <w:pPr/>
              </w:pPrChange>
            </w:pPr>
            <w:proofErr w:type="spellStart"/>
            <w:ins w:id="458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81" w:author="Adrian Moir (amoir)" w:date="2024-11-04T12:20:00Z" w16du:dateUtc="2024-11-04T11:20:00Z">
                    <w:rPr/>
                  </w:rPrChange>
                </w:rPr>
                <w:t>bnc-qstor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458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EFE1FFF" w14:textId="77777777" w:rsidR="002E0EAC" w:rsidRPr="005112CF" w:rsidRDefault="002E0EAC">
            <w:pPr>
              <w:jc w:val="center"/>
              <w:rPr>
                <w:ins w:id="4583" w:author="Adrian Moir (amoir)" w:date="2024-11-04T12:18:00Z"/>
                <w:rFonts w:asciiTheme="minorHAnsi" w:hAnsiTheme="minorHAnsi" w:cstheme="minorHAnsi"/>
                <w:sz w:val="10"/>
                <w:szCs w:val="10"/>
                <w:rPrChange w:id="4584" w:author="Adrian Moir (amoir)" w:date="2024-11-04T12:20:00Z" w16du:dateUtc="2024-11-04T11:20:00Z">
                  <w:rPr>
                    <w:ins w:id="4585" w:author="Adrian Moir (amoir)" w:date="2024-11-04T12:18:00Z"/>
                  </w:rPr>
                </w:rPrChange>
              </w:rPr>
              <w:pPrChange w:id="4586" w:author="Adrian Moir (amoir)" w:date="2024-11-04T12:27:00Z" w16du:dateUtc="2024-11-04T11:27:00Z">
                <w:pPr/>
              </w:pPrChange>
            </w:pPr>
            <w:ins w:id="458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88" w:author="Adrian Moir (amoir)" w:date="2024-11-04T12:20:00Z" w16du:dateUtc="2024-11-04T11:20:00Z">
                    <w:rPr/>
                  </w:rPrChange>
                </w:rPr>
                <w:t>|172.24.14.196|10.150.147.20</w:t>
              </w:r>
            </w:ins>
          </w:p>
        </w:tc>
        <w:tc>
          <w:tcPr>
            <w:tcW w:w="628" w:type="dxa"/>
            <w:noWrap/>
            <w:hideMark/>
            <w:tcPrChange w:id="458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161E40E5" w14:textId="77777777" w:rsidR="002E0EAC" w:rsidRPr="005112CF" w:rsidRDefault="002E0EAC">
            <w:pPr>
              <w:jc w:val="center"/>
              <w:rPr>
                <w:ins w:id="4590" w:author="Adrian Moir (amoir)" w:date="2024-11-04T12:18:00Z"/>
                <w:rFonts w:asciiTheme="minorHAnsi" w:hAnsiTheme="minorHAnsi" w:cstheme="minorHAnsi"/>
                <w:sz w:val="10"/>
                <w:szCs w:val="10"/>
                <w:rPrChange w:id="4591" w:author="Adrian Moir (amoir)" w:date="2024-11-04T12:20:00Z" w16du:dateUtc="2024-11-04T11:20:00Z">
                  <w:rPr>
                    <w:ins w:id="4592" w:author="Adrian Moir (amoir)" w:date="2024-11-04T12:18:00Z"/>
                  </w:rPr>
                </w:rPrChange>
              </w:rPr>
              <w:pPrChange w:id="4593" w:author="Adrian Moir (amoir)" w:date="2024-11-04T12:27:00Z" w16du:dateUtc="2024-11-04T11:27:00Z">
                <w:pPr/>
              </w:pPrChange>
            </w:pPr>
            <w:ins w:id="459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59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459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1AC6111" w14:textId="77777777" w:rsidR="002E0EAC" w:rsidRPr="005112CF" w:rsidRDefault="002E0EAC">
            <w:pPr>
              <w:jc w:val="center"/>
              <w:rPr>
                <w:ins w:id="4597" w:author="Adrian Moir (amoir)" w:date="2024-11-04T12:18:00Z"/>
                <w:rFonts w:asciiTheme="minorHAnsi" w:hAnsiTheme="minorHAnsi" w:cstheme="minorHAnsi"/>
                <w:sz w:val="10"/>
                <w:szCs w:val="10"/>
                <w:rPrChange w:id="4598" w:author="Adrian Moir (amoir)" w:date="2024-11-04T12:20:00Z" w16du:dateUtc="2024-11-04T11:20:00Z">
                  <w:rPr>
                    <w:ins w:id="4599" w:author="Adrian Moir (amoir)" w:date="2024-11-04T12:18:00Z"/>
                  </w:rPr>
                </w:rPrChange>
              </w:rPr>
              <w:pPrChange w:id="4600" w:author="Adrian Moir (amoir)" w:date="2024-11-04T12:27:00Z" w16du:dateUtc="2024-11-04T11:27:00Z">
                <w:pPr/>
              </w:pPrChange>
            </w:pPr>
            <w:proofErr w:type="spellStart"/>
            <w:ins w:id="460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0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460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6D1494C7" w14:textId="77777777" w:rsidR="002E0EAC" w:rsidRPr="005112CF" w:rsidRDefault="002E0EAC">
            <w:pPr>
              <w:jc w:val="center"/>
              <w:rPr>
                <w:ins w:id="4604" w:author="Adrian Moir (amoir)" w:date="2024-11-04T12:18:00Z"/>
                <w:rFonts w:asciiTheme="minorHAnsi" w:hAnsiTheme="minorHAnsi" w:cstheme="minorHAnsi"/>
                <w:sz w:val="10"/>
                <w:szCs w:val="10"/>
                <w:rPrChange w:id="4605" w:author="Adrian Moir (amoir)" w:date="2024-11-04T12:20:00Z" w16du:dateUtc="2024-11-04T11:20:00Z">
                  <w:rPr>
                    <w:ins w:id="4606" w:author="Adrian Moir (amoir)" w:date="2024-11-04T12:18:00Z"/>
                  </w:rPr>
                </w:rPrChange>
              </w:rPr>
              <w:pPrChange w:id="4607" w:author="Adrian Moir (amoir)" w:date="2024-11-04T12:26:00Z" w16du:dateUtc="2024-11-04T11:26:00Z">
                <w:pPr/>
              </w:pPrChange>
            </w:pPr>
            <w:ins w:id="460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09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461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99C7AB2" w14:textId="77777777" w:rsidR="002E0EAC" w:rsidRPr="005112CF" w:rsidRDefault="002E0EAC">
            <w:pPr>
              <w:jc w:val="center"/>
              <w:rPr>
                <w:ins w:id="4611" w:author="Adrian Moir (amoir)" w:date="2024-11-04T12:18:00Z"/>
                <w:rFonts w:asciiTheme="minorHAnsi" w:hAnsiTheme="minorHAnsi" w:cstheme="minorHAnsi"/>
                <w:sz w:val="10"/>
                <w:szCs w:val="10"/>
                <w:rPrChange w:id="4612" w:author="Adrian Moir (amoir)" w:date="2024-11-04T12:20:00Z" w16du:dateUtc="2024-11-04T11:20:00Z">
                  <w:rPr>
                    <w:ins w:id="4613" w:author="Adrian Moir (amoir)" w:date="2024-11-04T12:18:00Z"/>
                  </w:rPr>
                </w:rPrChange>
              </w:rPr>
              <w:pPrChange w:id="4614" w:author="Adrian Moir (amoir)" w:date="2024-11-04T12:26:00Z" w16du:dateUtc="2024-11-04T11:26:00Z">
                <w:pPr/>
              </w:pPrChange>
            </w:pPr>
            <w:ins w:id="461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16" w:author="Adrian Moir (amoir)" w:date="2024-11-04T12:20:00Z" w16du:dateUtc="2024-11-04T11:20:00Z">
                    <w:rPr/>
                  </w:rPrChange>
                </w:rPr>
                <w:t>0.96</w:t>
              </w:r>
            </w:ins>
          </w:p>
        </w:tc>
        <w:tc>
          <w:tcPr>
            <w:tcW w:w="902" w:type="dxa"/>
            <w:noWrap/>
            <w:hideMark/>
            <w:tcPrChange w:id="461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131BE7CB" w14:textId="77777777" w:rsidR="002E0EAC" w:rsidRPr="005112CF" w:rsidRDefault="002E0EAC">
            <w:pPr>
              <w:jc w:val="center"/>
              <w:rPr>
                <w:ins w:id="4618" w:author="Adrian Moir (amoir)" w:date="2024-11-04T12:18:00Z"/>
                <w:rFonts w:asciiTheme="minorHAnsi" w:hAnsiTheme="minorHAnsi" w:cstheme="minorHAnsi"/>
                <w:sz w:val="10"/>
                <w:szCs w:val="10"/>
                <w:rPrChange w:id="4619" w:author="Adrian Moir (amoir)" w:date="2024-11-04T12:20:00Z" w16du:dateUtc="2024-11-04T11:20:00Z">
                  <w:rPr>
                    <w:ins w:id="4620" w:author="Adrian Moir (amoir)" w:date="2024-11-04T12:18:00Z"/>
                  </w:rPr>
                </w:rPrChange>
              </w:rPr>
              <w:pPrChange w:id="4621" w:author="Adrian Moir (amoir)" w:date="2024-11-04T12:27:00Z" w16du:dateUtc="2024-11-04T11:27:00Z">
                <w:pPr/>
              </w:pPrChange>
            </w:pPr>
            <w:ins w:id="462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23" w:author="Adrian Moir (amoir)" w:date="2024-11-04T12:20:00Z" w16du:dateUtc="2024-11-04T11:20:00Z">
                    <w:rPr/>
                  </w:rPrChange>
                </w:rPr>
                <w:t>5</w:t>
              </w:r>
            </w:ins>
          </w:p>
        </w:tc>
        <w:tc>
          <w:tcPr>
            <w:tcW w:w="1604" w:type="dxa"/>
            <w:noWrap/>
            <w:hideMark/>
            <w:tcPrChange w:id="462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0980427" w14:textId="77777777" w:rsidR="002E0EAC" w:rsidRPr="005112CF" w:rsidRDefault="002E0EAC">
            <w:pPr>
              <w:jc w:val="center"/>
              <w:rPr>
                <w:ins w:id="4625" w:author="Adrian Moir (amoir)" w:date="2024-11-04T12:18:00Z"/>
                <w:rFonts w:asciiTheme="minorHAnsi" w:hAnsiTheme="minorHAnsi" w:cstheme="minorHAnsi"/>
                <w:sz w:val="10"/>
                <w:szCs w:val="10"/>
                <w:rPrChange w:id="4626" w:author="Adrian Moir (amoir)" w:date="2024-11-04T12:20:00Z" w16du:dateUtc="2024-11-04T11:20:00Z">
                  <w:rPr>
                    <w:ins w:id="4627" w:author="Adrian Moir (amoir)" w:date="2024-11-04T12:18:00Z"/>
                  </w:rPr>
                </w:rPrChange>
              </w:rPr>
              <w:pPrChange w:id="4628" w:author="Adrian Moir (amoir)" w:date="2024-11-04T12:27:00Z" w16du:dateUtc="2024-11-04T11:27:00Z">
                <w:pPr/>
              </w:pPrChange>
            </w:pPr>
            <w:ins w:id="462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3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3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3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463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2E428DA" w14:textId="77777777" w:rsidR="002E0EAC" w:rsidRPr="005112CF" w:rsidRDefault="002E0EAC">
            <w:pPr>
              <w:jc w:val="center"/>
              <w:rPr>
                <w:ins w:id="4634" w:author="Adrian Moir (amoir)" w:date="2024-11-04T12:18:00Z"/>
                <w:rFonts w:asciiTheme="minorHAnsi" w:hAnsiTheme="minorHAnsi" w:cstheme="minorHAnsi"/>
                <w:sz w:val="10"/>
                <w:szCs w:val="10"/>
                <w:rPrChange w:id="4635" w:author="Adrian Moir (amoir)" w:date="2024-11-04T12:20:00Z" w16du:dateUtc="2024-11-04T11:20:00Z">
                  <w:rPr>
                    <w:ins w:id="4636" w:author="Adrian Moir (amoir)" w:date="2024-11-04T12:18:00Z"/>
                  </w:rPr>
                </w:rPrChange>
              </w:rPr>
              <w:pPrChange w:id="4637" w:author="Adrian Moir (amoir)" w:date="2024-11-04T12:27:00Z" w16du:dateUtc="2024-11-04T11:27:00Z">
                <w:pPr/>
              </w:pPrChange>
            </w:pPr>
            <w:ins w:id="463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3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616B31A5" w14:textId="77777777" w:rsidTr="005112CF">
        <w:trPr>
          <w:trHeight w:val="320"/>
          <w:jc w:val="center"/>
          <w:ins w:id="4640" w:author="Adrian Moir (amoir)" w:date="2024-11-04T12:18:00Z"/>
          <w:trPrChange w:id="464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464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EF7964B" w14:textId="77777777" w:rsidR="002E0EAC" w:rsidRPr="005112CF" w:rsidRDefault="002E0EAC">
            <w:pPr>
              <w:jc w:val="center"/>
              <w:rPr>
                <w:ins w:id="4643" w:author="Adrian Moir (amoir)" w:date="2024-11-04T12:18:00Z"/>
                <w:rFonts w:asciiTheme="minorHAnsi" w:hAnsiTheme="minorHAnsi" w:cstheme="minorHAnsi"/>
                <w:sz w:val="10"/>
                <w:szCs w:val="10"/>
                <w:rPrChange w:id="4644" w:author="Adrian Moir (amoir)" w:date="2024-11-04T12:20:00Z" w16du:dateUtc="2024-11-04T11:20:00Z">
                  <w:rPr>
                    <w:ins w:id="4645" w:author="Adrian Moir (amoir)" w:date="2024-11-04T12:18:00Z"/>
                  </w:rPr>
                </w:rPrChange>
              </w:rPr>
              <w:pPrChange w:id="4646" w:author="Adrian Moir (amoir)" w:date="2024-11-04T12:27:00Z" w16du:dateUtc="2024-11-04T11:27:00Z">
                <w:pPr/>
              </w:pPrChange>
            </w:pPr>
            <w:ins w:id="464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48" w:author="Adrian Moir (amoir)" w:date="2024-11-04T12:20:00Z" w16du:dateUtc="2024-11-04T11:20:00Z">
                    <w:rPr/>
                  </w:rPrChange>
                </w:rPr>
                <w:t>c285a695-8d30-45da-b89f-fc6863bc37f7</w:t>
              </w:r>
            </w:ins>
          </w:p>
        </w:tc>
        <w:tc>
          <w:tcPr>
            <w:tcW w:w="725" w:type="dxa"/>
            <w:noWrap/>
            <w:hideMark/>
            <w:tcPrChange w:id="464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1B4D7159" w14:textId="77777777" w:rsidR="002E0EAC" w:rsidRPr="005112CF" w:rsidRDefault="002E0EAC">
            <w:pPr>
              <w:jc w:val="center"/>
              <w:rPr>
                <w:ins w:id="4650" w:author="Adrian Moir (amoir)" w:date="2024-11-04T12:18:00Z"/>
                <w:rFonts w:asciiTheme="minorHAnsi" w:hAnsiTheme="minorHAnsi" w:cstheme="minorHAnsi"/>
                <w:sz w:val="10"/>
                <w:szCs w:val="10"/>
                <w:rPrChange w:id="4651" w:author="Adrian Moir (amoir)" w:date="2024-11-04T12:20:00Z" w16du:dateUtc="2024-11-04T11:20:00Z">
                  <w:rPr>
                    <w:ins w:id="4652" w:author="Adrian Moir (amoir)" w:date="2024-11-04T12:18:00Z"/>
                  </w:rPr>
                </w:rPrChange>
              </w:rPr>
              <w:pPrChange w:id="4653" w:author="Adrian Moir (amoir)" w:date="2024-11-04T12:27:00Z" w16du:dateUtc="2024-11-04T11:27:00Z">
                <w:pPr/>
              </w:pPrChange>
            </w:pPr>
            <w:proofErr w:type="spellStart"/>
            <w:ins w:id="465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55" w:author="Adrian Moir (amoir)" w:date="2024-11-04T12:20:00Z" w16du:dateUtc="2024-11-04T11:20:00Z">
                    <w:rPr/>
                  </w:rPrChange>
                </w:rPr>
                <w:t>cgi-qstor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465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05021C5B" w14:textId="77777777" w:rsidR="002E0EAC" w:rsidRPr="005112CF" w:rsidRDefault="002E0EAC">
            <w:pPr>
              <w:jc w:val="center"/>
              <w:rPr>
                <w:ins w:id="4657" w:author="Adrian Moir (amoir)" w:date="2024-11-04T12:18:00Z"/>
                <w:rFonts w:asciiTheme="minorHAnsi" w:hAnsiTheme="minorHAnsi" w:cstheme="minorHAnsi"/>
                <w:sz w:val="10"/>
                <w:szCs w:val="10"/>
                <w:rPrChange w:id="4658" w:author="Adrian Moir (amoir)" w:date="2024-11-04T12:20:00Z" w16du:dateUtc="2024-11-04T11:20:00Z">
                  <w:rPr>
                    <w:ins w:id="4659" w:author="Adrian Moir (amoir)" w:date="2024-11-04T12:18:00Z"/>
                  </w:rPr>
                </w:rPrChange>
              </w:rPr>
              <w:pPrChange w:id="4660" w:author="Adrian Moir (amoir)" w:date="2024-11-04T12:27:00Z" w16du:dateUtc="2024-11-04T11:27:00Z">
                <w:pPr/>
              </w:pPrChange>
            </w:pPr>
            <w:ins w:id="466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62" w:author="Adrian Moir (amoir)" w:date="2024-11-04T12:20:00Z" w16du:dateUtc="2024-11-04T11:20:00Z">
                    <w:rPr/>
                  </w:rPrChange>
                </w:rPr>
                <w:t>|172.24.14.197|10.150.145.20</w:t>
              </w:r>
            </w:ins>
          </w:p>
        </w:tc>
        <w:tc>
          <w:tcPr>
            <w:tcW w:w="628" w:type="dxa"/>
            <w:noWrap/>
            <w:hideMark/>
            <w:tcPrChange w:id="466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D068B4D" w14:textId="77777777" w:rsidR="002E0EAC" w:rsidRPr="005112CF" w:rsidRDefault="002E0EAC">
            <w:pPr>
              <w:jc w:val="center"/>
              <w:rPr>
                <w:ins w:id="4664" w:author="Adrian Moir (amoir)" w:date="2024-11-04T12:18:00Z"/>
                <w:rFonts w:asciiTheme="minorHAnsi" w:hAnsiTheme="minorHAnsi" w:cstheme="minorHAnsi"/>
                <w:sz w:val="10"/>
                <w:szCs w:val="10"/>
                <w:rPrChange w:id="4665" w:author="Adrian Moir (amoir)" w:date="2024-11-04T12:20:00Z" w16du:dateUtc="2024-11-04T11:20:00Z">
                  <w:rPr>
                    <w:ins w:id="4666" w:author="Adrian Moir (amoir)" w:date="2024-11-04T12:18:00Z"/>
                  </w:rPr>
                </w:rPrChange>
              </w:rPr>
              <w:pPrChange w:id="4667" w:author="Adrian Moir (amoir)" w:date="2024-11-04T12:27:00Z" w16du:dateUtc="2024-11-04T11:27:00Z">
                <w:pPr/>
              </w:pPrChange>
            </w:pPr>
            <w:ins w:id="466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6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467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F1AE450" w14:textId="77777777" w:rsidR="002E0EAC" w:rsidRPr="005112CF" w:rsidRDefault="002E0EAC">
            <w:pPr>
              <w:jc w:val="center"/>
              <w:rPr>
                <w:ins w:id="4671" w:author="Adrian Moir (amoir)" w:date="2024-11-04T12:18:00Z"/>
                <w:rFonts w:asciiTheme="minorHAnsi" w:hAnsiTheme="minorHAnsi" w:cstheme="minorHAnsi"/>
                <w:sz w:val="10"/>
                <w:szCs w:val="10"/>
                <w:rPrChange w:id="4672" w:author="Adrian Moir (amoir)" w:date="2024-11-04T12:20:00Z" w16du:dateUtc="2024-11-04T11:20:00Z">
                  <w:rPr>
                    <w:ins w:id="4673" w:author="Adrian Moir (amoir)" w:date="2024-11-04T12:18:00Z"/>
                  </w:rPr>
                </w:rPrChange>
              </w:rPr>
              <w:pPrChange w:id="4674" w:author="Adrian Moir (amoir)" w:date="2024-11-04T12:27:00Z" w16du:dateUtc="2024-11-04T11:27:00Z">
                <w:pPr/>
              </w:pPrChange>
            </w:pPr>
            <w:proofErr w:type="spellStart"/>
            <w:ins w:id="467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7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467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5B594A7" w14:textId="77777777" w:rsidR="002E0EAC" w:rsidRPr="005112CF" w:rsidRDefault="002E0EAC">
            <w:pPr>
              <w:jc w:val="center"/>
              <w:rPr>
                <w:ins w:id="4678" w:author="Adrian Moir (amoir)" w:date="2024-11-04T12:18:00Z"/>
                <w:rFonts w:asciiTheme="minorHAnsi" w:hAnsiTheme="minorHAnsi" w:cstheme="minorHAnsi"/>
                <w:sz w:val="10"/>
                <w:szCs w:val="10"/>
                <w:rPrChange w:id="4679" w:author="Adrian Moir (amoir)" w:date="2024-11-04T12:20:00Z" w16du:dateUtc="2024-11-04T11:20:00Z">
                  <w:rPr>
                    <w:ins w:id="4680" w:author="Adrian Moir (amoir)" w:date="2024-11-04T12:18:00Z"/>
                  </w:rPr>
                </w:rPrChange>
              </w:rPr>
              <w:pPrChange w:id="4681" w:author="Adrian Moir (amoir)" w:date="2024-11-04T12:26:00Z" w16du:dateUtc="2024-11-04T11:26:00Z">
                <w:pPr/>
              </w:pPrChange>
            </w:pPr>
            <w:ins w:id="468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83" w:author="Adrian Moir (amoir)" w:date="2024-11-04T12:20:00Z" w16du:dateUtc="2024-11-04T11:20:00Z">
                    <w:rPr/>
                  </w:rPrChange>
                </w:rPr>
                <w:t>20</w:t>
              </w:r>
            </w:ins>
          </w:p>
        </w:tc>
        <w:tc>
          <w:tcPr>
            <w:tcW w:w="1036" w:type="dxa"/>
            <w:noWrap/>
            <w:hideMark/>
            <w:tcPrChange w:id="468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22147800" w14:textId="77777777" w:rsidR="002E0EAC" w:rsidRPr="005112CF" w:rsidRDefault="002E0EAC">
            <w:pPr>
              <w:jc w:val="center"/>
              <w:rPr>
                <w:ins w:id="4685" w:author="Adrian Moir (amoir)" w:date="2024-11-04T12:18:00Z"/>
                <w:rFonts w:asciiTheme="minorHAnsi" w:hAnsiTheme="minorHAnsi" w:cstheme="minorHAnsi"/>
                <w:sz w:val="10"/>
                <w:szCs w:val="10"/>
                <w:rPrChange w:id="4686" w:author="Adrian Moir (amoir)" w:date="2024-11-04T12:20:00Z" w16du:dateUtc="2024-11-04T11:20:00Z">
                  <w:rPr>
                    <w:ins w:id="4687" w:author="Adrian Moir (amoir)" w:date="2024-11-04T12:18:00Z"/>
                  </w:rPr>
                </w:rPrChange>
              </w:rPr>
              <w:pPrChange w:id="4688" w:author="Adrian Moir (amoir)" w:date="2024-11-04T12:26:00Z" w16du:dateUtc="2024-11-04T11:26:00Z">
                <w:pPr/>
              </w:pPrChange>
            </w:pPr>
            <w:ins w:id="468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90" w:author="Adrian Moir (amoir)" w:date="2024-11-04T12:20:00Z" w16du:dateUtc="2024-11-04T11:20:00Z">
                    <w:rPr/>
                  </w:rPrChange>
                </w:rPr>
                <w:t>0</w:t>
              </w:r>
            </w:ins>
          </w:p>
        </w:tc>
        <w:tc>
          <w:tcPr>
            <w:tcW w:w="902" w:type="dxa"/>
            <w:noWrap/>
            <w:hideMark/>
            <w:tcPrChange w:id="469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64C6DB9" w14:textId="77777777" w:rsidR="002E0EAC" w:rsidRPr="005112CF" w:rsidRDefault="002E0EAC">
            <w:pPr>
              <w:jc w:val="center"/>
              <w:rPr>
                <w:ins w:id="4692" w:author="Adrian Moir (amoir)" w:date="2024-11-04T12:18:00Z"/>
                <w:rFonts w:asciiTheme="minorHAnsi" w:hAnsiTheme="minorHAnsi" w:cstheme="minorHAnsi"/>
                <w:sz w:val="10"/>
                <w:szCs w:val="10"/>
                <w:rPrChange w:id="4693" w:author="Adrian Moir (amoir)" w:date="2024-11-04T12:20:00Z" w16du:dateUtc="2024-11-04T11:20:00Z">
                  <w:rPr>
                    <w:ins w:id="4694" w:author="Adrian Moir (amoir)" w:date="2024-11-04T12:18:00Z"/>
                  </w:rPr>
                </w:rPrChange>
              </w:rPr>
              <w:pPrChange w:id="4695" w:author="Adrian Moir (amoir)" w:date="2024-11-04T12:27:00Z" w16du:dateUtc="2024-11-04T11:27:00Z">
                <w:pPr/>
              </w:pPrChange>
            </w:pPr>
            <w:ins w:id="469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697" w:author="Adrian Moir (amoir)" w:date="2024-11-04T12:20:00Z" w16du:dateUtc="2024-11-04T11:20:00Z">
                    <w:rPr/>
                  </w:rPrChange>
                </w:rPr>
                <w:t>1</w:t>
              </w:r>
            </w:ins>
          </w:p>
        </w:tc>
        <w:tc>
          <w:tcPr>
            <w:tcW w:w="1604" w:type="dxa"/>
            <w:noWrap/>
            <w:hideMark/>
            <w:tcPrChange w:id="469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D19FDE4" w14:textId="77777777" w:rsidR="002E0EAC" w:rsidRPr="005112CF" w:rsidRDefault="002E0EAC">
            <w:pPr>
              <w:jc w:val="center"/>
              <w:rPr>
                <w:ins w:id="4699" w:author="Adrian Moir (amoir)" w:date="2024-11-04T12:18:00Z"/>
                <w:rFonts w:asciiTheme="minorHAnsi" w:hAnsiTheme="minorHAnsi" w:cstheme="minorHAnsi"/>
                <w:sz w:val="10"/>
                <w:szCs w:val="10"/>
                <w:rPrChange w:id="4700" w:author="Adrian Moir (amoir)" w:date="2024-11-04T12:20:00Z" w16du:dateUtc="2024-11-04T11:20:00Z">
                  <w:rPr>
                    <w:ins w:id="4701" w:author="Adrian Moir (amoir)" w:date="2024-11-04T12:18:00Z"/>
                  </w:rPr>
                </w:rPrChange>
              </w:rPr>
              <w:pPrChange w:id="4702" w:author="Adrian Moir (amoir)" w:date="2024-11-04T12:27:00Z" w16du:dateUtc="2024-11-04T11:27:00Z">
                <w:pPr/>
              </w:pPrChange>
            </w:pPr>
            <w:ins w:id="470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0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0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0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470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92DE9B3" w14:textId="77777777" w:rsidR="002E0EAC" w:rsidRPr="005112CF" w:rsidRDefault="002E0EAC">
            <w:pPr>
              <w:jc w:val="center"/>
              <w:rPr>
                <w:ins w:id="4708" w:author="Adrian Moir (amoir)" w:date="2024-11-04T12:18:00Z"/>
                <w:rFonts w:asciiTheme="minorHAnsi" w:hAnsiTheme="minorHAnsi" w:cstheme="minorHAnsi"/>
                <w:sz w:val="10"/>
                <w:szCs w:val="10"/>
                <w:rPrChange w:id="4709" w:author="Adrian Moir (amoir)" w:date="2024-11-04T12:20:00Z" w16du:dateUtc="2024-11-04T11:20:00Z">
                  <w:rPr>
                    <w:ins w:id="4710" w:author="Adrian Moir (amoir)" w:date="2024-11-04T12:18:00Z"/>
                  </w:rPr>
                </w:rPrChange>
              </w:rPr>
              <w:pPrChange w:id="4711" w:author="Adrian Moir (amoir)" w:date="2024-11-04T12:27:00Z" w16du:dateUtc="2024-11-04T11:27:00Z">
                <w:pPr/>
              </w:pPrChange>
            </w:pPr>
            <w:ins w:id="471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1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3539EC2B" w14:textId="77777777" w:rsidTr="005112CF">
        <w:trPr>
          <w:trHeight w:val="320"/>
          <w:jc w:val="center"/>
          <w:ins w:id="4714" w:author="Adrian Moir (amoir)" w:date="2024-11-04T12:18:00Z"/>
          <w:trPrChange w:id="471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471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685C7AEE" w14:textId="77777777" w:rsidR="002E0EAC" w:rsidRPr="005112CF" w:rsidRDefault="002E0EAC">
            <w:pPr>
              <w:jc w:val="center"/>
              <w:rPr>
                <w:ins w:id="4717" w:author="Adrian Moir (amoir)" w:date="2024-11-04T12:18:00Z"/>
                <w:rFonts w:asciiTheme="minorHAnsi" w:hAnsiTheme="minorHAnsi" w:cstheme="minorHAnsi"/>
                <w:sz w:val="10"/>
                <w:szCs w:val="10"/>
                <w:rPrChange w:id="4718" w:author="Adrian Moir (amoir)" w:date="2024-11-04T12:20:00Z" w16du:dateUtc="2024-11-04T11:20:00Z">
                  <w:rPr>
                    <w:ins w:id="4719" w:author="Adrian Moir (amoir)" w:date="2024-11-04T12:18:00Z"/>
                  </w:rPr>
                </w:rPrChange>
              </w:rPr>
              <w:pPrChange w:id="4720" w:author="Adrian Moir (amoir)" w:date="2024-11-04T12:27:00Z" w16du:dateUtc="2024-11-04T11:27:00Z">
                <w:pPr/>
              </w:pPrChange>
            </w:pPr>
            <w:ins w:id="472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22" w:author="Adrian Moir (amoir)" w:date="2024-11-04T12:20:00Z" w16du:dateUtc="2024-11-04T11:20:00Z">
                    <w:rPr/>
                  </w:rPrChange>
                </w:rPr>
                <w:t>c292453b-2528-4cb1-a270-881098356ab4</w:t>
              </w:r>
            </w:ins>
          </w:p>
        </w:tc>
        <w:tc>
          <w:tcPr>
            <w:tcW w:w="725" w:type="dxa"/>
            <w:noWrap/>
            <w:hideMark/>
            <w:tcPrChange w:id="472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EE4DD32" w14:textId="77777777" w:rsidR="002E0EAC" w:rsidRPr="005112CF" w:rsidRDefault="002E0EAC">
            <w:pPr>
              <w:jc w:val="center"/>
              <w:rPr>
                <w:ins w:id="4724" w:author="Adrian Moir (amoir)" w:date="2024-11-04T12:18:00Z"/>
                <w:rFonts w:asciiTheme="minorHAnsi" w:hAnsiTheme="minorHAnsi" w:cstheme="minorHAnsi"/>
                <w:sz w:val="10"/>
                <w:szCs w:val="10"/>
                <w:rPrChange w:id="4725" w:author="Adrian Moir (amoir)" w:date="2024-11-04T12:20:00Z" w16du:dateUtc="2024-11-04T11:20:00Z">
                  <w:rPr>
                    <w:ins w:id="4726" w:author="Adrian Moir (amoir)" w:date="2024-11-04T12:18:00Z"/>
                  </w:rPr>
                </w:rPrChange>
              </w:rPr>
              <w:pPrChange w:id="4727" w:author="Adrian Moir (amoir)" w:date="2024-11-04T12:27:00Z" w16du:dateUtc="2024-11-04T11:27:00Z">
                <w:pPr/>
              </w:pPrChange>
            </w:pPr>
            <w:proofErr w:type="spellStart"/>
            <w:ins w:id="472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29" w:author="Adrian Moir (amoir)" w:date="2024-11-04T12:20:00Z" w16du:dateUtc="2024-11-04T11:20:00Z">
                    <w:rPr/>
                  </w:rPrChange>
                </w:rPr>
                <w:t>gva-qstor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473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D068DBE" w14:textId="77777777" w:rsidR="002E0EAC" w:rsidRPr="005112CF" w:rsidRDefault="002E0EAC">
            <w:pPr>
              <w:jc w:val="center"/>
              <w:rPr>
                <w:ins w:id="4731" w:author="Adrian Moir (amoir)" w:date="2024-11-04T12:18:00Z"/>
                <w:rFonts w:asciiTheme="minorHAnsi" w:hAnsiTheme="minorHAnsi" w:cstheme="minorHAnsi"/>
                <w:sz w:val="10"/>
                <w:szCs w:val="10"/>
                <w:rPrChange w:id="4732" w:author="Adrian Moir (amoir)" w:date="2024-11-04T12:20:00Z" w16du:dateUtc="2024-11-04T11:20:00Z">
                  <w:rPr>
                    <w:ins w:id="4733" w:author="Adrian Moir (amoir)" w:date="2024-11-04T12:18:00Z"/>
                  </w:rPr>
                </w:rPrChange>
              </w:rPr>
              <w:pPrChange w:id="4734" w:author="Adrian Moir (amoir)" w:date="2024-11-04T12:27:00Z" w16du:dateUtc="2024-11-04T11:27:00Z">
                <w:pPr/>
              </w:pPrChange>
            </w:pPr>
            <w:ins w:id="473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36" w:author="Adrian Moir (amoir)" w:date="2024-11-04T12:20:00Z" w16du:dateUtc="2024-11-04T11:20:00Z">
                    <w:rPr/>
                  </w:rPrChange>
                </w:rPr>
                <w:t>|172.25.14.197|10.160.132.20</w:t>
              </w:r>
            </w:ins>
          </w:p>
        </w:tc>
        <w:tc>
          <w:tcPr>
            <w:tcW w:w="628" w:type="dxa"/>
            <w:noWrap/>
            <w:hideMark/>
            <w:tcPrChange w:id="473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2F78B646" w14:textId="77777777" w:rsidR="002E0EAC" w:rsidRPr="005112CF" w:rsidRDefault="002E0EAC">
            <w:pPr>
              <w:jc w:val="center"/>
              <w:rPr>
                <w:ins w:id="4738" w:author="Adrian Moir (amoir)" w:date="2024-11-04T12:18:00Z"/>
                <w:rFonts w:asciiTheme="minorHAnsi" w:hAnsiTheme="minorHAnsi" w:cstheme="minorHAnsi"/>
                <w:sz w:val="10"/>
                <w:szCs w:val="10"/>
                <w:rPrChange w:id="4739" w:author="Adrian Moir (amoir)" w:date="2024-11-04T12:20:00Z" w16du:dateUtc="2024-11-04T11:20:00Z">
                  <w:rPr>
                    <w:ins w:id="4740" w:author="Adrian Moir (amoir)" w:date="2024-11-04T12:18:00Z"/>
                  </w:rPr>
                </w:rPrChange>
              </w:rPr>
              <w:pPrChange w:id="4741" w:author="Adrian Moir (amoir)" w:date="2024-11-04T12:27:00Z" w16du:dateUtc="2024-11-04T11:27:00Z">
                <w:pPr/>
              </w:pPrChange>
            </w:pPr>
            <w:ins w:id="474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4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474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44F565D5" w14:textId="77777777" w:rsidR="002E0EAC" w:rsidRPr="005112CF" w:rsidRDefault="002E0EAC">
            <w:pPr>
              <w:jc w:val="center"/>
              <w:rPr>
                <w:ins w:id="4745" w:author="Adrian Moir (amoir)" w:date="2024-11-04T12:18:00Z"/>
                <w:rFonts w:asciiTheme="minorHAnsi" w:hAnsiTheme="minorHAnsi" w:cstheme="minorHAnsi"/>
                <w:sz w:val="10"/>
                <w:szCs w:val="10"/>
                <w:rPrChange w:id="4746" w:author="Adrian Moir (amoir)" w:date="2024-11-04T12:20:00Z" w16du:dateUtc="2024-11-04T11:20:00Z">
                  <w:rPr>
                    <w:ins w:id="4747" w:author="Adrian Moir (amoir)" w:date="2024-11-04T12:18:00Z"/>
                  </w:rPr>
                </w:rPrChange>
              </w:rPr>
              <w:pPrChange w:id="4748" w:author="Adrian Moir (amoir)" w:date="2024-11-04T12:27:00Z" w16du:dateUtc="2024-11-04T11:27:00Z">
                <w:pPr/>
              </w:pPrChange>
            </w:pPr>
            <w:proofErr w:type="spellStart"/>
            <w:ins w:id="474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5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475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5508462" w14:textId="77777777" w:rsidR="002E0EAC" w:rsidRPr="005112CF" w:rsidRDefault="002E0EAC">
            <w:pPr>
              <w:jc w:val="center"/>
              <w:rPr>
                <w:ins w:id="4752" w:author="Adrian Moir (amoir)" w:date="2024-11-04T12:18:00Z"/>
                <w:rFonts w:asciiTheme="minorHAnsi" w:hAnsiTheme="minorHAnsi" w:cstheme="minorHAnsi"/>
                <w:sz w:val="10"/>
                <w:szCs w:val="10"/>
                <w:rPrChange w:id="4753" w:author="Adrian Moir (amoir)" w:date="2024-11-04T12:20:00Z" w16du:dateUtc="2024-11-04T11:20:00Z">
                  <w:rPr>
                    <w:ins w:id="4754" w:author="Adrian Moir (amoir)" w:date="2024-11-04T12:18:00Z"/>
                  </w:rPr>
                </w:rPrChange>
              </w:rPr>
              <w:pPrChange w:id="4755" w:author="Adrian Moir (amoir)" w:date="2024-11-04T12:26:00Z" w16du:dateUtc="2024-11-04T11:26:00Z">
                <w:pPr/>
              </w:pPrChange>
            </w:pPr>
            <w:ins w:id="475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57" w:author="Adrian Moir (amoir)" w:date="2024-11-04T12:20:00Z" w16du:dateUtc="2024-11-04T11:20:00Z">
                    <w:rPr/>
                  </w:rPrChange>
                </w:rPr>
                <w:t>20</w:t>
              </w:r>
            </w:ins>
          </w:p>
        </w:tc>
        <w:tc>
          <w:tcPr>
            <w:tcW w:w="1036" w:type="dxa"/>
            <w:noWrap/>
            <w:hideMark/>
            <w:tcPrChange w:id="475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CF35B93" w14:textId="77777777" w:rsidR="002E0EAC" w:rsidRPr="005112CF" w:rsidRDefault="002E0EAC">
            <w:pPr>
              <w:jc w:val="center"/>
              <w:rPr>
                <w:ins w:id="4759" w:author="Adrian Moir (amoir)" w:date="2024-11-04T12:18:00Z"/>
                <w:rFonts w:asciiTheme="minorHAnsi" w:hAnsiTheme="minorHAnsi" w:cstheme="minorHAnsi"/>
                <w:sz w:val="10"/>
                <w:szCs w:val="10"/>
                <w:rPrChange w:id="4760" w:author="Adrian Moir (amoir)" w:date="2024-11-04T12:20:00Z" w16du:dateUtc="2024-11-04T11:20:00Z">
                  <w:rPr>
                    <w:ins w:id="4761" w:author="Adrian Moir (amoir)" w:date="2024-11-04T12:18:00Z"/>
                  </w:rPr>
                </w:rPrChange>
              </w:rPr>
              <w:pPrChange w:id="4762" w:author="Adrian Moir (amoir)" w:date="2024-11-04T12:26:00Z" w16du:dateUtc="2024-11-04T11:26:00Z">
                <w:pPr/>
              </w:pPrChange>
            </w:pPr>
            <w:ins w:id="476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64" w:author="Adrian Moir (amoir)" w:date="2024-11-04T12:20:00Z" w16du:dateUtc="2024-11-04T11:20:00Z">
                    <w:rPr/>
                  </w:rPrChange>
                </w:rPr>
                <w:t>4.46</w:t>
              </w:r>
            </w:ins>
          </w:p>
        </w:tc>
        <w:tc>
          <w:tcPr>
            <w:tcW w:w="902" w:type="dxa"/>
            <w:noWrap/>
            <w:hideMark/>
            <w:tcPrChange w:id="476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2F0CE42E" w14:textId="77777777" w:rsidR="002E0EAC" w:rsidRPr="005112CF" w:rsidRDefault="002E0EAC">
            <w:pPr>
              <w:jc w:val="center"/>
              <w:rPr>
                <w:ins w:id="4766" w:author="Adrian Moir (amoir)" w:date="2024-11-04T12:18:00Z"/>
                <w:rFonts w:asciiTheme="minorHAnsi" w:hAnsiTheme="minorHAnsi" w:cstheme="minorHAnsi"/>
                <w:sz w:val="10"/>
                <w:szCs w:val="10"/>
                <w:rPrChange w:id="4767" w:author="Adrian Moir (amoir)" w:date="2024-11-04T12:20:00Z" w16du:dateUtc="2024-11-04T11:20:00Z">
                  <w:rPr>
                    <w:ins w:id="4768" w:author="Adrian Moir (amoir)" w:date="2024-11-04T12:18:00Z"/>
                  </w:rPr>
                </w:rPrChange>
              </w:rPr>
              <w:pPrChange w:id="4769" w:author="Adrian Moir (amoir)" w:date="2024-11-04T12:27:00Z" w16du:dateUtc="2024-11-04T11:27:00Z">
                <w:pPr/>
              </w:pPrChange>
            </w:pPr>
            <w:ins w:id="477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71" w:author="Adrian Moir (amoir)" w:date="2024-11-04T12:20:00Z" w16du:dateUtc="2024-11-04T11:20:00Z">
                    <w:rPr/>
                  </w:rPrChange>
                </w:rPr>
                <w:t>12</w:t>
              </w:r>
            </w:ins>
          </w:p>
        </w:tc>
        <w:tc>
          <w:tcPr>
            <w:tcW w:w="1604" w:type="dxa"/>
            <w:noWrap/>
            <w:hideMark/>
            <w:tcPrChange w:id="477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C9A8105" w14:textId="77777777" w:rsidR="002E0EAC" w:rsidRPr="005112CF" w:rsidRDefault="002E0EAC">
            <w:pPr>
              <w:jc w:val="center"/>
              <w:rPr>
                <w:ins w:id="4773" w:author="Adrian Moir (amoir)" w:date="2024-11-04T12:18:00Z"/>
                <w:rFonts w:asciiTheme="minorHAnsi" w:hAnsiTheme="minorHAnsi" w:cstheme="minorHAnsi"/>
                <w:sz w:val="10"/>
                <w:szCs w:val="10"/>
                <w:rPrChange w:id="4774" w:author="Adrian Moir (amoir)" w:date="2024-11-04T12:20:00Z" w16du:dateUtc="2024-11-04T11:20:00Z">
                  <w:rPr>
                    <w:ins w:id="4775" w:author="Adrian Moir (amoir)" w:date="2024-11-04T12:18:00Z"/>
                  </w:rPr>
                </w:rPrChange>
              </w:rPr>
              <w:pPrChange w:id="4776" w:author="Adrian Moir (amoir)" w:date="2024-11-04T12:27:00Z" w16du:dateUtc="2024-11-04T11:27:00Z">
                <w:pPr/>
              </w:pPrChange>
            </w:pPr>
            <w:ins w:id="477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7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7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8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478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E545B27" w14:textId="77777777" w:rsidR="002E0EAC" w:rsidRPr="005112CF" w:rsidRDefault="002E0EAC">
            <w:pPr>
              <w:jc w:val="center"/>
              <w:rPr>
                <w:ins w:id="4782" w:author="Adrian Moir (amoir)" w:date="2024-11-04T12:18:00Z"/>
                <w:rFonts w:asciiTheme="minorHAnsi" w:hAnsiTheme="minorHAnsi" w:cstheme="minorHAnsi"/>
                <w:sz w:val="10"/>
                <w:szCs w:val="10"/>
                <w:rPrChange w:id="4783" w:author="Adrian Moir (amoir)" w:date="2024-11-04T12:20:00Z" w16du:dateUtc="2024-11-04T11:20:00Z">
                  <w:rPr>
                    <w:ins w:id="4784" w:author="Adrian Moir (amoir)" w:date="2024-11-04T12:18:00Z"/>
                  </w:rPr>
                </w:rPrChange>
              </w:rPr>
              <w:pPrChange w:id="4785" w:author="Adrian Moir (amoir)" w:date="2024-11-04T12:27:00Z" w16du:dateUtc="2024-11-04T11:27:00Z">
                <w:pPr/>
              </w:pPrChange>
            </w:pPr>
            <w:ins w:id="478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87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4244BB51" w14:textId="77777777" w:rsidTr="005112CF">
        <w:trPr>
          <w:trHeight w:val="320"/>
          <w:jc w:val="center"/>
          <w:ins w:id="4788" w:author="Adrian Moir (amoir)" w:date="2024-11-04T12:18:00Z"/>
          <w:trPrChange w:id="478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479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A25F0FC" w14:textId="77777777" w:rsidR="002E0EAC" w:rsidRPr="005112CF" w:rsidRDefault="002E0EAC">
            <w:pPr>
              <w:jc w:val="center"/>
              <w:rPr>
                <w:ins w:id="4791" w:author="Adrian Moir (amoir)" w:date="2024-11-04T12:18:00Z"/>
                <w:rFonts w:asciiTheme="minorHAnsi" w:hAnsiTheme="minorHAnsi" w:cstheme="minorHAnsi"/>
                <w:sz w:val="10"/>
                <w:szCs w:val="10"/>
                <w:rPrChange w:id="4792" w:author="Adrian Moir (amoir)" w:date="2024-11-04T12:20:00Z" w16du:dateUtc="2024-11-04T11:20:00Z">
                  <w:rPr>
                    <w:ins w:id="4793" w:author="Adrian Moir (amoir)" w:date="2024-11-04T12:18:00Z"/>
                  </w:rPr>
                </w:rPrChange>
              </w:rPr>
              <w:pPrChange w:id="4794" w:author="Adrian Moir (amoir)" w:date="2024-11-04T12:27:00Z" w16du:dateUtc="2024-11-04T11:27:00Z">
                <w:pPr/>
              </w:pPrChange>
            </w:pPr>
            <w:ins w:id="479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796" w:author="Adrian Moir (amoir)" w:date="2024-11-04T12:20:00Z" w16du:dateUtc="2024-11-04T11:20:00Z">
                    <w:rPr/>
                  </w:rPrChange>
                </w:rPr>
                <w:t>62781536-1dbc-411e-ae21-28c83b42e9da</w:t>
              </w:r>
            </w:ins>
          </w:p>
        </w:tc>
        <w:tc>
          <w:tcPr>
            <w:tcW w:w="725" w:type="dxa"/>
            <w:noWrap/>
            <w:hideMark/>
            <w:tcPrChange w:id="479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6C9AB256" w14:textId="77777777" w:rsidR="002E0EAC" w:rsidRPr="005112CF" w:rsidRDefault="002E0EAC">
            <w:pPr>
              <w:jc w:val="center"/>
              <w:rPr>
                <w:ins w:id="4798" w:author="Adrian Moir (amoir)" w:date="2024-11-04T12:18:00Z"/>
                <w:rFonts w:asciiTheme="minorHAnsi" w:hAnsiTheme="minorHAnsi" w:cstheme="minorHAnsi"/>
                <w:sz w:val="10"/>
                <w:szCs w:val="10"/>
                <w:rPrChange w:id="4799" w:author="Adrian Moir (amoir)" w:date="2024-11-04T12:20:00Z" w16du:dateUtc="2024-11-04T11:20:00Z">
                  <w:rPr>
                    <w:ins w:id="4800" w:author="Adrian Moir (amoir)" w:date="2024-11-04T12:18:00Z"/>
                  </w:rPr>
                </w:rPrChange>
              </w:rPr>
              <w:pPrChange w:id="4801" w:author="Adrian Moir (amoir)" w:date="2024-11-04T12:27:00Z" w16du:dateUtc="2024-11-04T11:27:00Z">
                <w:pPr/>
              </w:pPrChange>
            </w:pPr>
            <w:proofErr w:type="spellStart"/>
            <w:ins w:id="480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03" w:author="Adrian Moir (amoir)" w:date="2024-11-04T12:20:00Z" w16du:dateUtc="2024-11-04T11:20:00Z">
                    <w:rPr/>
                  </w:rPrChange>
                </w:rPr>
                <w:t>mex-qstor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480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05B86F54" w14:textId="77777777" w:rsidR="002E0EAC" w:rsidRPr="005112CF" w:rsidRDefault="002E0EAC">
            <w:pPr>
              <w:jc w:val="center"/>
              <w:rPr>
                <w:ins w:id="4805" w:author="Adrian Moir (amoir)" w:date="2024-11-04T12:18:00Z"/>
                <w:rFonts w:asciiTheme="minorHAnsi" w:hAnsiTheme="minorHAnsi" w:cstheme="minorHAnsi"/>
                <w:sz w:val="10"/>
                <w:szCs w:val="10"/>
                <w:rPrChange w:id="4806" w:author="Adrian Moir (amoir)" w:date="2024-11-04T12:20:00Z" w16du:dateUtc="2024-11-04T11:20:00Z">
                  <w:rPr>
                    <w:ins w:id="4807" w:author="Adrian Moir (amoir)" w:date="2024-11-04T12:18:00Z"/>
                  </w:rPr>
                </w:rPrChange>
              </w:rPr>
              <w:pPrChange w:id="4808" w:author="Adrian Moir (amoir)" w:date="2024-11-04T12:27:00Z" w16du:dateUtc="2024-11-04T11:27:00Z">
                <w:pPr/>
              </w:pPrChange>
            </w:pPr>
            <w:ins w:id="480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10" w:author="Adrian Moir (amoir)" w:date="2024-11-04T12:20:00Z" w16du:dateUtc="2024-11-04T11:20:00Z">
                    <w:rPr/>
                  </w:rPrChange>
                </w:rPr>
                <w:t>|172.24.14.198|10.150.144.20</w:t>
              </w:r>
            </w:ins>
          </w:p>
        </w:tc>
        <w:tc>
          <w:tcPr>
            <w:tcW w:w="628" w:type="dxa"/>
            <w:noWrap/>
            <w:hideMark/>
            <w:tcPrChange w:id="481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F939427" w14:textId="77777777" w:rsidR="002E0EAC" w:rsidRPr="005112CF" w:rsidRDefault="002E0EAC">
            <w:pPr>
              <w:jc w:val="center"/>
              <w:rPr>
                <w:ins w:id="4812" w:author="Adrian Moir (amoir)" w:date="2024-11-04T12:18:00Z"/>
                <w:rFonts w:asciiTheme="minorHAnsi" w:hAnsiTheme="minorHAnsi" w:cstheme="minorHAnsi"/>
                <w:sz w:val="10"/>
                <w:szCs w:val="10"/>
                <w:rPrChange w:id="4813" w:author="Adrian Moir (amoir)" w:date="2024-11-04T12:20:00Z" w16du:dateUtc="2024-11-04T11:20:00Z">
                  <w:rPr>
                    <w:ins w:id="4814" w:author="Adrian Moir (amoir)" w:date="2024-11-04T12:18:00Z"/>
                  </w:rPr>
                </w:rPrChange>
              </w:rPr>
              <w:pPrChange w:id="4815" w:author="Adrian Moir (amoir)" w:date="2024-11-04T12:27:00Z" w16du:dateUtc="2024-11-04T11:27:00Z">
                <w:pPr/>
              </w:pPrChange>
            </w:pPr>
            <w:ins w:id="481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1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481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BA75D35" w14:textId="77777777" w:rsidR="002E0EAC" w:rsidRPr="005112CF" w:rsidRDefault="002E0EAC">
            <w:pPr>
              <w:jc w:val="center"/>
              <w:rPr>
                <w:ins w:id="4819" w:author="Adrian Moir (amoir)" w:date="2024-11-04T12:18:00Z"/>
                <w:rFonts w:asciiTheme="minorHAnsi" w:hAnsiTheme="minorHAnsi" w:cstheme="minorHAnsi"/>
                <w:sz w:val="10"/>
                <w:szCs w:val="10"/>
                <w:rPrChange w:id="4820" w:author="Adrian Moir (amoir)" w:date="2024-11-04T12:20:00Z" w16du:dateUtc="2024-11-04T11:20:00Z">
                  <w:rPr>
                    <w:ins w:id="4821" w:author="Adrian Moir (amoir)" w:date="2024-11-04T12:18:00Z"/>
                  </w:rPr>
                </w:rPrChange>
              </w:rPr>
              <w:pPrChange w:id="4822" w:author="Adrian Moir (amoir)" w:date="2024-11-04T12:27:00Z" w16du:dateUtc="2024-11-04T11:27:00Z">
                <w:pPr/>
              </w:pPrChange>
            </w:pPr>
            <w:proofErr w:type="spellStart"/>
            <w:ins w:id="482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2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482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EAF8734" w14:textId="77777777" w:rsidR="002E0EAC" w:rsidRPr="005112CF" w:rsidRDefault="002E0EAC">
            <w:pPr>
              <w:jc w:val="center"/>
              <w:rPr>
                <w:ins w:id="4826" w:author="Adrian Moir (amoir)" w:date="2024-11-04T12:18:00Z"/>
                <w:rFonts w:asciiTheme="minorHAnsi" w:hAnsiTheme="minorHAnsi" w:cstheme="minorHAnsi"/>
                <w:sz w:val="10"/>
                <w:szCs w:val="10"/>
                <w:rPrChange w:id="4827" w:author="Adrian Moir (amoir)" w:date="2024-11-04T12:20:00Z" w16du:dateUtc="2024-11-04T11:20:00Z">
                  <w:rPr>
                    <w:ins w:id="4828" w:author="Adrian Moir (amoir)" w:date="2024-11-04T12:18:00Z"/>
                  </w:rPr>
                </w:rPrChange>
              </w:rPr>
              <w:pPrChange w:id="4829" w:author="Adrian Moir (amoir)" w:date="2024-11-04T12:26:00Z" w16du:dateUtc="2024-11-04T11:26:00Z">
                <w:pPr/>
              </w:pPrChange>
            </w:pPr>
            <w:ins w:id="483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31" w:author="Adrian Moir (amoir)" w:date="2024-11-04T12:20:00Z" w16du:dateUtc="2024-11-04T11:20:00Z">
                    <w:rPr/>
                  </w:rPrChange>
                </w:rPr>
                <w:t>20</w:t>
              </w:r>
            </w:ins>
          </w:p>
        </w:tc>
        <w:tc>
          <w:tcPr>
            <w:tcW w:w="1036" w:type="dxa"/>
            <w:noWrap/>
            <w:hideMark/>
            <w:tcPrChange w:id="483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EE2C4A3" w14:textId="77777777" w:rsidR="002E0EAC" w:rsidRPr="005112CF" w:rsidRDefault="002E0EAC">
            <w:pPr>
              <w:jc w:val="center"/>
              <w:rPr>
                <w:ins w:id="4833" w:author="Adrian Moir (amoir)" w:date="2024-11-04T12:18:00Z"/>
                <w:rFonts w:asciiTheme="minorHAnsi" w:hAnsiTheme="minorHAnsi" w:cstheme="minorHAnsi"/>
                <w:sz w:val="10"/>
                <w:szCs w:val="10"/>
                <w:rPrChange w:id="4834" w:author="Adrian Moir (amoir)" w:date="2024-11-04T12:20:00Z" w16du:dateUtc="2024-11-04T11:20:00Z">
                  <w:rPr>
                    <w:ins w:id="4835" w:author="Adrian Moir (amoir)" w:date="2024-11-04T12:18:00Z"/>
                  </w:rPr>
                </w:rPrChange>
              </w:rPr>
              <w:pPrChange w:id="4836" w:author="Adrian Moir (amoir)" w:date="2024-11-04T12:26:00Z" w16du:dateUtc="2024-11-04T11:26:00Z">
                <w:pPr/>
              </w:pPrChange>
            </w:pPr>
            <w:ins w:id="483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38" w:author="Adrian Moir (amoir)" w:date="2024-11-04T12:20:00Z" w16du:dateUtc="2024-11-04T11:20:00Z">
                    <w:rPr/>
                  </w:rPrChange>
                </w:rPr>
                <w:t>0.26</w:t>
              </w:r>
            </w:ins>
          </w:p>
        </w:tc>
        <w:tc>
          <w:tcPr>
            <w:tcW w:w="902" w:type="dxa"/>
            <w:noWrap/>
            <w:hideMark/>
            <w:tcPrChange w:id="483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1C9E6687" w14:textId="77777777" w:rsidR="002E0EAC" w:rsidRPr="005112CF" w:rsidRDefault="002E0EAC">
            <w:pPr>
              <w:jc w:val="center"/>
              <w:rPr>
                <w:ins w:id="4840" w:author="Adrian Moir (amoir)" w:date="2024-11-04T12:18:00Z"/>
                <w:rFonts w:asciiTheme="minorHAnsi" w:hAnsiTheme="minorHAnsi" w:cstheme="minorHAnsi"/>
                <w:sz w:val="10"/>
                <w:szCs w:val="10"/>
                <w:rPrChange w:id="4841" w:author="Adrian Moir (amoir)" w:date="2024-11-04T12:20:00Z" w16du:dateUtc="2024-11-04T11:20:00Z">
                  <w:rPr>
                    <w:ins w:id="4842" w:author="Adrian Moir (amoir)" w:date="2024-11-04T12:18:00Z"/>
                  </w:rPr>
                </w:rPrChange>
              </w:rPr>
              <w:pPrChange w:id="4843" w:author="Adrian Moir (amoir)" w:date="2024-11-04T12:27:00Z" w16du:dateUtc="2024-11-04T11:27:00Z">
                <w:pPr/>
              </w:pPrChange>
            </w:pPr>
            <w:ins w:id="484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45" w:author="Adrian Moir (amoir)" w:date="2024-11-04T12:20:00Z" w16du:dateUtc="2024-11-04T11:20:00Z">
                    <w:rPr/>
                  </w:rPrChange>
                </w:rPr>
                <w:t>2</w:t>
              </w:r>
            </w:ins>
          </w:p>
        </w:tc>
        <w:tc>
          <w:tcPr>
            <w:tcW w:w="1604" w:type="dxa"/>
            <w:noWrap/>
            <w:hideMark/>
            <w:tcPrChange w:id="484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3CFFD32" w14:textId="77777777" w:rsidR="002E0EAC" w:rsidRPr="005112CF" w:rsidRDefault="002E0EAC">
            <w:pPr>
              <w:jc w:val="center"/>
              <w:rPr>
                <w:ins w:id="4847" w:author="Adrian Moir (amoir)" w:date="2024-11-04T12:18:00Z"/>
                <w:rFonts w:asciiTheme="minorHAnsi" w:hAnsiTheme="minorHAnsi" w:cstheme="minorHAnsi"/>
                <w:sz w:val="10"/>
                <w:szCs w:val="10"/>
                <w:rPrChange w:id="4848" w:author="Adrian Moir (amoir)" w:date="2024-11-04T12:20:00Z" w16du:dateUtc="2024-11-04T11:20:00Z">
                  <w:rPr>
                    <w:ins w:id="4849" w:author="Adrian Moir (amoir)" w:date="2024-11-04T12:18:00Z"/>
                  </w:rPr>
                </w:rPrChange>
              </w:rPr>
              <w:pPrChange w:id="4850" w:author="Adrian Moir (amoir)" w:date="2024-11-04T12:27:00Z" w16du:dateUtc="2024-11-04T11:27:00Z">
                <w:pPr/>
              </w:pPrChange>
            </w:pPr>
            <w:ins w:id="485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5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5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5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485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D312AD3" w14:textId="77777777" w:rsidR="002E0EAC" w:rsidRPr="005112CF" w:rsidRDefault="002E0EAC">
            <w:pPr>
              <w:jc w:val="center"/>
              <w:rPr>
                <w:ins w:id="4856" w:author="Adrian Moir (amoir)" w:date="2024-11-04T12:18:00Z"/>
                <w:rFonts w:asciiTheme="minorHAnsi" w:hAnsiTheme="minorHAnsi" w:cstheme="minorHAnsi"/>
                <w:sz w:val="10"/>
                <w:szCs w:val="10"/>
                <w:rPrChange w:id="4857" w:author="Adrian Moir (amoir)" w:date="2024-11-04T12:20:00Z" w16du:dateUtc="2024-11-04T11:20:00Z">
                  <w:rPr>
                    <w:ins w:id="4858" w:author="Adrian Moir (amoir)" w:date="2024-11-04T12:18:00Z"/>
                  </w:rPr>
                </w:rPrChange>
              </w:rPr>
              <w:pPrChange w:id="4859" w:author="Adrian Moir (amoir)" w:date="2024-11-04T12:27:00Z" w16du:dateUtc="2024-11-04T11:27:00Z">
                <w:pPr/>
              </w:pPrChange>
            </w:pPr>
            <w:ins w:id="48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6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09CA2CFA" w14:textId="77777777" w:rsidTr="005112CF">
        <w:trPr>
          <w:trHeight w:val="320"/>
          <w:jc w:val="center"/>
          <w:ins w:id="4862" w:author="Adrian Moir (amoir)" w:date="2024-11-04T12:18:00Z"/>
          <w:trPrChange w:id="486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486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61D2E405" w14:textId="77777777" w:rsidR="002E0EAC" w:rsidRPr="005112CF" w:rsidRDefault="002E0EAC">
            <w:pPr>
              <w:jc w:val="center"/>
              <w:rPr>
                <w:ins w:id="4865" w:author="Adrian Moir (amoir)" w:date="2024-11-04T12:18:00Z"/>
                <w:rFonts w:asciiTheme="minorHAnsi" w:hAnsiTheme="minorHAnsi" w:cstheme="minorHAnsi"/>
                <w:sz w:val="10"/>
                <w:szCs w:val="10"/>
                <w:rPrChange w:id="4866" w:author="Adrian Moir (amoir)" w:date="2024-11-04T12:20:00Z" w16du:dateUtc="2024-11-04T11:20:00Z">
                  <w:rPr>
                    <w:ins w:id="4867" w:author="Adrian Moir (amoir)" w:date="2024-11-04T12:18:00Z"/>
                  </w:rPr>
                </w:rPrChange>
              </w:rPr>
              <w:pPrChange w:id="4868" w:author="Adrian Moir (amoir)" w:date="2024-11-04T12:27:00Z" w16du:dateUtc="2024-11-04T11:27:00Z">
                <w:pPr/>
              </w:pPrChange>
            </w:pPr>
            <w:ins w:id="486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70" w:author="Adrian Moir (amoir)" w:date="2024-11-04T12:20:00Z" w16du:dateUtc="2024-11-04T11:20:00Z">
                    <w:rPr/>
                  </w:rPrChange>
                </w:rPr>
                <w:t>2ec6113c-de44-41d6-8fe4-7ca859051b3d</w:t>
              </w:r>
            </w:ins>
          </w:p>
        </w:tc>
        <w:tc>
          <w:tcPr>
            <w:tcW w:w="725" w:type="dxa"/>
            <w:noWrap/>
            <w:hideMark/>
            <w:tcPrChange w:id="487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2828C99" w14:textId="77777777" w:rsidR="002E0EAC" w:rsidRPr="005112CF" w:rsidRDefault="002E0EAC">
            <w:pPr>
              <w:jc w:val="center"/>
              <w:rPr>
                <w:ins w:id="4872" w:author="Adrian Moir (amoir)" w:date="2024-11-04T12:18:00Z"/>
                <w:rFonts w:asciiTheme="minorHAnsi" w:hAnsiTheme="minorHAnsi" w:cstheme="minorHAnsi"/>
                <w:sz w:val="10"/>
                <w:szCs w:val="10"/>
                <w:rPrChange w:id="4873" w:author="Adrian Moir (amoir)" w:date="2024-11-04T12:20:00Z" w16du:dateUtc="2024-11-04T11:20:00Z">
                  <w:rPr>
                    <w:ins w:id="4874" w:author="Adrian Moir (amoir)" w:date="2024-11-04T12:18:00Z"/>
                  </w:rPr>
                </w:rPrChange>
              </w:rPr>
              <w:pPrChange w:id="4875" w:author="Adrian Moir (amoir)" w:date="2024-11-04T12:27:00Z" w16du:dateUtc="2024-11-04T11:27:00Z">
                <w:pPr/>
              </w:pPrChange>
            </w:pPr>
            <w:proofErr w:type="spellStart"/>
            <w:ins w:id="487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77" w:author="Adrian Moir (amoir)" w:date="2024-11-04T12:20:00Z" w16du:dateUtc="2024-11-04T11:20:00Z">
                    <w:rPr/>
                  </w:rPrChange>
                </w:rPr>
                <w:t>hmh-qstore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487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558C24B" w14:textId="77777777" w:rsidR="002E0EAC" w:rsidRPr="005112CF" w:rsidRDefault="002E0EAC">
            <w:pPr>
              <w:jc w:val="center"/>
              <w:rPr>
                <w:ins w:id="4879" w:author="Adrian Moir (amoir)" w:date="2024-11-04T12:18:00Z"/>
                <w:rFonts w:asciiTheme="minorHAnsi" w:hAnsiTheme="minorHAnsi" w:cstheme="minorHAnsi"/>
                <w:sz w:val="10"/>
                <w:szCs w:val="10"/>
                <w:rPrChange w:id="4880" w:author="Adrian Moir (amoir)" w:date="2024-11-04T12:20:00Z" w16du:dateUtc="2024-11-04T11:20:00Z">
                  <w:rPr>
                    <w:ins w:id="4881" w:author="Adrian Moir (amoir)" w:date="2024-11-04T12:18:00Z"/>
                  </w:rPr>
                </w:rPrChange>
              </w:rPr>
              <w:pPrChange w:id="4882" w:author="Adrian Moir (amoir)" w:date="2024-11-04T12:27:00Z" w16du:dateUtc="2024-11-04T11:27:00Z">
                <w:pPr/>
              </w:pPrChange>
            </w:pPr>
            <w:ins w:id="488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84" w:author="Adrian Moir (amoir)" w:date="2024-11-04T12:20:00Z" w16du:dateUtc="2024-11-04T11:20:00Z">
                    <w:rPr/>
                  </w:rPrChange>
                </w:rPr>
                <w:t>|172.24.14.192|10.150.115.20</w:t>
              </w:r>
            </w:ins>
          </w:p>
        </w:tc>
        <w:tc>
          <w:tcPr>
            <w:tcW w:w="628" w:type="dxa"/>
            <w:noWrap/>
            <w:hideMark/>
            <w:tcPrChange w:id="488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92282B4" w14:textId="77777777" w:rsidR="002E0EAC" w:rsidRPr="005112CF" w:rsidRDefault="002E0EAC">
            <w:pPr>
              <w:jc w:val="center"/>
              <w:rPr>
                <w:ins w:id="4886" w:author="Adrian Moir (amoir)" w:date="2024-11-04T12:18:00Z"/>
                <w:rFonts w:asciiTheme="minorHAnsi" w:hAnsiTheme="minorHAnsi" w:cstheme="minorHAnsi"/>
                <w:sz w:val="10"/>
                <w:szCs w:val="10"/>
                <w:rPrChange w:id="4887" w:author="Adrian Moir (amoir)" w:date="2024-11-04T12:20:00Z" w16du:dateUtc="2024-11-04T11:20:00Z">
                  <w:rPr>
                    <w:ins w:id="4888" w:author="Adrian Moir (amoir)" w:date="2024-11-04T12:18:00Z"/>
                  </w:rPr>
                </w:rPrChange>
              </w:rPr>
              <w:pPrChange w:id="4889" w:author="Adrian Moir (amoir)" w:date="2024-11-04T12:27:00Z" w16du:dateUtc="2024-11-04T11:27:00Z">
                <w:pPr/>
              </w:pPrChange>
            </w:pPr>
            <w:ins w:id="489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9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489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BFCE380" w14:textId="77777777" w:rsidR="002E0EAC" w:rsidRPr="005112CF" w:rsidRDefault="002E0EAC">
            <w:pPr>
              <w:jc w:val="center"/>
              <w:rPr>
                <w:ins w:id="4893" w:author="Adrian Moir (amoir)" w:date="2024-11-04T12:18:00Z"/>
                <w:rFonts w:asciiTheme="minorHAnsi" w:hAnsiTheme="minorHAnsi" w:cstheme="minorHAnsi"/>
                <w:sz w:val="10"/>
                <w:szCs w:val="10"/>
                <w:rPrChange w:id="4894" w:author="Adrian Moir (amoir)" w:date="2024-11-04T12:20:00Z" w16du:dateUtc="2024-11-04T11:20:00Z">
                  <w:rPr>
                    <w:ins w:id="4895" w:author="Adrian Moir (amoir)" w:date="2024-11-04T12:18:00Z"/>
                  </w:rPr>
                </w:rPrChange>
              </w:rPr>
              <w:pPrChange w:id="4896" w:author="Adrian Moir (amoir)" w:date="2024-11-04T12:27:00Z" w16du:dateUtc="2024-11-04T11:27:00Z">
                <w:pPr/>
              </w:pPrChange>
            </w:pPr>
            <w:proofErr w:type="spellStart"/>
            <w:ins w:id="489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89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489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7FB04A23" w14:textId="77777777" w:rsidR="002E0EAC" w:rsidRPr="005112CF" w:rsidRDefault="002E0EAC">
            <w:pPr>
              <w:jc w:val="center"/>
              <w:rPr>
                <w:ins w:id="4900" w:author="Adrian Moir (amoir)" w:date="2024-11-04T12:18:00Z"/>
                <w:rFonts w:asciiTheme="minorHAnsi" w:hAnsiTheme="minorHAnsi" w:cstheme="minorHAnsi"/>
                <w:sz w:val="10"/>
                <w:szCs w:val="10"/>
                <w:rPrChange w:id="4901" w:author="Adrian Moir (amoir)" w:date="2024-11-04T12:20:00Z" w16du:dateUtc="2024-11-04T11:20:00Z">
                  <w:rPr>
                    <w:ins w:id="4902" w:author="Adrian Moir (amoir)" w:date="2024-11-04T12:18:00Z"/>
                  </w:rPr>
                </w:rPrChange>
              </w:rPr>
              <w:pPrChange w:id="4903" w:author="Adrian Moir (amoir)" w:date="2024-11-04T12:26:00Z" w16du:dateUtc="2024-11-04T11:26:00Z">
                <w:pPr/>
              </w:pPrChange>
            </w:pPr>
            <w:ins w:id="49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05" w:author="Adrian Moir (amoir)" w:date="2024-11-04T12:20:00Z" w16du:dateUtc="2024-11-04T11:20:00Z">
                    <w:rPr/>
                  </w:rPrChange>
                </w:rPr>
                <w:t>10</w:t>
              </w:r>
            </w:ins>
          </w:p>
        </w:tc>
        <w:tc>
          <w:tcPr>
            <w:tcW w:w="1036" w:type="dxa"/>
            <w:noWrap/>
            <w:hideMark/>
            <w:tcPrChange w:id="490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29191A1A" w14:textId="77777777" w:rsidR="002E0EAC" w:rsidRPr="005112CF" w:rsidRDefault="002E0EAC">
            <w:pPr>
              <w:jc w:val="center"/>
              <w:rPr>
                <w:ins w:id="4907" w:author="Adrian Moir (amoir)" w:date="2024-11-04T12:18:00Z"/>
                <w:rFonts w:asciiTheme="minorHAnsi" w:hAnsiTheme="minorHAnsi" w:cstheme="minorHAnsi"/>
                <w:sz w:val="10"/>
                <w:szCs w:val="10"/>
                <w:rPrChange w:id="4908" w:author="Adrian Moir (amoir)" w:date="2024-11-04T12:20:00Z" w16du:dateUtc="2024-11-04T11:20:00Z">
                  <w:rPr>
                    <w:ins w:id="4909" w:author="Adrian Moir (amoir)" w:date="2024-11-04T12:18:00Z"/>
                  </w:rPr>
                </w:rPrChange>
              </w:rPr>
              <w:pPrChange w:id="4910" w:author="Adrian Moir (amoir)" w:date="2024-11-04T12:26:00Z" w16du:dateUtc="2024-11-04T11:26:00Z">
                <w:pPr/>
              </w:pPrChange>
            </w:pPr>
            <w:ins w:id="491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12" w:author="Adrian Moir (amoir)" w:date="2024-11-04T12:20:00Z" w16du:dateUtc="2024-11-04T11:20:00Z">
                    <w:rPr/>
                  </w:rPrChange>
                </w:rPr>
                <w:t>1.51</w:t>
              </w:r>
            </w:ins>
          </w:p>
        </w:tc>
        <w:tc>
          <w:tcPr>
            <w:tcW w:w="902" w:type="dxa"/>
            <w:noWrap/>
            <w:hideMark/>
            <w:tcPrChange w:id="491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430B14D0" w14:textId="77777777" w:rsidR="002E0EAC" w:rsidRPr="005112CF" w:rsidRDefault="002E0EAC">
            <w:pPr>
              <w:jc w:val="center"/>
              <w:rPr>
                <w:ins w:id="4914" w:author="Adrian Moir (amoir)" w:date="2024-11-04T12:18:00Z"/>
                <w:rFonts w:asciiTheme="minorHAnsi" w:hAnsiTheme="minorHAnsi" w:cstheme="minorHAnsi"/>
                <w:sz w:val="10"/>
                <w:szCs w:val="10"/>
                <w:rPrChange w:id="4915" w:author="Adrian Moir (amoir)" w:date="2024-11-04T12:20:00Z" w16du:dateUtc="2024-11-04T11:20:00Z">
                  <w:rPr>
                    <w:ins w:id="4916" w:author="Adrian Moir (amoir)" w:date="2024-11-04T12:18:00Z"/>
                  </w:rPr>
                </w:rPrChange>
              </w:rPr>
              <w:pPrChange w:id="4917" w:author="Adrian Moir (amoir)" w:date="2024-11-04T12:27:00Z" w16du:dateUtc="2024-11-04T11:27:00Z">
                <w:pPr/>
              </w:pPrChange>
            </w:pPr>
            <w:ins w:id="491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19" w:author="Adrian Moir (amoir)" w:date="2024-11-04T12:20:00Z" w16du:dateUtc="2024-11-04T11:20:00Z">
                    <w:rPr/>
                  </w:rPrChange>
                </w:rPr>
                <w:t>4</w:t>
              </w:r>
            </w:ins>
          </w:p>
        </w:tc>
        <w:tc>
          <w:tcPr>
            <w:tcW w:w="1604" w:type="dxa"/>
            <w:noWrap/>
            <w:hideMark/>
            <w:tcPrChange w:id="492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B2A4056" w14:textId="77777777" w:rsidR="002E0EAC" w:rsidRPr="005112CF" w:rsidRDefault="002E0EAC">
            <w:pPr>
              <w:jc w:val="center"/>
              <w:rPr>
                <w:ins w:id="4921" w:author="Adrian Moir (amoir)" w:date="2024-11-04T12:18:00Z"/>
                <w:rFonts w:asciiTheme="minorHAnsi" w:hAnsiTheme="minorHAnsi" w:cstheme="minorHAnsi"/>
                <w:sz w:val="10"/>
                <w:szCs w:val="10"/>
                <w:rPrChange w:id="4922" w:author="Adrian Moir (amoir)" w:date="2024-11-04T12:20:00Z" w16du:dateUtc="2024-11-04T11:20:00Z">
                  <w:rPr>
                    <w:ins w:id="4923" w:author="Adrian Moir (amoir)" w:date="2024-11-04T12:18:00Z"/>
                  </w:rPr>
                </w:rPrChange>
              </w:rPr>
              <w:pPrChange w:id="4924" w:author="Adrian Moir (amoir)" w:date="2024-11-04T12:27:00Z" w16du:dateUtc="2024-11-04T11:27:00Z">
                <w:pPr/>
              </w:pPrChange>
            </w:pPr>
            <w:ins w:id="49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2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2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28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492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3EF2F5BD" w14:textId="77777777" w:rsidR="002E0EAC" w:rsidRPr="005112CF" w:rsidRDefault="002E0EAC">
            <w:pPr>
              <w:jc w:val="center"/>
              <w:rPr>
                <w:ins w:id="4930" w:author="Adrian Moir (amoir)" w:date="2024-11-04T12:18:00Z"/>
                <w:rFonts w:asciiTheme="minorHAnsi" w:hAnsiTheme="minorHAnsi" w:cstheme="minorHAnsi"/>
                <w:sz w:val="10"/>
                <w:szCs w:val="10"/>
                <w:rPrChange w:id="4931" w:author="Adrian Moir (amoir)" w:date="2024-11-04T12:20:00Z" w16du:dateUtc="2024-11-04T11:20:00Z">
                  <w:rPr>
                    <w:ins w:id="4932" w:author="Adrian Moir (amoir)" w:date="2024-11-04T12:18:00Z"/>
                  </w:rPr>
                </w:rPrChange>
              </w:rPr>
              <w:pPrChange w:id="4933" w:author="Adrian Moir (amoir)" w:date="2024-11-04T12:27:00Z" w16du:dateUtc="2024-11-04T11:27:00Z">
                <w:pPr/>
              </w:pPrChange>
            </w:pPr>
            <w:ins w:id="493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35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612CEDA1" w14:textId="77777777" w:rsidTr="005112CF">
        <w:trPr>
          <w:trHeight w:val="320"/>
          <w:jc w:val="center"/>
          <w:ins w:id="4936" w:author="Adrian Moir (amoir)" w:date="2024-11-04T12:18:00Z"/>
          <w:trPrChange w:id="493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493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C2C3A14" w14:textId="77777777" w:rsidR="002E0EAC" w:rsidRPr="005112CF" w:rsidRDefault="002E0EAC">
            <w:pPr>
              <w:jc w:val="center"/>
              <w:rPr>
                <w:ins w:id="4939" w:author="Adrian Moir (amoir)" w:date="2024-11-04T12:18:00Z"/>
                <w:rFonts w:asciiTheme="minorHAnsi" w:hAnsiTheme="minorHAnsi" w:cstheme="minorHAnsi"/>
                <w:sz w:val="10"/>
                <w:szCs w:val="10"/>
                <w:rPrChange w:id="4940" w:author="Adrian Moir (amoir)" w:date="2024-11-04T12:20:00Z" w16du:dateUtc="2024-11-04T11:20:00Z">
                  <w:rPr>
                    <w:ins w:id="4941" w:author="Adrian Moir (amoir)" w:date="2024-11-04T12:18:00Z"/>
                  </w:rPr>
                </w:rPrChange>
              </w:rPr>
              <w:pPrChange w:id="4942" w:author="Adrian Moir (amoir)" w:date="2024-11-04T12:27:00Z" w16du:dateUtc="2024-11-04T11:27:00Z">
                <w:pPr/>
              </w:pPrChange>
            </w:pPr>
            <w:ins w:id="494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44" w:author="Adrian Moir (amoir)" w:date="2024-11-04T12:20:00Z" w16du:dateUtc="2024-11-04T11:20:00Z">
                    <w:rPr/>
                  </w:rPrChange>
                </w:rPr>
                <w:t>5812a0f0-e415-4869-8f8b-8daa0d02f196</w:t>
              </w:r>
            </w:ins>
          </w:p>
        </w:tc>
        <w:tc>
          <w:tcPr>
            <w:tcW w:w="725" w:type="dxa"/>
            <w:noWrap/>
            <w:hideMark/>
            <w:tcPrChange w:id="494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7BCE124" w14:textId="77777777" w:rsidR="002E0EAC" w:rsidRPr="005112CF" w:rsidRDefault="002E0EAC">
            <w:pPr>
              <w:jc w:val="center"/>
              <w:rPr>
                <w:ins w:id="4946" w:author="Adrian Moir (amoir)" w:date="2024-11-04T12:18:00Z"/>
                <w:rFonts w:asciiTheme="minorHAnsi" w:hAnsiTheme="minorHAnsi" w:cstheme="minorHAnsi"/>
                <w:sz w:val="10"/>
                <w:szCs w:val="10"/>
                <w:rPrChange w:id="4947" w:author="Adrian Moir (amoir)" w:date="2024-11-04T12:20:00Z" w16du:dateUtc="2024-11-04T11:20:00Z">
                  <w:rPr>
                    <w:ins w:id="4948" w:author="Adrian Moir (amoir)" w:date="2024-11-04T12:18:00Z"/>
                  </w:rPr>
                </w:rPrChange>
              </w:rPr>
              <w:pPrChange w:id="4949" w:author="Adrian Moir (amoir)" w:date="2024-11-04T12:27:00Z" w16du:dateUtc="2024-11-04T11:27:00Z">
                <w:pPr/>
              </w:pPrChange>
            </w:pPr>
            <w:proofErr w:type="spellStart"/>
            <w:ins w:id="495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51" w:author="Adrian Moir (amoir)" w:date="2024-11-04T12:20:00Z" w16du:dateUtc="2024-11-04T11:20:00Z">
                    <w:rPr/>
                  </w:rPrChange>
                </w:rPr>
                <w:t>sti-qstor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495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415EDAE" w14:textId="77777777" w:rsidR="002E0EAC" w:rsidRPr="005112CF" w:rsidRDefault="002E0EAC">
            <w:pPr>
              <w:jc w:val="center"/>
              <w:rPr>
                <w:ins w:id="4953" w:author="Adrian Moir (amoir)" w:date="2024-11-04T12:18:00Z"/>
                <w:rFonts w:asciiTheme="minorHAnsi" w:hAnsiTheme="minorHAnsi" w:cstheme="minorHAnsi"/>
                <w:sz w:val="10"/>
                <w:szCs w:val="10"/>
                <w:rPrChange w:id="4954" w:author="Adrian Moir (amoir)" w:date="2024-11-04T12:20:00Z" w16du:dateUtc="2024-11-04T11:20:00Z">
                  <w:rPr>
                    <w:ins w:id="4955" w:author="Adrian Moir (amoir)" w:date="2024-11-04T12:18:00Z"/>
                  </w:rPr>
                </w:rPrChange>
              </w:rPr>
              <w:pPrChange w:id="4956" w:author="Adrian Moir (amoir)" w:date="2024-11-04T12:27:00Z" w16du:dateUtc="2024-11-04T11:27:00Z">
                <w:pPr/>
              </w:pPrChange>
            </w:pPr>
            <w:ins w:id="495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58" w:author="Adrian Moir (amoir)" w:date="2024-11-04T12:20:00Z" w16du:dateUtc="2024-11-04T11:20:00Z">
                    <w:rPr/>
                  </w:rPrChange>
                </w:rPr>
                <w:t>|172.24.14.188|10.150.129.20</w:t>
              </w:r>
            </w:ins>
          </w:p>
        </w:tc>
        <w:tc>
          <w:tcPr>
            <w:tcW w:w="628" w:type="dxa"/>
            <w:noWrap/>
            <w:hideMark/>
            <w:tcPrChange w:id="495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84C109E" w14:textId="77777777" w:rsidR="002E0EAC" w:rsidRPr="005112CF" w:rsidRDefault="002E0EAC">
            <w:pPr>
              <w:jc w:val="center"/>
              <w:rPr>
                <w:ins w:id="4960" w:author="Adrian Moir (amoir)" w:date="2024-11-04T12:18:00Z"/>
                <w:rFonts w:asciiTheme="minorHAnsi" w:hAnsiTheme="minorHAnsi" w:cstheme="minorHAnsi"/>
                <w:sz w:val="10"/>
                <w:szCs w:val="10"/>
                <w:rPrChange w:id="4961" w:author="Adrian Moir (amoir)" w:date="2024-11-04T12:20:00Z" w16du:dateUtc="2024-11-04T11:20:00Z">
                  <w:rPr>
                    <w:ins w:id="4962" w:author="Adrian Moir (amoir)" w:date="2024-11-04T12:18:00Z"/>
                  </w:rPr>
                </w:rPrChange>
              </w:rPr>
              <w:pPrChange w:id="4963" w:author="Adrian Moir (amoir)" w:date="2024-11-04T12:27:00Z" w16du:dateUtc="2024-11-04T11:27:00Z">
                <w:pPr/>
              </w:pPrChange>
            </w:pPr>
            <w:ins w:id="496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6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496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59264029" w14:textId="77777777" w:rsidR="002E0EAC" w:rsidRPr="005112CF" w:rsidRDefault="002E0EAC">
            <w:pPr>
              <w:jc w:val="center"/>
              <w:rPr>
                <w:ins w:id="4967" w:author="Adrian Moir (amoir)" w:date="2024-11-04T12:18:00Z"/>
                <w:rFonts w:asciiTheme="minorHAnsi" w:hAnsiTheme="minorHAnsi" w:cstheme="minorHAnsi"/>
                <w:sz w:val="10"/>
                <w:szCs w:val="10"/>
                <w:rPrChange w:id="4968" w:author="Adrian Moir (amoir)" w:date="2024-11-04T12:20:00Z" w16du:dateUtc="2024-11-04T11:20:00Z">
                  <w:rPr>
                    <w:ins w:id="4969" w:author="Adrian Moir (amoir)" w:date="2024-11-04T12:18:00Z"/>
                  </w:rPr>
                </w:rPrChange>
              </w:rPr>
              <w:pPrChange w:id="4970" w:author="Adrian Moir (amoir)" w:date="2024-11-04T12:27:00Z" w16du:dateUtc="2024-11-04T11:27:00Z">
                <w:pPr/>
              </w:pPrChange>
            </w:pPr>
            <w:proofErr w:type="spellStart"/>
            <w:ins w:id="497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7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497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B7838AA" w14:textId="77777777" w:rsidR="002E0EAC" w:rsidRPr="005112CF" w:rsidRDefault="002E0EAC">
            <w:pPr>
              <w:jc w:val="center"/>
              <w:rPr>
                <w:ins w:id="4974" w:author="Adrian Moir (amoir)" w:date="2024-11-04T12:18:00Z"/>
                <w:rFonts w:asciiTheme="minorHAnsi" w:hAnsiTheme="minorHAnsi" w:cstheme="minorHAnsi"/>
                <w:sz w:val="10"/>
                <w:szCs w:val="10"/>
                <w:rPrChange w:id="4975" w:author="Adrian Moir (amoir)" w:date="2024-11-04T12:20:00Z" w16du:dateUtc="2024-11-04T11:20:00Z">
                  <w:rPr>
                    <w:ins w:id="4976" w:author="Adrian Moir (amoir)" w:date="2024-11-04T12:18:00Z"/>
                  </w:rPr>
                </w:rPrChange>
              </w:rPr>
              <w:pPrChange w:id="4977" w:author="Adrian Moir (amoir)" w:date="2024-11-04T12:26:00Z" w16du:dateUtc="2024-11-04T11:26:00Z">
                <w:pPr/>
              </w:pPrChange>
            </w:pPr>
            <w:ins w:id="497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79" w:author="Adrian Moir (amoir)" w:date="2024-11-04T12:20:00Z" w16du:dateUtc="2024-11-04T11:20:00Z">
                    <w:rPr/>
                  </w:rPrChange>
                </w:rPr>
                <w:t>20</w:t>
              </w:r>
            </w:ins>
          </w:p>
        </w:tc>
        <w:tc>
          <w:tcPr>
            <w:tcW w:w="1036" w:type="dxa"/>
            <w:noWrap/>
            <w:hideMark/>
            <w:tcPrChange w:id="498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E22AE72" w14:textId="77777777" w:rsidR="002E0EAC" w:rsidRPr="005112CF" w:rsidRDefault="002E0EAC">
            <w:pPr>
              <w:jc w:val="center"/>
              <w:rPr>
                <w:ins w:id="4981" w:author="Adrian Moir (amoir)" w:date="2024-11-04T12:18:00Z"/>
                <w:rFonts w:asciiTheme="minorHAnsi" w:hAnsiTheme="minorHAnsi" w:cstheme="minorHAnsi"/>
                <w:sz w:val="10"/>
                <w:szCs w:val="10"/>
                <w:rPrChange w:id="4982" w:author="Adrian Moir (amoir)" w:date="2024-11-04T12:20:00Z" w16du:dateUtc="2024-11-04T11:20:00Z">
                  <w:rPr>
                    <w:ins w:id="4983" w:author="Adrian Moir (amoir)" w:date="2024-11-04T12:18:00Z"/>
                  </w:rPr>
                </w:rPrChange>
              </w:rPr>
              <w:pPrChange w:id="4984" w:author="Adrian Moir (amoir)" w:date="2024-11-04T12:26:00Z" w16du:dateUtc="2024-11-04T11:26:00Z">
                <w:pPr/>
              </w:pPrChange>
            </w:pPr>
            <w:ins w:id="498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86" w:author="Adrian Moir (amoir)" w:date="2024-11-04T12:20:00Z" w16du:dateUtc="2024-11-04T11:20:00Z">
                    <w:rPr/>
                  </w:rPrChange>
                </w:rPr>
                <w:t>0.11</w:t>
              </w:r>
            </w:ins>
          </w:p>
        </w:tc>
        <w:tc>
          <w:tcPr>
            <w:tcW w:w="902" w:type="dxa"/>
            <w:noWrap/>
            <w:hideMark/>
            <w:tcPrChange w:id="498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538B1957" w14:textId="77777777" w:rsidR="002E0EAC" w:rsidRPr="005112CF" w:rsidRDefault="002E0EAC">
            <w:pPr>
              <w:jc w:val="center"/>
              <w:rPr>
                <w:ins w:id="4988" w:author="Adrian Moir (amoir)" w:date="2024-11-04T12:18:00Z"/>
                <w:rFonts w:asciiTheme="minorHAnsi" w:hAnsiTheme="minorHAnsi" w:cstheme="minorHAnsi"/>
                <w:sz w:val="10"/>
                <w:szCs w:val="10"/>
                <w:rPrChange w:id="4989" w:author="Adrian Moir (amoir)" w:date="2024-11-04T12:20:00Z" w16du:dateUtc="2024-11-04T11:20:00Z">
                  <w:rPr>
                    <w:ins w:id="4990" w:author="Adrian Moir (amoir)" w:date="2024-11-04T12:18:00Z"/>
                  </w:rPr>
                </w:rPrChange>
              </w:rPr>
              <w:pPrChange w:id="4991" w:author="Adrian Moir (amoir)" w:date="2024-11-04T12:27:00Z" w16du:dateUtc="2024-11-04T11:27:00Z">
                <w:pPr/>
              </w:pPrChange>
            </w:pPr>
            <w:ins w:id="499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4993" w:author="Adrian Moir (amoir)" w:date="2024-11-04T12:20:00Z" w16du:dateUtc="2024-11-04T11:20:00Z">
                    <w:rPr/>
                  </w:rPrChange>
                </w:rPr>
                <w:t>2</w:t>
              </w:r>
            </w:ins>
          </w:p>
        </w:tc>
        <w:tc>
          <w:tcPr>
            <w:tcW w:w="1604" w:type="dxa"/>
            <w:noWrap/>
            <w:hideMark/>
            <w:tcPrChange w:id="499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A57F4DA" w14:textId="77777777" w:rsidR="002E0EAC" w:rsidRPr="005112CF" w:rsidRDefault="002E0EAC">
            <w:pPr>
              <w:jc w:val="center"/>
              <w:rPr>
                <w:ins w:id="4995" w:author="Adrian Moir (amoir)" w:date="2024-11-04T12:18:00Z"/>
                <w:rFonts w:asciiTheme="minorHAnsi" w:hAnsiTheme="minorHAnsi" w:cstheme="minorHAnsi"/>
                <w:sz w:val="10"/>
                <w:szCs w:val="10"/>
                <w:rPrChange w:id="4996" w:author="Adrian Moir (amoir)" w:date="2024-11-04T12:20:00Z" w16du:dateUtc="2024-11-04T11:20:00Z">
                  <w:rPr>
                    <w:ins w:id="4997" w:author="Adrian Moir (amoir)" w:date="2024-11-04T12:18:00Z"/>
                  </w:rPr>
                </w:rPrChange>
              </w:rPr>
              <w:pPrChange w:id="4998" w:author="Adrian Moir (amoir)" w:date="2024-11-04T12:27:00Z" w16du:dateUtc="2024-11-04T11:27:00Z">
                <w:pPr/>
              </w:pPrChange>
            </w:pPr>
            <w:ins w:id="499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0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0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0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500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3B59054B" w14:textId="77777777" w:rsidR="002E0EAC" w:rsidRPr="005112CF" w:rsidRDefault="002E0EAC">
            <w:pPr>
              <w:jc w:val="center"/>
              <w:rPr>
                <w:ins w:id="5004" w:author="Adrian Moir (amoir)" w:date="2024-11-04T12:18:00Z"/>
                <w:rFonts w:asciiTheme="minorHAnsi" w:hAnsiTheme="minorHAnsi" w:cstheme="minorHAnsi"/>
                <w:sz w:val="10"/>
                <w:szCs w:val="10"/>
                <w:rPrChange w:id="5005" w:author="Adrian Moir (amoir)" w:date="2024-11-04T12:20:00Z" w16du:dateUtc="2024-11-04T11:20:00Z">
                  <w:rPr>
                    <w:ins w:id="5006" w:author="Adrian Moir (amoir)" w:date="2024-11-04T12:18:00Z"/>
                  </w:rPr>
                </w:rPrChange>
              </w:rPr>
              <w:pPrChange w:id="5007" w:author="Adrian Moir (amoir)" w:date="2024-11-04T12:27:00Z" w16du:dateUtc="2024-11-04T11:27:00Z">
                <w:pPr/>
              </w:pPrChange>
            </w:pPr>
            <w:ins w:id="500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0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7B4F0BE5" w14:textId="77777777" w:rsidTr="005112CF">
        <w:trPr>
          <w:trHeight w:val="320"/>
          <w:jc w:val="center"/>
          <w:ins w:id="5010" w:author="Adrian Moir (amoir)" w:date="2024-11-04T12:18:00Z"/>
          <w:trPrChange w:id="501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01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3A51C19" w14:textId="77777777" w:rsidR="002E0EAC" w:rsidRPr="005112CF" w:rsidRDefault="002E0EAC">
            <w:pPr>
              <w:jc w:val="center"/>
              <w:rPr>
                <w:ins w:id="5013" w:author="Adrian Moir (amoir)" w:date="2024-11-04T12:18:00Z"/>
                <w:rFonts w:asciiTheme="minorHAnsi" w:hAnsiTheme="minorHAnsi" w:cstheme="minorHAnsi"/>
                <w:sz w:val="10"/>
                <w:szCs w:val="10"/>
                <w:rPrChange w:id="5014" w:author="Adrian Moir (amoir)" w:date="2024-11-04T12:20:00Z" w16du:dateUtc="2024-11-04T11:20:00Z">
                  <w:rPr>
                    <w:ins w:id="5015" w:author="Adrian Moir (amoir)" w:date="2024-11-04T12:18:00Z"/>
                  </w:rPr>
                </w:rPrChange>
              </w:rPr>
              <w:pPrChange w:id="5016" w:author="Adrian Moir (amoir)" w:date="2024-11-04T12:27:00Z" w16du:dateUtc="2024-11-04T11:27:00Z">
                <w:pPr/>
              </w:pPrChange>
            </w:pPr>
            <w:ins w:id="501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18" w:author="Adrian Moir (amoir)" w:date="2024-11-04T12:20:00Z" w16du:dateUtc="2024-11-04T11:20:00Z">
                    <w:rPr/>
                  </w:rPrChange>
                </w:rPr>
                <w:t>243e0867-ec16-43fe-b7cc-8936d15bc871</w:t>
              </w:r>
            </w:ins>
          </w:p>
        </w:tc>
        <w:tc>
          <w:tcPr>
            <w:tcW w:w="725" w:type="dxa"/>
            <w:noWrap/>
            <w:hideMark/>
            <w:tcPrChange w:id="501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4033A00F" w14:textId="77777777" w:rsidR="002E0EAC" w:rsidRPr="005112CF" w:rsidRDefault="002E0EAC">
            <w:pPr>
              <w:jc w:val="center"/>
              <w:rPr>
                <w:ins w:id="5020" w:author="Adrian Moir (amoir)" w:date="2024-11-04T12:18:00Z"/>
                <w:rFonts w:asciiTheme="minorHAnsi" w:hAnsiTheme="minorHAnsi" w:cstheme="minorHAnsi"/>
                <w:sz w:val="10"/>
                <w:szCs w:val="10"/>
                <w:rPrChange w:id="5021" w:author="Adrian Moir (amoir)" w:date="2024-11-04T12:20:00Z" w16du:dateUtc="2024-11-04T11:20:00Z">
                  <w:rPr>
                    <w:ins w:id="5022" w:author="Adrian Moir (amoir)" w:date="2024-11-04T12:18:00Z"/>
                  </w:rPr>
                </w:rPrChange>
              </w:rPr>
              <w:pPrChange w:id="5023" w:author="Adrian Moir (amoir)" w:date="2024-11-04T12:27:00Z" w16du:dateUtc="2024-11-04T11:27:00Z">
                <w:pPr/>
              </w:pPrChange>
            </w:pPr>
            <w:proofErr w:type="spellStart"/>
            <w:ins w:id="502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25" w:author="Adrian Moir (amoir)" w:date="2024-11-04T12:20:00Z" w16du:dateUtc="2024-11-04T11:20:00Z">
                    <w:rPr/>
                  </w:rPrChange>
                </w:rPr>
                <w:t>btc-qstor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02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790230A" w14:textId="77777777" w:rsidR="002E0EAC" w:rsidRPr="005112CF" w:rsidRDefault="002E0EAC">
            <w:pPr>
              <w:jc w:val="center"/>
              <w:rPr>
                <w:ins w:id="5027" w:author="Adrian Moir (amoir)" w:date="2024-11-04T12:18:00Z"/>
                <w:rFonts w:asciiTheme="minorHAnsi" w:hAnsiTheme="minorHAnsi" w:cstheme="minorHAnsi"/>
                <w:sz w:val="10"/>
                <w:szCs w:val="10"/>
                <w:rPrChange w:id="5028" w:author="Adrian Moir (amoir)" w:date="2024-11-04T12:20:00Z" w16du:dateUtc="2024-11-04T11:20:00Z">
                  <w:rPr>
                    <w:ins w:id="5029" w:author="Adrian Moir (amoir)" w:date="2024-11-04T12:18:00Z"/>
                  </w:rPr>
                </w:rPrChange>
              </w:rPr>
              <w:pPrChange w:id="5030" w:author="Adrian Moir (amoir)" w:date="2024-11-04T12:27:00Z" w16du:dateUtc="2024-11-04T11:27:00Z">
                <w:pPr/>
              </w:pPrChange>
            </w:pPr>
            <w:ins w:id="503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32" w:author="Adrian Moir (amoir)" w:date="2024-11-04T12:20:00Z" w16du:dateUtc="2024-11-04T11:20:00Z">
                    <w:rPr/>
                  </w:rPrChange>
                </w:rPr>
                <w:t>|172.24.14.187|10.150.149.20</w:t>
              </w:r>
            </w:ins>
          </w:p>
        </w:tc>
        <w:tc>
          <w:tcPr>
            <w:tcW w:w="628" w:type="dxa"/>
            <w:noWrap/>
            <w:hideMark/>
            <w:tcPrChange w:id="503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F9CE3F8" w14:textId="77777777" w:rsidR="002E0EAC" w:rsidRPr="005112CF" w:rsidRDefault="002E0EAC">
            <w:pPr>
              <w:jc w:val="center"/>
              <w:rPr>
                <w:ins w:id="5034" w:author="Adrian Moir (amoir)" w:date="2024-11-04T12:18:00Z"/>
                <w:rFonts w:asciiTheme="minorHAnsi" w:hAnsiTheme="minorHAnsi" w:cstheme="minorHAnsi"/>
                <w:sz w:val="10"/>
                <w:szCs w:val="10"/>
                <w:rPrChange w:id="5035" w:author="Adrian Moir (amoir)" w:date="2024-11-04T12:20:00Z" w16du:dateUtc="2024-11-04T11:20:00Z">
                  <w:rPr>
                    <w:ins w:id="5036" w:author="Adrian Moir (amoir)" w:date="2024-11-04T12:18:00Z"/>
                  </w:rPr>
                </w:rPrChange>
              </w:rPr>
              <w:pPrChange w:id="5037" w:author="Adrian Moir (amoir)" w:date="2024-11-04T12:27:00Z" w16du:dateUtc="2024-11-04T11:27:00Z">
                <w:pPr/>
              </w:pPrChange>
            </w:pPr>
            <w:ins w:id="503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3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504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10E25074" w14:textId="77777777" w:rsidR="002E0EAC" w:rsidRPr="005112CF" w:rsidRDefault="002E0EAC">
            <w:pPr>
              <w:jc w:val="center"/>
              <w:rPr>
                <w:ins w:id="5041" w:author="Adrian Moir (amoir)" w:date="2024-11-04T12:18:00Z"/>
                <w:rFonts w:asciiTheme="minorHAnsi" w:hAnsiTheme="minorHAnsi" w:cstheme="minorHAnsi"/>
                <w:sz w:val="10"/>
                <w:szCs w:val="10"/>
                <w:rPrChange w:id="5042" w:author="Adrian Moir (amoir)" w:date="2024-11-04T12:20:00Z" w16du:dateUtc="2024-11-04T11:20:00Z">
                  <w:rPr>
                    <w:ins w:id="5043" w:author="Adrian Moir (amoir)" w:date="2024-11-04T12:18:00Z"/>
                  </w:rPr>
                </w:rPrChange>
              </w:rPr>
              <w:pPrChange w:id="5044" w:author="Adrian Moir (amoir)" w:date="2024-11-04T12:27:00Z" w16du:dateUtc="2024-11-04T11:27:00Z">
                <w:pPr/>
              </w:pPrChange>
            </w:pPr>
            <w:proofErr w:type="spellStart"/>
            <w:ins w:id="504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4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04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5351DD3" w14:textId="77777777" w:rsidR="002E0EAC" w:rsidRPr="005112CF" w:rsidRDefault="002E0EAC">
            <w:pPr>
              <w:jc w:val="center"/>
              <w:rPr>
                <w:ins w:id="5048" w:author="Adrian Moir (amoir)" w:date="2024-11-04T12:18:00Z"/>
                <w:rFonts w:asciiTheme="minorHAnsi" w:hAnsiTheme="minorHAnsi" w:cstheme="minorHAnsi"/>
                <w:sz w:val="10"/>
                <w:szCs w:val="10"/>
                <w:rPrChange w:id="5049" w:author="Adrian Moir (amoir)" w:date="2024-11-04T12:20:00Z" w16du:dateUtc="2024-11-04T11:20:00Z">
                  <w:rPr>
                    <w:ins w:id="5050" w:author="Adrian Moir (amoir)" w:date="2024-11-04T12:18:00Z"/>
                  </w:rPr>
                </w:rPrChange>
              </w:rPr>
              <w:pPrChange w:id="5051" w:author="Adrian Moir (amoir)" w:date="2024-11-04T12:26:00Z" w16du:dateUtc="2024-11-04T11:26:00Z">
                <w:pPr/>
              </w:pPrChange>
            </w:pPr>
            <w:ins w:id="505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53" w:author="Adrian Moir (amoir)" w:date="2024-11-04T12:20:00Z" w16du:dateUtc="2024-11-04T11:20:00Z">
                    <w:rPr/>
                  </w:rPrChange>
                </w:rPr>
                <w:t>20</w:t>
              </w:r>
            </w:ins>
          </w:p>
        </w:tc>
        <w:tc>
          <w:tcPr>
            <w:tcW w:w="1036" w:type="dxa"/>
            <w:noWrap/>
            <w:hideMark/>
            <w:tcPrChange w:id="505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71C5FD84" w14:textId="77777777" w:rsidR="002E0EAC" w:rsidRPr="005112CF" w:rsidRDefault="002E0EAC">
            <w:pPr>
              <w:jc w:val="center"/>
              <w:rPr>
                <w:ins w:id="5055" w:author="Adrian Moir (amoir)" w:date="2024-11-04T12:18:00Z"/>
                <w:rFonts w:asciiTheme="minorHAnsi" w:hAnsiTheme="minorHAnsi" w:cstheme="minorHAnsi"/>
                <w:sz w:val="10"/>
                <w:szCs w:val="10"/>
                <w:rPrChange w:id="5056" w:author="Adrian Moir (amoir)" w:date="2024-11-04T12:20:00Z" w16du:dateUtc="2024-11-04T11:20:00Z">
                  <w:rPr>
                    <w:ins w:id="5057" w:author="Adrian Moir (amoir)" w:date="2024-11-04T12:18:00Z"/>
                  </w:rPr>
                </w:rPrChange>
              </w:rPr>
              <w:pPrChange w:id="5058" w:author="Adrian Moir (amoir)" w:date="2024-11-04T12:26:00Z" w16du:dateUtc="2024-11-04T11:26:00Z">
                <w:pPr/>
              </w:pPrChange>
            </w:pPr>
            <w:ins w:id="505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60" w:author="Adrian Moir (amoir)" w:date="2024-11-04T12:20:00Z" w16du:dateUtc="2024-11-04T11:20:00Z">
                    <w:rPr/>
                  </w:rPrChange>
                </w:rPr>
                <w:t>1.12</w:t>
              </w:r>
            </w:ins>
          </w:p>
        </w:tc>
        <w:tc>
          <w:tcPr>
            <w:tcW w:w="902" w:type="dxa"/>
            <w:noWrap/>
            <w:hideMark/>
            <w:tcPrChange w:id="506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539BB74C" w14:textId="77777777" w:rsidR="002E0EAC" w:rsidRPr="005112CF" w:rsidRDefault="002E0EAC">
            <w:pPr>
              <w:jc w:val="center"/>
              <w:rPr>
                <w:ins w:id="5062" w:author="Adrian Moir (amoir)" w:date="2024-11-04T12:18:00Z"/>
                <w:rFonts w:asciiTheme="minorHAnsi" w:hAnsiTheme="minorHAnsi" w:cstheme="minorHAnsi"/>
                <w:sz w:val="10"/>
                <w:szCs w:val="10"/>
                <w:rPrChange w:id="5063" w:author="Adrian Moir (amoir)" w:date="2024-11-04T12:20:00Z" w16du:dateUtc="2024-11-04T11:20:00Z">
                  <w:rPr>
                    <w:ins w:id="5064" w:author="Adrian Moir (amoir)" w:date="2024-11-04T12:18:00Z"/>
                  </w:rPr>
                </w:rPrChange>
              </w:rPr>
              <w:pPrChange w:id="5065" w:author="Adrian Moir (amoir)" w:date="2024-11-04T12:27:00Z" w16du:dateUtc="2024-11-04T11:27:00Z">
                <w:pPr/>
              </w:pPrChange>
            </w:pPr>
            <w:ins w:id="506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67" w:author="Adrian Moir (amoir)" w:date="2024-11-04T12:20:00Z" w16du:dateUtc="2024-11-04T11:20:00Z">
                    <w:rPr/>
                  </w:rPrChange>
                </w:rPr>
                <w:t>4</w:t>
              </w:r>
            </w:ins>
          </w:p>
        </w:tc>
        <w:tc>
          <w:tcPr>
            <w:tcW w:w="1604" w:type="dxa"/>
            <w:noWrap/>
            <w:hideMark/>
            <w:tcPrChange w:id="506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7D3D2AD" w14:textId="77777777" w:rsidR="002E0EAC" w:rsidRPr="005112CF" w:rsidRDefault="002E0EAC">
            <w:pPr>
              <w:jc w:val="center"/>
              <w:rPr>
                <w:ins w:id="5069" w:author="Adrian Moir (amoir)" w:date="2024-11-04T12:18:00Z"/>
                <w:rFonts w:asciiTheme="minorHAnsi" w:hAnsiTheme="minorHAnsi" w:cstheme="minorHAnsi"/>
                <w:sz w:val="10"/>
                <w:szCs w:val="10"/>
                <w:rPrChange w:id="5070" w:author="Adrian Moir (amoir)" w:date="2024-11-04T12:20:00Z" w16du:dateUtc="2024-11-04T11:20:00Z">
                  <w:rPr>
                    <w:ins w:id="5071" w:author="Adrian Moir (amoir)" w:date="2024-11-04T12:18:00Z"/>
                  </w:rPr>
                </w:rPrChange>
              </w:rPr>
              <w:pPrChange w:id="5072" w:author="Adrian Moir (amoir)" w:date="2024-11-04T12:27:00Z" w16du:dateUtc="2024-11-04T11:27:00Z">
                <w:pPr/>
              </w:pPrChange>
            </w:pPr>
            <w:ins w:id="507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7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7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7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507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3445F830" w14:textId="77777777" w:rsidR="002E0EAC" w:rsidRPr="005112CF" w:rsidRDefault="002E0EAC">
            <w:pPr>
              <w:jc w:val="center"/>
              <w:rPr>
                <w:ins w:id="5078" w:author="Adrian Moir (amoir)" w:date="2024-11-04T12:18:00Z"/>
                <w:rFonts w:asciiTheme="minorHAnsi" w:hAnsiTheme="minorHAnsi" w:cstheme="minorHAnsi"/>
                <w:sz w:val="10"/>
                <w:szCs w:val="10"/>
                <w:rPrChange w:id="5079" w:author="Adrian Moir (amoir)" w:date="2024-11-04T12:20:00Z" w16du:dateUtc="2024-11-04T11:20:00Z">
                  <w:rPr>
                    <w:ins w:id="5080" w:author="Adrian Moir (amoir)" w:date="2024-11-04T12:18:00Z"/>
                  </w:rPr>
                </w:rPrChange>
              </w:rPr>
              <w:pPrChange w:id="5081" w:author="Adrian Moir (amoir)" w:date="2024-11-04T12:27:00Z" w16du:dateUtc="2024-11-04T11:27:00Z">
                <w:pPr/>
              </w:pPrChange>
            </w:pPr>
            <w:ins w:id="508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8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5DC146B9" w14:textId="77777777" w:rsidTr="005112CF">
        <w:trPr>
          <w:trHeight w:val="320"/>
          <w:jc w:val="center"/>
          <w:ins w:id="5084" w:author="Adrian Moir (amoir)" w:date="2024-11-04T12:18:00Z"/>
          <w:trPrChange w:id="508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08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28854D1" w14:textId="77777777" w:rsidR="002E0EAC" w:rsidRPr="005112CF" w:rsidRDefault="002E0EAC">
            <w:pPr>
              <w:jc w:val="center"/>
              <w:rPr>
                <w:ins w:id="5087" w:author="Adrian Moir (amoir)" w:date="2024-11-04T12:18:00Z"/>
                <w:rFonts w:asciiTheme="minorHAnsi" w:hAnsiTheme="minorHAnsi" w:cstheme="minorHAnsi"/>
                <w:sz w:val="10"/>
                <w:szCs w:val="10"/>
                <w:rPrChange w:id="5088" w:author="Adrian Moir (amoir)" w:date="2024-11-04T12:20:00Z" w16du:dateUtc="2024-11-04T11:20:00Z">
                  <w:rPr>
                    <w:ins w:id="5089" w:author="Adrian Moir (amoir)" w:date="2024-11-04T12:18:00Z"/>
                  </w:rPr>
                </w:rPrChange>
              </w:rPr>
              <w:pPrChange w:id="5090" w:author="Adrian Moir (amoir)" w:date="2024-11-04T12:27:00Z" w16du:dateUtc="2024-11-04T11:27:00Z">
                <w:pPr/>
              </w:pPrChange>
            </w:pPr>
            <w:ins w:id="509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92" w:author="Adrian Moir (amoir)" w:date="2024-11-04T12:20:00Z" w16du:dateUtc="2024-11-04T11:20:00Z">
                    <w:rPr/>
                  </w:rPrChange>
                </w:rPr>
                <w:t>0b6efe25-cbac-43e4-831c-e22e8e318ab8</w:t>
              </w:r>
            </w:ins>
          </w:p>
        </w:tc>
        <w:tc>
          <w:tcPr>
            <w:tcW w:w="725" w:type="dxa"/>
            <w:noWrap/>
            <w:hideMark/>
            <w:tcPrChange w:id="509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632A9CBB" w14:textId="77777777" w:rsidR="002E0EAC" w:rsidRPr="005112CF" w:rsidRDefault="002E0EAC">
            <w:pPr>
              <w:jc w:val="center"/>
              <w:rPr>
                <w:ins w:id="5094" w:author="Adrian Moir (amoir)" w:date="2024-11-04T12:18:00Z"/>
                <w:rFonts w:asciiTheme="minorHAnsi" w:hAnsiTheme="minorHAnsi" w:cstheme="minorHAnsi"/>
                <w:sz w:val="10"/>
                <w:szCs w:val="10"/>
                <w:rPrChange w:id="5095" w:author="Adrian Moir (amoir)" w:date="2024-11-04T12:20:00Z" w16du:dateUtc="2024-11-04T11:20:00Z">
                  <w:rPr>
                    <w:ins w:id="5096" w:author="Adrian Moir (amoir)" w:date="2024-11-04T12:18:00Z"/>
                  </w:rPr>
                </w:rPrChange>
              </w:rPr>
              <w:pPrChange w:id="5097" w:author="Adrian Moir (amoir)" w:date="2024-11-04T12:27:00Z" w16du:dateUtc="2024-11-04T11:27:00Z">
                <w:pPr/>
              </w:pPrChange>
            </w:pPr>
            <w:proofErr w:type="spellStart"/>
            <w:ins w:id="509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099" w:author="Adrian Moir (amoir)" w:date="2024-11-04T12:20:00Z" w16du:dateUtc="2024-11-04T11:20:00Z">
                    <w:rPr/>
                  </w:rPrChange>
                </w:rPr>
                <w:t>hud-qstor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10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74CBA4B9" w14:textId="77777777" w:rsidR="002E0EAC" w:rsidRPr="005112CF" w:rsidRDefault="002E0EAC">
            <w:pPr>
              <w:jc w:val="center"/>
              <w:rPr>
                <w:ins w:id="5101" w:author="Adrian Moir (amoir)" w:date="2024-11-04T12:18:00Z"/>
                <w:rFonts w:asciiTheme="minorHAnsi" w:hAnsiTheme="minorHAnsi" w:cstheme="minorHAnsi"/>
                <w:sz w:val="10"/>
                <w:szCs w:val="10"/>
                <w:rPrChange w:id="5102" w:author="Adrian Moir (amoir)" w:date="2024-11-04T12:20:00Z" w16du:dateUtc="2024-11-04T11:20:00Z">
                  <w:rPr>
                    <w:ins w:id="5103" w:author="Adrian Moir (amoir)" w:date="2024-11-04T12:18:00Z"/>
                  </w:rPr>
                </w:rPrChange>
              </w:rPr>
              <w:pPrChange w:id="5104" w:author="Adrian Moir (amoir)" w:date="2024-11-04T12:27:00Z" w16du:dateUtc="2024-11-04T11:27:00Z">
                <w:pPr/>
              </w:pPrChange>
            </w:pPr>
            <w:ins w:id="510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06" w:author="Adrian Moir (amoir)" w:date="2024-11-04T12:20:00Z" w16du:dateUtc="2024-11-04T11:20:00Z">
                    <w:rPr/>
                  </w:rPrChange>
                </w:rPr>
                <w:t>|172.25.14.195|10.160.135.20</w:t>
              </w:r>
            </w:ins>
          </w:p>
        </w:tc>
        <w:tc>
          <w:tcPr>
            <w:tcW w:w="628" w:type="dxa"/>
            <w:noWrap/>
            <w:hideMark/>
            <w:tcPrChange w:id="510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437B3189" w14:textId="77777777" w:rsidR="002E0EAC" w:rsidRPr="005112CF" w:rsidRDefault="002E0EAC">
            <w:pPr>
              <w:jc w:val="center"/>
              <w:rPr>
                <w:ins w:id="5108" w:author="Adrian Moir (amoir)" w:date="2024-11-04T12:18:00Z"/>
                <w:rFonts w:asciiTheme="minorHAnsi" w:hAnsiTheme="minorHAnsi" w:cstheme="minorHAnsi"/>
                <w:sz w:val="10"/>
                <w:szCs w:val="10"/>
                <w:rPrChange w:id="5109" w:author="Adrian Moir (amoir)" w:date="2024-11-04T12:20:00Z" w16du:dateUtc="2024-11-04T11:20:00Z">
                  <w:rPr>
                    <w:ins w:id="5110" w:author="Adrian Moir (amoir)" w:date="2024-11-04T12:18:00Z"/>
                  </w:rPr>
                </w:rPrChange>
              </w:rPr>
              <w:pPrChange w:id="5111" w:author="Adrian Moir (amoir)" w:date="2024-11-04T12:27:00Z" w16du:dateUtc="2024-11-04T11:27:00Z">
                <w:pPr/>
              </w:pPrChange>
            </w:pPr>
            <w:ins w:id="511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1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511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8283700" w14:textId="77777777" w:rsidR="002E0EAC" w:rsidRPr="005112CF" w:rsidRDefault="002E0EAC">
            <w:pPr>
              <w:jc w:val="center"/>
              <w:rPr>
                <w:ins w:id="5115" w:author="Adrian Moir (amoir)" w:date="2024-11-04T12:18:00Z"/>
                <w:rFonts w:asciiTheme="minorHAnsi" w:hAnsiTheme="minorHAnsi" w:cstheme="minorHAnsi"/>
                <w:sz w:val="10"/>
                <w:szCs w:val="10"/>
                <w:rPrChange w:id="5116" w:author="Adrian Moir (amoir)" w:date="2024-11-04T12:20:00Z" w16du:dateUtc="2024-11-04T11:20:00Z">
                  <w:rPr>
                    <w:ins w:id="5117" w:author="Adrian Moir (amoir)" w:date="2024-11-04T12:18:00Z"/>
                  </w:rPr>
                </w:rPrChange>
              </w:rPr>
              <w:pPrChange w:id="5118" w:author="Adrian Moir (amoir)" w:date="2024-11-04T12:27:00Z" w16du:dateUtc="2024-11-04T11:27:00Z">
                <w:pPr/>
              </w:pPrChange>
            </w:pPr>
            <w:proofErr w:type="spellStart"/>
            <w:ins w:id="511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2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12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69D2D9DB" w14:textId="77777777" w:rsidR="002E0EAC" w:rsidRPr="005112CF" w:rsidRDefault="002E0EAC">
            <w:pPr>
              <w:jc w:val="center"/>
              <w:rPr>
                <w:ins w:id="5122" w:author="Adrian Moir (amoir)" w:date="2024-11-04T12:18:00Z"/>
                <w:rFonts w:asciiTheme="minorHAnsi" w:hAnsiTheme="minorHAnsi" w:cstheme="minorHAnsi"/>
                <w:sz w:val="10"/>
                <w:szCs w:val="10"/>
                <w:rPrChange w:id="5123" w:author="Adrian Moir (amoir)" w:date="2024-11-04T12:20:00Z" w16du:dateUtc="2024-11-04T11:20:00Z">
                  <w:rPr>
                    <w:ins w:id="5124" w:author="Adrian Moir (amoir)" w:date="2024-11-04T12:18:00Z"/>
                  </w:rPr>
                </w:rPrChange>
              </w:rPr>
              <w:pPrChange w:id="5125" w:author="Adrian Moir (amoir)" w:date="2024-11-04T12:26:00Z" w16du:dateUtc="2024-11-04T11:26:00Z">
                <w:pPr/>
              </w:pPrChange>
            </w:pPr>
            <w:ins w:id="512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27" w:author="Adrian Moir (amoir)" w:date="2024-11-04T12:20:00Z" w16du:dateUtc="2024-11-04T11:20:00Z">
                    <w:rPr/>
                  </w:rPrChange>
                </w:rPr>
                <w:t>20</w:t>
              </w:r>
            </w:ins>
          </w:p>
        </w:tc>
        <w:tc>
          <w:tcPr>
            <w:tcW w:w="1036" w:type="dxa"/>
            <w:noWrap/>
            <w:hideMark/>
            <w:tcPrChange w:id="512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58FCA51C" w14:textId="77777777" w:rsidR="002E0EAC" w:rsidRPr="005112CF" w:rsidRDefault="002E0EAC">
            <w:pPr>
              <w:jc w:val="center"/>
              <w:rPr>
                <w:ins w:id="5129" w:author="Adrian Moir (amoir)" w:date="2024-11-04T12:18:00Z"/>
                <w:rFonts w:asciiTheme="minorHAnsi" w:hAnsiTheme="minorHAnsi" w:cstheme="minorHAnsi"/>
                <w:sz w:val="10"/>
                <w:szCs w:val="10"/>
                <w:rPrChange w:id="5130" w:author="Adrian Moir (amoir)" w:date="2024-11-04T12:20:00Z" w16du:dateUtc="2024-11-04T11:20:00Z">
                  <w:rPr>
                    <w:ins w:id="5131" w:author="Adrian Moir (amoir)" w:date="2024-11-04T12:18:00Z"/>
                  </w:rPr>
                </w:rPrChange>
              </w:rPr>
              <w:pPrChange w:id="5132" w:author="Adrian Moir (amoir)" w:date="2024-11-04T12:26:00Z" w16du:dateUtc="2024-11-04T11:26:00Z">
                <w:pPr/>
              </w:pPrChange>
            </w:pPr>
            <w:ins w:id="513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34" w:author="Adrian Moir (amoir)" w:date="2024-11-04T12:20:00Z" w16du:dateUtc="2024-11-04T11:20:00Z">
                    <w:rPr/>
                  </w:rPrChange>
                </w:rPr>
                <w:t>0.93</w:t>
              </w:r>
            </w:ins>
          </w:p>
        </w:tc>
        <w:tc>
          <w:tcPr>
            <w:tcW w:w="902" w:type="dxa"/>
            <w:noWrap/>
            <w:hideMark/>
            <w:tcPrChange w:id="513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F571B5B" w14:textId="77777777" w:rsidR="002E0EAC" w:rsidRPr="005112CF" w:rsidRDefault="002E0EAC">
            <w:pPr>
              <w:jc w:val="center"/>
              <w:rPr>
                <w:ins w:id="5136" w:author="Adrian Moir (amoir)" w:date="2024-11-04T12:18:00Z"/>
                <w:rFonts w:asciiTheme="minorHAnsi" w:hAnsiTheme="minorHAnsi" w:cstheme="minorHAnsi"/>
                <w:sz w:val="10"/>
                <w:szCs w:val="10"/>
                <w:rPrChange w:id="5137" w:author="Adrian Moir (amoir)" w:date="2024-11-04T12:20:00Z" w16du:dateUtc="2024-11-04T11:20:00Z">
                  <w:rPr>
                    <w:ins w:id="5138" w:author="Adrian Moir (amoir)" w:date="2024-11-04T12:18:00Z"/>
                  </w:rPr>
                </w:rPrChange>
              </w:rPr>
              <w:pPrChange w:id="5139" w:author="Adrian Moir (amoir)" w:date="2024-11-04T12:27:00Z" w16du:dateUtc="2024-11-04T11:27:00Z">
                <w:pPr/>
              </w:pPrChange>
            </w:pPr>
            <w:ins w:id="514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41" w:author="Adrian Moir (amoir)" w:date="2024-11-04T12:20:00Z" w16du:dateUtc="2024-11-04T11:20:00Z">
                    <w:rPr/>
                  </w:rPrChange>
                </w:rPr>
                <w:t>3</w:t>
              </w:r>
            </w:ins>
          </w:p>
        </w:tc>
        <w:tc>
          <w:tcPr>
            <w:tcW w:w="1604" w:type="dxa"/>
            <w:noWrap/>
            <w:hideMark/>
            <w:tcPrChange w:id="514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BC15962" w14:textId="77777777" w:rsidR="002E0EAC" w:rsidRPr="005112CF" w:rsidRDefault="002E0EAC">
            <w:pPr>
              <w:jc w:val="center"/>
              <w:rPr>
                <w:ins w:id="5143" w:author="Adrian Moir (amoir)" w:date="2024-11-04T12:18:00Z"/>
                <w:rFonts w:asciiTheme="minorHAnsi" w:hAnsiTheme="minorHAnsi" w:cstheme="minorHAnsi"/>
                <w:sz w:val="10"/>
                <w:szCs w:val="10"/>
                <w:rPrChange w:id="5144" w:author="Adrian Moir (amoir)" w:date="2024-11-04T12:20:00Z" w16du:dateUtc="2024-11-04T11:20:00Z">
                  <w:rPr>
                    <w:ins w:id="5145" w:author="Adrian Moir (amoir)" w:date="2024-11-04T12:18:00Z"/>
                  </w:rPr>
                </w:rPrChange>
              </w:rPr>
              <w:pPrChange w:id="5146" w:author="Adrian Moir (amoir)" w:date="2024-11-04T12:27:00Z" w16du:dateUtc="2024-11-04T11:27:00Z">
                <w:pPr/>
              </w:pPrChange>
            </w:pPr>
            <w:ins w:id="514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4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4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5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515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38EF106" w14:textId="77777777" w:rsidR="002E0EAC" w:rsidRPr="005112CF" w:rsidRDefault="002E0EAC">
            <w:pPr>
              <w:jc w:val="center"/>
              <w:rPr>
                <w:ins w:id="5152" w:author="Adrian Moir (amoir)" w:date="2024-11-04T12:18:00Z"/>
                <w:rFonts w:asciiTheme="minorHAnsi" w:hAnsiTheme="minorHAnsi" w:cstheme="minorHAnsi"/>
                <w:sz w:val="10"/>
                <w:szCs w:val="10"/>
                <w:rPrChange w:id="5153" w:author="Adrian Moir (amoir)" w:date="2024-11-04T12:20:00Z" w16du:dateUtc="2024-11-04T11:20:00Z">
                  <w:rPr>
                    <w:ins w:id="5154" w:author="Adrian Moir (amoir)" w:date="2024-11-04T12:18:00Z"/>
                  </w:rPr>
                </w:rPrChange>
              </w:rPr>
              <w:pPrChange w:id="5155" w:author="Adrian Moir (amoir)" w:date="2024-11-04T12:27:00Z" w16du:dateUtc="2024-11-04T11:27:00Z">
                <w:pPr/>
              </w:pPrChange>
            </w:pPr>
            <w:ins w:id="515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57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6D057CFE" w14:textId="77777777" w:rsidTr="005112CF">
        <w:trPr>
          <w:trHeight w:val="320"/>
          <w:jc w:val="center"/>
          <w:ins w:id="5158" w:author="Adrian Moir (amoir)" w:date="2024-11-04T12:18:00Z"/>
          <w:trPrChange w:id="515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16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5AC3155A" w14:textId="77777777" w:rsidR="002E0EAC" w:rsidRPr="005112CF" w:rsidRDefault="002E0EAC">
            <w:pPr>
              <w:jc w:val="center"/>
              <w:rPr>
                <w:ins w:id="5161" w:author="Adrian Moir (amoir)" w:date="2024-11-04T12:18:00Z"/>
                <w:rFonts w:asciiTheme="minorHAnsi" w:hAnsiTheme="minorHAnsi" w:cstheme="minorHAnsi"/>
                <w:sz w:val="10"/>
                <w:szCs w:val="10"/>
                <w:rPrChange w:id="5162" w:author="Adrian Moir (amoir)" w:date="2024-11-04T12:20:00Z" w16du:dateUtc="2024-11-04T11:20:00Z">
                  <w:rPr>
                    <w:ins w:id="5163" w:author="Adrian Moir (amoir)" w:date="2024-11-04T12:18:00Z"/>
                  </w:rPr>
                </w:rPrChange>
              </w:rPr>
              <w:pPrChange w:id="5164" w:author="Adrian Moir (amoir)" w:date="2024-11-04T12:27:00Z" w16du:dateUtc="2024-11-04T11:27:00Z">
                <w:pPr/>
              </w:pPrChange>
            </w:pPr>
            <w:ins w:id="516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66" w:author="Adrian Moir (amoir)" w:date="2024-11-04T12:20:00Z" w16du:dateUtc="2024-11-04T11:20:00Z">
                    <w:rPr/>
                  </w:rPrChange>
                </w:rPr>
                <w:t>5276bea8-d00f-424b-ae46-fd0e30bff762</w:t>
              </w:r>
            </w:ins>
          </w:p>
        </w:tc>
        <w:tc>
          <w:tcPr>
            <w:tcW w:w="725" w:type="dxa"/>
            <w:noWrap/>
            <w:hideMark/>
            <w:tcPrChange w:id="516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0916F7FD" w14:textId="77777777" w:rsidR="002E0EAC" w:rsidRPr="005112CF" w:rsidRDefault="002E0EAC">
            <w:pPr>
              <w:jc w:val="center"/>
              <w:rPr>
                <w:ins w:id="5168" w:author="Adrian Moir (amoir)" w:date="2024-11-04T12:18:00Z"/>
                <w:rFonts w:asciiTheme="minorHAnsi" w:hAnsiTheme="minorHAnsi" w:cstheme="minorHAnsi"/>
                <w:sz w:val="10"/>
                <w:szCs w:val="10"/>
                <w:rPrChange w:id="5169" w:author="Adrian Moir (amoir)" w:date="2024-11-04T12:20:00Z" w16du:dateUtc="2024-11-04T11:20:00Z">
                  <w:rPr>
                    <w:ins w:id="5170" w:author="Adrian Moir (amoir)" w:date="2024-11-04T12:18:00Z"/>
                  </w:rPr>
                </w:rPrChange>
              </w:rPr>
              <w:pPrChange w:id="5171" w:author="Adrian Moir (amoir)" w:date="2024-11-04T12:27:00Z" w16du:dateUtc="2024-11-04T11:27:00Z">
                <w:pPr/>
              </w:pPrChange>
            </w:pPr>
            <w:proofErr w:type="spellStart"/>
            <w:ins w:id="517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73" w:author="Adrian Moir (amoir)" w:date="2024-11-04T12:20:00Z" w16du:dateUtc="2024-11-04T11:20:00Z">
                    <w:rPr/>
                  </w:rPrChange>
                </w:rPr>
                <w:t>dho-qstor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17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13453AA" w14:textId="77777777" w:rsidR="002E0EAC" w:rsidRPr="005112CF" w:rsidRDefault="002E0EAC">
            <w:pPr>
              <w:jc w:val="center"/>
              <w:rPr>
                <w:ins w:id="5175" w:author="Adrian Moir (amoir)" w:date="2024-11-04T12:18:00Z"/>
                <w:rFonts w:asciiTheme="minorHAnsi" w:hAnsiTheme="minorHAnsi" w:cstheme="minorHAnsi"/>
                <w:sz w:val="10"/>
                <w:szCs w:val="10"/>
                <w:rPrChange w:id="5176" w:author="Adrian Moir (amoir)" w:date="2024-11-04T12:20:00Z" w16du:dateUtc="2024-11-04T11:20:00Z">
                  <w:rPr>
                    <w:ins w:id="5177" w:author="Adrian Moir (amoir)" w:date="2024-11-04T12:18:00Z"/>
                  </w:rPr>
                </w:rPrChange>
              </w:rPr>
              <w:pPrChange w:id="5178" w:author="Adrian Moir (amoir)" w:date="2024-11-04T12:27:00Z" w16du:dateUtc="2024-11-04T11:27:00Z">
                <w:pPr/>
              </w:pPrChange>
            </w:pPr>
            <w:ins w:id="517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80" w:author="Adrian Moir (amoir)" w:date="2024-11-04T12:20:00Z" w16du:dateUtc="2024-11-04T11:20:00Z">
                    <w:rPr/>
                  </w:rPrChange>
                </w:rPr>
                <w:t>|172.25.14.194|10.160.134.20</w:t>
              </w:r>
            </w:ins>
          </w:p>
        </w:tc>
        <w:tc>
          <w:tcPr>
            <w:tcW w:w="628" w:type="dxa"/>
            <w:noWrap/>
            <w:hideMark/>
            <w:tcPrChange w:id="518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F7A87C8" w14:textId="77777777" w:rsidR="002E0EAC" w:rsidRPr="005112CF" w:rsidRDefault="002E0EAC">
            <w:pPr>
              <w:jc w:val="center"/>
              <w:rPr>
                <w:ins w:id="5182" w:author="Adrian Moir (amoir)" w:date="2024-11-04T12:18:00Z"/>
                <w:rFonts w:asciiTheme="minorHAnsi" w:hAnsiTheme="minorHAnsi" w:cstheme="minorHAnsi"/>
                <w:sz w:val="10"/>
                <w:szCs w:val="10"/>
                <w:rPrChange w:id="5183" w:author="Adrian Moir (amoir)" w:date="2024-11-04T12:20:00Z" w16du:dateUtc="2024-11-04T11:20:00Z">
                  <w:rPr>
                    <w:ins w:id="5184" w:author="Adrian Moir (amoir)" w:date="2024-11-04T12:18:00Z"/>
                  </w:rPr>
                </w:rPrChange>
              </w:rPr>
              <w:pPrChange w:id="5185" w:author="Adrian Moir (amoir)" w:date="2024-11-04T12:27:00Z" w16du:dateUtc="2024-11-04T11:27:00Z">
                <w:pPr/>
              </w:pPrChange>
            </w:pPr>
            <w:ins w:id="518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8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518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AB7FA7D" w14:textId="77777777" w:rsidR="002E0EAC" w:rsidRPr="005112CF" w:rsidRDefault="002E0EAC">
            <w:pPr>
              <w:jc w:val="center"/>
              <w:rPr>
                <w:ins w:id="5189" w:author="Adrian Moir (amoir)" w:date="2024-11-04T12:18:00Z"/>
                <w:rFonts w:asciiTheme="minorHAnsi" w:hAnsiTheme="minorHAnsi" w:cstheme="minorHAnsi"/>
                <w:sz w:val="10"/>
                <w:szCs w:val="10"/>
                <w:rPrChange w:id="5190" w:author="Adrian Moir (amoir)" w:date="2024-11-04T12:20:00Z" w16du:dateUtc="2024-11-04T11:20:00Z">
                  <w:rPr>
                    <w:ins w:id="5191" w:author="Adrian Moir (amoir)" w:date="2024-11-04T12:18:00Z"/>
                  </w:rPr>
                </w:rPrChange>
              </w:rPr>
              <w:pPrChange w:id="5192" w:author="Adrian Moir (amoir)" w:date="2024-11-04T12:27:00Z" w16du:dateUtc="2024-11-04T11:27:00Z">
                <w:pPr/>
              </w:pPrChange>
            </w:pPr>
            <w:proofErr w:type="spellStart"/>
            <w:ins w:id="519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19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19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7F1190C2" w14:textId="77777777" w:rsidR="002E0EAC" w:rsidRPr="005112CF" w:rsidRDefault="002E0EAC">
            <w:pPr>
              <w:jc w:val="center"/>
              <w:rPr>
                <w:ins w:id="5196" w:author="Adrian Moir (amoir)" w:date="2024-11-04T12:18:00Z"/>
                <w:rFonts w:asciiTheme="minorHAnsi" w:hAnsiTheme="minorHAnsi" w:cstheme="minorHAnsi"/>
                <w:sz w:val="10"/>
                <w:szCs w:val="10"/>
                <w:rPrChange w:id="5197" w:author="Adrian Moir (amoir)" w:date="2024-11-04T12:20:00Z" w16du:dateUtc="2024-11-04T11:20:00Z">
                  <w:rPr>
                    <w:ins w:id="5198" w:author="Adrian Moir (amoir)" w:date="2024-11-04T12:18:00Z"/>
                  </w:rPr>
                </w:rPrChange>
              </w:rPr>
              <w:pPrChange w:id="5199" w:author="Adrian Moir (amoir)" w:date="2024-11-04T12:26:00Z" w16du:dateUtc="2024-11-04T11:26:00Z">
                <w:pPr/>
              </w:pPrChange>
            </w:pPr>
            <w:ins w:id="520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01" w:author="Adrian Moir (amoir)" w:date="2024-11-04T12:20:00Z" w16du:dateUtc="2024-11-04T11:20:00Z">
                    <w:rPr/>
                  </w:rPrChange>
                </w:rPr>
                <w:t>10</w:t>
              </w:r>
            </w:ins>
          </w:p>
        </w:tc>
        <w:tc>
          <w:tcPr>
            <w:tcW w:w="1036" w:type="dxa"/>
            <w:noWrap/>
            <w:hideMark/>
            <w:tcPrChange w:id="520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5FEB4C59" w14:textId="77777777" w:rsidR="002E0EAC" w:rsidRPr="005112CF" w:rsidRDefault="002E0EAC">
            <w:pPr>
              <w:jc w:val="center"/>
              <w:rPr>
                <w:ins w:id="5203" w:author="Adrian Moir (amoir)" w:date="2024-11-04T12:18:00Z"/>
                <w:rFonts w:asciiTheme="minorHAnsi" w:hAnsiTheme="minorHAnsi" w:cstheme="minorHAnsi"/>
                <w:sz w:val="10"/>
                <w:szCs w:val="10"/>
                <w:rPrChange w:id="5204" w:author="Adrian Moir (amoir)" w:date="2024-11-04T12:20:00Z" w16du:dateUtc="2024-11-04T11:20:00Z">
                  <w:rPr>
                    <w:ins w:id="5205" w:author="Adrian Moir (amoir)" w:date="2024-11-04T12:18:00Z"/>
                  </w:rPr>
                </w:rPrChange>
              </w:rPr>
              <w:pPrChange w:id="5206" w:author="Adrian Moir (amoir)" w:date="2024-11-04T12:26:00Z" w16du:dateUtc="2024-11-04T11:26:00Z">
                <w:pPr/>
              </w:pPrChange>
            </w:pPr>
            <w:ins w:id="520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08" w:author="Adrian Moir (amoir)" w:date="2024-11-04T12:20:00Z" w16du:dateUtc="2024-11-04T11:20:00Z">
                    <w:rPr/>
                  </w:rPrChange>
                </w:rPr>
                <w:t>1.73</w:t>
              </w:r>
            </w:ins>
          </w:p>
        </w:tc>
        <w:tc>
          <w:tcPr>
            <w:tcW w:w="902" w:type="dxa"/>
            <w:noWrap/>
            <w:hideMark/>
            <w:tcPrChange w:id="520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0DCE57F" w14:textId="77777777" w:rsidR="002E0EAC" w:rsidRPr="005112CF" w:rsidRDefault="002E0EAC">
            <w:pPr>
              <w:jc w:val="center"/>
              <w:rPr>
                <w:ins w:id="5210" w:author="Adrian Moir (amoir)" w:date="2024-11-04T12:18:00Z"/>
                <w:rFonts w:asciiTheme="minorHAnsi" w:hAnsiTheme="minorHAnsi" w:cstheme="minorHAnsi"/>
                <w:sz w:val="10"/>
                <w:szCs w:val="10"/>
                <w:rPrChange w:id="5211" w:author="Adrian Moir (amoir)" w:date="2024-11-04T12:20:00Z" w16du:dateUtc="2024-11-04T11:20:00Z">
                  <w:rPr>
                    <w:ins w:id="5212" w:author="Adrian Moir (amoir)" w:date="2024-11-04T12:18:00Z"/>
                  </w:rPr>
                </w:rPrChange>
              </w:rPr>
              <w:pPrChange w:id="5213" w:author="Adrian Moir (amoir)" w:date="2024-11-04T12:27:00Z" w16du:dateUtc="2024-11-04T11:27:00Z">
                <w:pPr/>
              </w:pPrChange>
            </w:pPr>
            <w:ins w:id="521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15" w:author="Adrian Moir (amoir)" w:date="2024-11-04T12:20:00Z" w16du:dateUtc="2024-11-04T11:20:00Z">
                    <w:rPr/>
                  </w:rPrChange>
                </w:rPr>
                <w:t>4.6</w:t>
              </w:r>
            </w:ins>
          </w:p>
        </w:tc>
        <w:tc>
          <w:tcPr>
            <w:tcW w:w="1604" w:type="dxa"/>
            <w:noWrap/>
            <w:hideMark/>
            <w:tcPrChange w:id="521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55D19F2" w14:textId="77777777" w:rsidR="002E0EAC" w:rsidRPr="005112CF" w:rsidRDefault="002E0EAC">
            <w:pPr>
              <w:jc w:val="center"/>
              <w:rPr>
                <w:ins w:id="5217" w:author="Adrian Moir (amoir)" w:date="2024-11-04T12:18:00Z"/>
                <w:rFonts w:asciiTheme="minorHAnsi" w:hAnsiTheme="minorHAnsi" w:cstheme="minorHAnsi"/>
                <w:sz w:val="10"/>
                <w:szCs w:val="10"/>
                <w:rPrChange w:id="5218" w:author="Adrian Moir (amoir)" w:date="2024-11-04T12:20:00Z" w16du:dateUtc="2024-11-04T11:20:00Z">
                  <w:rPr>
                    <w:ins w:id="5219" w:author="Adrian Moir (amoir)" w:date="2024-11-04T12:18:00Z"/>
                  </w:rPr>
                </w:rPrChange>
              </w:rPr>
              <w:pPrChange w:id="5220" w:author="Adrian Moir (amoir)" w:date="2024-11-04T12:27:00Z" w16du:dateUtc="2024-11-04T11:27:00Z">
                <w:pPr/>
              </w:pPrChange>
            </w:pPr>
            <w:ins w:id="522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2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2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2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522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FB92677" w14:textId="77777777" w:rsidR="002E0EAC" w:rsidRPr="005112CF" w:rsidRDefault="002E0EAC">
            <w:pPr>
              <w:jc w:val="center"/>
              <w:rPr>
                <w:ins w:id="5226" w:author="Adrian Moir (amoir)" w:date="2024-11-04T12:18:00Z"/>
                <w:rFonts w:asciiTheme="minorHAnsi" w:hAnsiTheme="minorHAnsi" w:cstheme="minorHAnsi"/>
                <w:sz w:val="10"/>
                <w:szCs w:val="10"/>
                <w:rPrChange w:id="5227" w:author="Adrian Moir (amoir)" w:date="2024-11-04T12:20:00Z" w16du:dateUtc="2024-11-04T11:20:00Z">
                  <w:rPr>
                    <w:ins w:id="5228" w:author="Adrian Moir (amoir)" w:date="2024-11-04T12:18:00Z"/>
                  </w:rPr>
                </w:rPrChange>
              </w:rPr>
              <w:pPrChange w:id="5229" w:author="Adrian Moir (amoir)" w:date="2024-11-04T12:27:00Z" w16du:dateUtc="2024-11-04T11:27:00Z">
                <w:pPr/>
              </w:pPrChange>
            </w:pPr>
            <w:ins w:id="523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3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3B3F581D" w14:textId="77777777" w:rsidTr="005112CF">
        <w:trPr>
          <w:trHeight w:val="320"/>
          <w:jc w:val="center"/>
          <w:ins w:id="5232" w:author="Adrian Moir (amoir)" w:date="2024-11-04T12:18:00Z"/>
          <w:trPrChange w:id="523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23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6990D58" w14:textId="77777777" w:rsidR="002E0EAC" w:rsidRPr="005112CF" w:rsidRDefault="002E0EAC">
            <w:pPr>
              <w:jc w:val="center"/>
              <w:rPr>
                <w:ins w:id="5235" w:author="Adrian Moir (amoir)" w:date="2024-11-04T12:18:00Z"/>
                <w:rFonts w:asciiTheme="minorHAnsi" w:hAnsiTheme="minorHAnsi" w:cstheme="minorHAnsi"/>
                <w:sz w:val="10"/>
                <w:szCs w:val="10"/>
                <w:rPrChange w:id="5236" w:author="Adrian Moir (amoir)" w:date="2024-11-04T12:20:00Z" w16du:dateUtc="2024-11-04T11:20:00Z">
                  <w:rPr>
                    <w:ins w:id="5237" w:author="Adrian Moir (amoir)" w:date="2024-11-04T12:18:00Z"/>
                  </w:rPr>
                </w:rPrChange>
              </w:rPr>
              <w:pPrChange w:id="5238" w:author="Adrian Moir (amoir)" w:date="2024-11-04T12:27:00Z" w16du:dateUtc="2024-11-04T11:27:00Z">
                <w:pPr/>
              </w:pPrChange>
            </w:pPr>
            <w:ins w:id="523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40" w:author="Adrian Moir (amoir)" w:date="2024-11-04T12:20:00Z" w16du:dateUtc="2024-11-04T11:20:00Z">
                    <w:rPr/>
                  </w:rPrChange>
                </w:rPr>
                <w:t>81cb5fc1-b0c7-4a68-b519-643a6eb0a2f2</w:t>
              </w:r>
            </w:ins>
          </w:p>
        </w:tc>
        <w:tc>
          <w:tcPr>
            <w:tcW w:w="725" w:type="dxa"/>
            <w:noWrap/>
            <w:hideMark/>
            <w:tcPrChange w:id="524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8A1A031" w14:textId="77777777" w:rsidR="002E0EAC" w:rsidRPr="005112CF" w:rsidRDefault="002E0EAC">
            <w:pPr>
              <w:jc w:val="center"/>
              <w:rPr>
                <w:ins w:id="5242" w:author="Adrian Moir (amoir)" w:date="2024-11-04T12:18:00Z"/>
                <w:rFonts w:asciiTheme="minorHAnsi" w:hAnsiTheme="minorHAnsi" w:cstheme="minorHAnsi"/>
                <w:sz w:val="10"/>
                <w:szCs w:val="10"/>
                <w:rPrChange w:id="5243" w:author="Adrian Moir (amoir)" w:date="2024-11-04T12:20:00Z" w16du:dateUtc="2024-11-04T11:20:00Z">
                  <w:rPr>
                    <w:ins w:id="5244" w:author="Adrian Moir (amoir)" w:date="2024-11-04T12:18:00Z"/>
                  </w:rPr>
                </w:rPrChange>
              </w:rPr>
              <w:pPrChange w:id="5245" w:author="Adrian Moir (amoir)" w:date="2024-11-04T12:27:00Z" w16du:dateUtc="2024-11-04T11:27:00Z">
                <w:pPr/>
              </w:pPrChange>
            </w:pPr>
            <w:proofErr w:type="spellStart"/>
            <w:ins w:id="524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47" w:author="Adrian Moir (amoir)" w:date="2024-11-04T12:20:00Z" w16du:dateUtc="2024-11-04T11:20:00Z">
                    <w:rPr/>
                  </w:rPrChange>
                </w:rPr>
                <w:t>whg-qstor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24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B8B4C9F" w14:textId="77777777" w:rsidR="002E0EAC" w:rsidRPr="005112CF" w:rsidRDefault="002E0EAC">
            <w:pPr>
              <w:jc w:val="center"/>
              <w:rPr>
                <w:ins w:id="5249" w:author="Adrian Moir (amoir)" w:date="2024-11-04T12:18:00Z"/>
                <w:rFonts w:asciiTheme="minorHAnsi" w:hAnsiTheme="minorHAnsi" w:cstheme="minorHAnsi"/>
                <w:sz w:val="10"/>
                <w:szCs w:val="10"/>
                <w:rPrChange w:id="5250" w:author="Adrian Moir (amoir)" w:date="2024-11-04T12:20:00Z" w16du:dateUtc="2024-11-04T11:20:00Z">
                  <w:rPr>
                    <w:ins w:id="5251" w:author="Adrian Moir (amoir)" w:date="2024-11-04T12:18:00Z"/>
                  </w:rPr>
                </w:rPrChange>
              </w:rPr>
              <w:pPrChange w:id="5252" w:author="Adrian Moir (amoir)" w:date="2024-11-04T12:27:00Z" w16du:dateUtc="2024-11-04T11:27:00Z">
                <w:pPr/>
              </w:pPrChange>
            </w:pPr>
            <w:ins w:id="525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54" w:author="Adrian Moir (amoir)" w:date="2024-11-04T12:20:00Z" w16du:dateUtc="2024-11-04T11:20:00Z">
                    <w:rPr/>
                  </w:rPrChange>
                </w:rPr>
                <w:t>|172.25.14.193|10.160.136.20</w:t>
              </w:r>
            </w:ins>
          </w:p>
        </w:tc>
        <w:tc>
          <w:tcPr>
            <w:tcW w:w="628" w:type="dxa"/>
            <w:noWrap/>
            <w:hideMark/>
            <w:tcPrChange w:id="525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1A073AEB" w14:textId="77777777" w:rsidR="002E0EAC" w:rsidRPr="005112CF" w:rsidRDefault="002E0EAC">
            <w:pPr>
              <w:jc w:val="center"/>
              <w:rPr>
                <w:ins w:id="5256" w:author="Adrian Moir (amoir)" w:date="2024-11-04T12:18:00Z"/>
                <w:rFonts w:asciiTheme="minorHAnsi" w:hAnsiTheme="minorHAnsi" w:cstheme="minorHAnsi"/>
                <w:sz w:val="10"/>
                <w:szCs w:val="10"/>
                <w:rPrChange w:id="5257" w:author="Adrian Moir (amoir)" w:date="2024-11-04T12:20:00Z" w16du:dateUtc="2024-11-04T11:20:00Z">
                  <w:rPr>
                    <w:ins w:id="5258" w:author="Adrian Moir (amoir)" w:date="2024-11-04T12:18:00Z"/>
                  </w:rPr>
                </w:rPrChange>
              </w:rPr>
              <w:pPrChange w:id="5259" w:author="Adrian Moir (amoir)" w:date="2024-11-04T12:27:00Z" w16du:dateUtc="2024-11-04T11:27:00Z">
                <w:pPr/>
              </w:pPrChange>
            </w:pPr>
            <w:ins w:id="52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6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526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26C03F8" w14:textId="77777777" w:rsidR="002E0EAC" w:rsidRPr="005112CF" w:rsidRDefault="002E0EAC">
            <w:pPr>
              <w:jc w:val="center"/>
              <w:rPr>
                <w:ins w:id="5263" w:author="Adrian Moir (amoir)" w:date="2024-11-04T12:18:00Z"/>
                <w:rFonts w:asciiTheme="minorHAnsi" w:hAnsiTheme="minorHAnsi" w:cstheme="minorHAnsi"/>
                <w:sz w:val="10"/>
                <w:szCs w:val="10"/>
                <w:rPrChange w:id="5264" w:author="Adrian Moir (amoir)" w:date="2024-11-04T12:20:00Z" w16du:dateUtc="2024-11-04T11:20:00Z">
                  <w:rPr>
                    <w:ins w:id="5265" w:author="Adrian Moir (amoir)" w:date="2024-11-04T12:18:00Z"/>
                  </w:rPr>
                </w:rPrChange>
              </w:rPr>
              <w:pPrChange w:id="5266" w:author="Adrian Moir (amoir)" w:date="2024-11-04T12:27:00Z" w16du:dateUtc="2024-11-04T11:27:00Z">
                <w:pPr/>
              </w:pPrChange>
            </w:pPr>
            <w:proofErr w:type="spellStart"/>
            <w:ins w:id="526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6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26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4E0F638" w14:textId="77777777" w:rsidR="002E0EAC" w:rsidRPr="005112CF" w:rsidRDefault="002E0EAC">
            <w:pPr>
              <w:jc w:val="center"/>
              <w:rPr>
                <w:ins w:id="5270" w:author="Adrian Moir (amoir)" w:date="2024-11-04T12:18:00Z"/>
                <w:rFonts w:asciiTheme="minorHAnsi" w:hAnsiTheme="minorHAnsi" w:cstheme="minorHAnsi"/>
                <w:sz w:val="10"/>
                <w:szCs w:val="10"/>
                <w:rPrChange w:id="5271" w:author="Adrian Moir (amoir)" w:date="2024-11-04T12:20:00Z" w16du:dateUtc="2024-11-04T11:20:00Z">
                  <w:rPr>
                    <w:ins w:id="5272" w:author="Adrian Moir (amoir)" w:date="2024-11-04T12:18:00Z"/>
                  </w:rPr>
                </w:rPrChange>
              </w:rPr>
              <w:pPrChange w:id="5273" w:author="Adrian Moir (amoir)" w:date="2024-11-04T12:26:00Z" w16du:dateUtc="2024-11-04T11:26:00Z">
                <w:pPr/>
              </w:pPrChange>
            </w:pPr>
            <w:ins w:id="527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75" w:author="Adrian Moir (amoir)" w:date="2024-11-04T12:20:00Z" w16du:dateUtc="2024-11-04T11:20:00Z">
                    <w:rPr/>
                  </w:rPrChange>
                </w:rPr>
                <w:t>20</w:t>
              </w:r>
            </w:ins>
          </w:p>
        </w:tc>
        <w:tc>
          <w:tcPr>
            <w:tcW w:w="1036" w:type="dxa"/>
            <w:noWrap/>
            <w:hideMark/>
            <w:tcPrChange w:id="527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55293DD" w14:textId="77777777" w:rsidR="002E0EAC" w:rsidRPr="005112CF" w:rsidRDefault="002E0EAC">
            <w:pPr>
              <w:jc w:val="center"/>
              <w:rPr>
                <w:ins w:id="5277" w:author="Adrian Moir (amoir)" w:date="2024-11-04T12:18:00Z"/>
                <w:rFonts w:asciiTheme="minorHAnsi" w:hAnsiTheme="minorHAnsi" w:cstheme="minorHAnsi"/>
                <w:sz w:val="10"/>
                <w:szCs w:val="10"/>
                <w:rPrChange w:id="5278" w:author="Adrian Moir (amoir)" w:date="2024-11-04T12:20:00Z" w16du:dateUtc="2024-11-04T11:20:00Z">
                  <w:rPr>
                    <w:ins w:id="5279" w:author="Adrian Moir (amoir)" w:date="2024-11-04T12:18:00Z"/>
                  </w:rPr>
                </w:rPrChange>
              </w:rPr>
              <w:pPrChange w:id="5280" w:author="Adrian Moir (amoir)" w:date="2024-11-04T12:26:00Z" w16du:dateUtc="2024-11-04T11:26:00Z">
                <w:pPr/>
              </w:pPrChange>
            </w:pPr>
            <w:ins w:id="528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82" w:author="Adrian Moir (amoir)" w:date="2024-11-04T12:20:00Z" w16du:dateUtc="2024-11-04T11:20:00Z">
                    <w:rPr/>
                  </w:rPrChange>
                </w:rPr>
                <w:t>1.89</w:t>
              </w:r>
            </w:ins>
          </w:p>
        </w:tc>
        <w:tc>
          <w:tcPr>
            <w:tcW w:w="902" w:type="dxa"/>
            <w:noWrap/>
            <w:hideMark/>
            <w:tcPrChange w:id="528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2BFF771A" w14:textId="77777777" w:rsidR="002E0EAC" w:rsidRPr="005112CF" w:rsidRDefault="002E0EAC">
            <w:pPr>
              <w:jc w:val="center"/>
              <w:rPr>
                <w:ins w:id="5284" w:author="Adrian Moir (amoir)" w:date="2024-11-04T12:18:00Z"/>
                <w:rFonts w:asciiTheme="minorHAnsi" w:hAnsiTheme="minorHAnsi" w:cstheme="minorHAnsi"/>
                <w:sz w:val="10"/>
                <w:szCs w:val="10"/>
                <w:rPrChange w:id="5285" w:author="Adrian Moir (amoir)" w:date="2024-11-04T12:20:00Z" w16du:dateUtc="2024-11-04T11:20:00Z">
                  <w:rPr>
                    <w:ins w:id="5286" w:author="Adrian Moir (amoir)" w:date="2024-11-04T12:18:00Z"/>
                  </w:rPr>
                </w:rPrChange>
              </w:rPr>
              <w:pPrChange w:id="5287" w:author="Adrian Moir (amoir)" w:date="2024-11-04T12:27:00Z" w16du:dateUtc="2024-11-04T11:27:00Z">
                <w:pPr/>
              </w:pPrChange>
            </w:pPr>
            <w:ins w:id="528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89" w:author="Adrian Moir (amoir)" w:date="2024-11-04T12:20:00Z" w16du:dateUtc="2024-11-04T11:20:00Z">
                    <w:rPr/>
                  </w:rPrChange>
                </w:rPr>
                <w:t>6</w:t>
              </w:r>
            </w:ins>
          </w:p>
        </w:tc>
        <w:tc>
          <w:tcPr>
            <w:tcW w:w="1604" w:type="dxa"/>
            <w:noWrap/>
            <w:hideMark/>
            <w:tcPrChange w:id="529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288F6EB" w14:textId="77777777" w:rsidR="002E0EAC" w:rsidRPr="005112CF" w:rsidRDefault="002E0EAC">
            <w:pPr>
              <w:jc w:val="center"/>
              <w:rPr>
                <w:ins w:id="5291" w:author="Adrian Moir (amoir)" w:date="2024-11-04T12:18:00Z"/>
                <w:rFonts w:asciiTheme="minorHAnsi" w:hAnsiTheme="minorHAnsi" w:cstheme="minorHAnsi"/>
                <w:sz w:val="10"/>
                <w:szCs w:val="10"/>
                <w:rPrChange w:id="5292" w:author="Adrian Moir (amoir)" w:date="2024-11-04T12:20:00Z" w16du:dateUtc="2024-11-04T11:20:00Z">
                  <w:rPr>
                    <w:ins w:id="5293" w:author="Adrian Moir (amoir)" w:date="2024-11-04T12:18:00Z"/>
                  </w:rPr>
                </w:rPrChange>
              </w:rPr>
              <w:pPrChange w:id="5294" w:author="Adrian Moir (amoir)" w:date="2024-11-04T12:27:00Z" w16du:dateUtc="2024-11-04T11:27:00Z">
                <w:pPr/>
              </w:pPrChange>
            </w:pPr>
            <w:ins w:id="529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9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9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298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529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B753A02" w14:textId="77777777" w:rsidR="002E0EAC" w:rsidRPr="005112CF" w:rsidRDefault="002E0EAC">
            <w:pPr>
              <w:jc w:val="center"/>
              <w:rPr>
                <w:ins w:id="5300" w:author="Adrian Moir (amoir)" w:date="2024-11-04T12:18:00Z"/>
                <w:rFonts w:asciiTheme="minorHAnsi" w:hAnsiTheme="minorHAnsi" w:cstheme="minorHAnsi"/>
                <w:sz w:val="10"/>
                <w:szCs w:val="10"/>
                <w:rPrChange w:id="5301" w:author="Adrian Moir (amoir)" w:date="2024-11-04T12:20:00Z" w16du:dateUtc="2024-11-04T11:20:00Z">
                  <w:rPr>
                    <w:ins w:id="5302" w:author="Adrian Moir (amoir)" w:date="2024-11-04T12:18:00Z"/>
                  </w:rPr>
                </w:rPrChange>
              </w:rPr>
              <w:pPrChange w:id="5303" w:author="Adrian Moir (amoir)" w:date="2024-11-04T12:27:00Z" w16du:dateUtc="2024-11-04T11:27:00Z">
                <w:pPr/>
              </w:pPrChange>
            </w:pPr>
            <w:ins w:id="53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05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216E7B20" w14:textId="77777777" w:rsidTr="005112CF">
        <w:trPr>
          <w:trHeight w:val="320"/>
          <w:jc w:val="center"/>
          <w:ins w:id="5306" w:author="Adrian Moir (amoir)" w:date="2024-11-04T12:18:00Z"/>
          <w:trPrChange w:id="530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30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82424E8" w14:textId="77777777" w:rsidR="002E0EAC" w:rsidRPr="005112CF" w:rsidRDefault="002E0EAC">
            <w:pPr>
              <w:jc w:val="center"/>
              <w:rPr>
                <w:ins w:id="5309" w:author="Adrian Moir (amoir)" w:date="2024-11-04T12:18:00Z"/>
                <w:rFonts w:asciiTheme="minorHAnsi" w:hAnsiTheme="minorHAnsi" w:cstheme="minorHAnsi"/>
                <w:sz w:val="10"/>
                <w:szCs w:val="10"/>
                <w:rPrChange w:id="5310" w:author="Adrian Moir (amoir)" w:date="2024-11-04T12:20:00Z" w16du:dateUtc="2024-11-04T11:20:00Z">
                  <w:rPr>
                    <w:ins w:id="5311" w:author="Adrian Moir (amoir)" w:date="2024-11-04T12:18:00Z"/>
                  </w:rPr>
                </w:rPrChange>
              </w:rPr>
              <w:pPrChange w:id="5312" w:author="Adrian Moir (amoir)" w:date="2024-11-04T12:27:00Z" w16du:dateUtc="2024-11-04T11:27:00Z">
                <w:pPr/>
              </w:pPrChange>
            </w:pPr>
            <w:ins w:id="531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14" w:author="Adrian Moir (amoir)" w:date="2024-11-04T12:20:00Z" w16du:dateUtc="2024-11-04T11:20:00Z">
                    <w:rPr/>
                  </w:rPrChange>
                </w:rPr>
                <w:t>f9d36b3c-04af-4579-aead-f230ba375cbc</w:t>
              </w:r>
            </w:ins>
          </w:p>
        </w:tc>
        <w:tc>
          <w:tcPr>
            <w:tcW w:w="725" w:type="dxa"/>
            <w:noWrap/>
            <w:hideMark/>
            <w:tcPrChange w:id="531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6DA89FFC" w14:textId="77777777" w:rsidR="002E0EAC" w:rsidRPr="005112CF" w:rsidRDefault="002E0EAC">
            <w:pPr>
              <w:jc w:val="center"/>
              <w:rPr>
                <w:ins w:id="5316" w:author="Adrian Moir (amoir)" w:date="2024-11-04T12:18:00Z"/>
                <w:rFonts w:asciiTheme="minorHAnsi" w:hAnsiTheme="minorHAnsi" w:cstheme="minorHAnsi"/>
                <w:sz w:val="10"/>
                <w:szCs w:val="10"/>
                <w:rPrChange w:id="5317" w:author="Adrian Moir (amoir)" w:date="2024-11-04T12:20:00Z" w16du:dateUtc="2024-11-04T11:20:00Z">
                  <w:rPr>
                    <w:ins w:id="5318" w:author="Adrian Moir (amoir)" w:date="2024-11-04T12:18:00Z"/>
                  </w:rPr>
                </w:rPrChange>
              </w:rPr>
              <w:pPrChange w:id="5319" w:author="Adrian Moir (amoir)" w:date="2024-11-04T12:27:00Z" w16du:dateUtc="2024-11-04T11:27:00Z">
                <w:pPr/>
              </w:pPrChange>
            </w:pPr>
            <w:ins w:id="532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21" w:author="Adrian Moir (amoir)" w:date="2024-11-04T12:20:00Z" w16du:dateUtc="2024-11-04T11:20:00Z">
                    <w:rPr/>
                  </w:rPrChange>
                </w:rPr>
                <w:t>OHOS-BIHMT-QSTOR</w:t>
              </w:r>
            </w:ins>
          </w:p>
        </w:tc>
        <w:tc>
          <w:tcPr>
            <w:tcW w:w="1540" w:type="dxa"/>
            <w:noWrap/>
            <w:hideMark/>
            <w:tcPrChange w:id="532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790E803A" w14:textId="77777777" w:rsidR="002E0EAC" w:rsidRPr="005112CF" w:rsidRDefault="002E0EAC">
            <w:pPr>
              <w:jc w:val="center"/>
              <w:rPr>
                <w:ins w:id="5323" w:author="Adrian Moir (amoir)" w:date="2024-11-04T12:18:00Z"/>
                <w:rFonts w:asciiTheme="minorHAnsi" w:hAnsiTheme="minorHAnsi" w:cstheme="minorHAnsi"/>
                <w:sz w:val="10"/>
                <w:szCs w:val="10"/>
                <w:rPrChange w:id="5324" w:author="Adrian Moir (amoir)" w:date="2024-11-04T12:20:00Z" w16du:dateUtc="2024-11-04T11:20:00Z">
                  <w:rPr>
                    <w:ins w:id="5325" w:author="Adrian Moir (amoir)" w:date="2024-11-04T12:18:00Z"/>
                  </w:rPr>
                </w:rPrChange>
              </w:rPr>
              <w:pPrChange w:id="5326" w:author="Adrian Moir (amoir)" w:date="2024-11-04T12:27:00Z" w16du:dateUtc="2024-11-04T11:27:00Z">
                <w:pPr/>
              </w:pPrChange>
            </w:pPr>
            <w:ins w:id="532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28" w:author="Adrian Moir (amoir)" w:date="2024-11-04T12:20:00Z" w16du:dateUtc="2024-11-04T11:20:00Z">
                    <w:rPr/>
                  </w:rPrChange>
                </w:rPr>
                <w:t>|10.150.148.30|172.24.32.223</w:t>
              </w:r>
            </w:ins>
          </w:p>
        </w:tc>
        <w:tc>
          <w:tcPr>
            <w:tcW w:w="628" w:type="dxa"/>
            <w:noWrap/>
            <w:hideMark/>
            <w:tcPrChange w:id="532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C5A30AC" w14:textId="77777777" w:rsidR="002E0EAC" w:rsidRPr="005112CF" w:rsidRDefault="002E0EAC">
            <w:pPr>
              <w:jc w:val="center"/>
              <w:rPr>
                <w:ins w:id="5330" w:author="Adrian Moir (amoir)" w:date="2024-11-04T12:18:00Z"/>
                <w:rFonts w:asciiTheme="minorHAnsi" w:hAnsiTheme="minorHAnsi" w:cstheme="minorHAnsi"/>
                <w:sz w:val="10"/>
                <w:szCs w:val="10"/>
                <w:rPrChange w:id="5331" w:author="Adrian Moir (amoir)" w:date="2024-11-04T12:20:00Z" w16du:dateUtc="2024-11-04T11:20:00Z">
                  <w:rPr>
                    <w:ins w:id="5332" w:author="Adrian Moir (amoir)" w:date="2024-11-04T12:18:00Z"/>
                  </w:rPr>
                </w:rPrChange>
              </w:rPr>
              <w:pPrChange w:id="5333" w:author="Adrian Moir (amoir)" w:date="2024-11-04T12:27:00Z" w16du:dateUtc="2024-11-04T11:27:00Z">
                <w:pPr/>
              </w:pPrChange>
            </w:pPr>
            <w:ins w:id="533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35" w:author="Adrian Moir (amoir)" w:date="2024-11-04T12:20:00Z" w16du:dateUtc="2024-11-04T11:20:00Z">
                    <w:rPr/>
                  </w:rPrChange>
                </w:rPr>
                <w:t>7.1.3.144</w:t>
              </w:r>
            </w:ins>
          </w:p>
        </w:tc>
        <w:tc>
          <w:tcPr>
            <w:tcW w:w="831" w:type="dxa"/>
            <w:noWrap/>
            <w:hideMark/>
            <w:tcPrChange w:id="533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B0A1D35" w14:textId="77777777" w:rsidR="002E0EAC" w:rsidRPr="005112CF" w:rsidRDefault="002E0EAC">
            <w:pPr>
              <w:jc w:val="center"/>
              <w:rPr>
                <w:ins w:id="5337" w:author="Adrian Moir (amoir)" w:date="2024-11-04T12:18:00Z"/>
                <w:rFonts w:asciiTheme="minorHAnsi" w:hAnsiTheme="minorHAnsi" w:cstheme="minorHAnsi"/>
                <w:sz w:val="10"/>
                <w:szCs w:val="10"/>
                <w:rPrChange w:id="5338" w:author="Adrian Moir (amoir)" w:date="2024-11-04T12:20:00Z" w16du:dateUtc="2024-11-04T11:20:00Z">
                  <w:rPr>
                    <w:ins w:id="5339" w:author="Adrian Moir (amoir)" w:date="2024-11-04T12:18:00Z"/>
                  </w:rPr>
                </w:rPrChange>
              </w:rPr>
              <w:pPrChange w:id="5340" w:author="Adrian Moir (amoir)" w:date="2024-11-04T12:27:00Z" w16du:dateUtc="2024-11-04T11:27:00Z">
                <w:pPr/>
              </w:pPrChange>
            </w:pPr>
            <w:proofErr w:type="spellStart"/>
            <w:ins w:id="534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4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34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7E0F7B94" w14:textId="77777777" w:rsidR="002E0EAC" w:rsidRPr="005112CF" w:rsidRDefault="002E0EAC">
            <w:pPr>
              <w:jc w:val="center"/>
              <w:rPr>
                <w:ins w:id="5344" w:author="Adrian Moir (amoir)" w:date="2024-11-04T12:18:00Z"/>
                <w:rFonts w:asciiTheme="minorHAnsi" w:hAnsiTheme="minorHAnsi" w:cstheme="minorHAnsi"/>
                <w:sz w:val="10"/>
                <w:szCs w:val="10"/>
                <w:rPrChange w:id="5345" w:author="Adrian Moir (amoir)" w:date="2024-11-04T12:20:00Z" w16du:dateUtc="2024-11-04T11:20:00Z">
                  <w:rPr>
                    <w:ins w:id="5346" w:author="Adrian Moir (amoir)" w:date="2024-11-04T12:18:00Z"/>
                  </w:rPr>
                </w:rPrChange>
              </w:rPr>
              <w:pPrChange w:id="5347" w:author="Adrian Moir (amoir)" w:date="2024-11-04T12:26:00Z" w16du:dateUtc="2024-11-04T11:26:00Z">
                <w:pPr/>
              </w:pPrChange>
            </w:pPr>
            <w:ins w:id="534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49" w:author="Adrian Moir (amoir)" w:date="2024-11-04T12:20:00Z" w16du:dateUtc="2024-11-04T11:20:00Z">
                    <w:rPr/>
                  </w:rPrChange>
                </w:rPr>
                <w:t>300</w:t>
              </w:r>
            </w:ins>
          </w:p>
        </w:tc>
        <w:tc>
          <w:tcPr>
            <w:tcW w:w="1036" w:type="dxa"/>
            <w:noWrap/>
            <w:hideMark/>
            <w:tcPrChange w:id="535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304CA3D" w14:textId="77777777" w:rsidR="002E0EAC" w:rsidRPr="005112CF" w:rsidRDefault="002E0EAC">
            <w:pPr>
              <w:jc w:val="center"/>
              <w:rPr>
                <w:ins w:id="5351" w:author="Adrian Moir (amoir)" w:date="2024-11-04T12:18:00Z"/>
                <w:rFonts w:asciiTheme="minorHAnsi" w:hAnsiTheme="minorHAnsi" w:cstheme="minorHAnsi"/>
                <w:sz w:val="10"/>
                <w:szCs w:val="10"/>
                <w:rPrChange w:id="5352" w:author="Adrian Moir (amoir)" w:date="2024-11-04T12:20:00Z" w16du:dateUtc="2024-11-04T11:20:00Z">
                  <w:rPr>
                    <w:ins w:id="5353" w:author="Adrian Moir (amoir)" w:date="2024-11-04T12:18:00Z"/>
                  </w:rPr>
                </w:rPrChange>
              </w:rPr>
              <w:pPrChange w:id="5354" w:author="Adrian Moir (amoir)" w:date="2024-11-04T12:26:00Z" w16du:dateUtc="2024-11-04T11:26:00Z">
                <w:pPr/>
              </w:pPrChange>
            </w:pPr>
            <w:ins w:id="535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56" w:author="Adrian Moir (amoir)" w:date="2024-11-04T12:20:00Z" w16du:dateUtc="2024-11-04T11:20:00Z">
                    <w:rPr/>
                  </w:rPrChange>
                </w:rPr>
                <w:t>155.12</w:t>
              </w:r>
            </w:ins>
          </w:p>
        </w:tc>
        <w:tc>
          <w:tcPr>
            <w:tcW w:w="902" w:type="dxa"/>
            <w:noWrap/>
            <w:hideMark/>
            <w:tcPrChange w:id="535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59CF482C" w14:textId="77777777" w:rsidR="002E0EAC" w:rsidRPr="005112CF" w:rsidRDefault="002E0EAC">
            <w:pPr>
              <w:jc w:val="center"/>
              <w:rPr>
                <w:ins w:id="5358" w:author="Adrian Moir (amoir)" w:date="2024-11-04T12:18:00Z"/>
                <w:rFonts w:asciiTheme="minorHAnsi" w:hAnsiTheme="minorHAnsi" w:cstheme="minorHAnsi"/>
                <w:sz w:val="10"/>
                <w:szCs w:val="10"/>
                <w:rPrChange w:id="5359" w:author="Adrian Moir (amoir)" w:date="2024-11-04T12:20:00Z" w16du:dateUtc="2024-11-04T11:20:00Z">
                  <w:rPr>
                    <w:ins w:id="5360" w:author="Adrian Moir (amoir)" w:date="2024-11-04T12:18:00Z"/>
                  </w:rPr>
                </w:rPrChange>
              </w:rPr>
              <w:pPrChange w:id="5361" w:author="Adrian Moir (amoir)" w:date="2024-11-04T12:27:00Z" w16du:dateUtc="2024-11-04T11:27:00Z">
                <w:pPr/>
              </w:pPrChange>
            </w:pPr>
            <w:ins w:id="536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63" w:author="Adrian Moir (amoir)" w:date="2024-11-04T12:20:00Z" w16du:dateUtc="2024-11-04T11:20:00Z">
                    <w:rPr/>
                  </w:rPrChange>
                </w:rPr>
                <w:t>300</w:t>
              </w:r>
            </w:ins>
          </w:p>
        </w:tc>
        <w:tc>
          <w:tcPr>
            <w:tcW w:w="1604" w:type="dxa"/>
            <w:noWrap/>
            <w:hideMark/>
            <w:tcPrChange w:id="536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0109ACD" w14:textId="77777777" w:rsidR="002E0EAC" w:rsidRPr="005112CF" w:rsidRDefault="002E0EAC">
            <w:pPr>
              <w:jc w:val="center"/>
              <w:rPr>
                <w:ins w:id="5365" w:author="Adrian Moir (amoir)" w:date="2024-11-04T12:18:00Z"/>
                <w:rFonts w:asciiTheme="minorHAnsi" w:hAnsiTheme="minorHAnsi" w:cstheme="minorHAnsi"/>
                <w:sz w:val="10"/>
                <w:szCs w:val="10"/>
                <w:rPrChange w:id="5366" w:author="Adrian Moir (amoir)" w:date="2024-11-04T12:20:00Z" w16du:dateUtc="2024-11-04T11:20:00Z">
                  <w:rPr>
                    <w:ins w:id="5367" w:author="Adrian Moir (amoir)" w:date="2024-11-04T12:18:00Z"/>
                  </w:rPr>
                </w:rPrChange>
              </w:rPr>
              <w:pPrChange w:id="5368" w:author="Adrian Moir (amoir)" w:date="2024-11-04T12:27:00Z" w16du:dateUtc="2024-11-04T11:27:00Z">
                <w:pPr/>
              </w:pPrChange>
            </w:pPr>
          </w:p>
        </w:tc>
        <w:tc>
          <w:tcPr>
            <w:tcW w:w="1516" w:type="dxa"/>
            <w:noWrap/>
            <w:hideMark/>
            <w:tcPrChange w:id="536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180F63A5" w14:textId="77777777" w:rsidR="002E0EAC" w:rsidRPr="005112CF" w:rsidRDefault="002E0EAC">
            <w:pPr>
              <w:jc w:val="center"/>
              <w:rPr>
                <w:ins w:id="5370" w:author="Adrian Moir (amoir)" w:date="2024-11-04T12:18:00Z"/>
                <w:rFonts w:asciiTheme="minorHAnsi" w:hAnsiTheme="minorHAnsi" w:cstheme="minorHAnsi"/>
                <w:sz w:val="10"/>
                <w:szCs w:val="10"/>
                <w:rPrChange w:id="5371" w:author="Adrian Moir (amoir)" w:date="2024-11-04T12:20:00Z" w16du:dateUtc="2024-11-04T11:20:00Z">
                  <w:rPr>
                    <w:ins w:id="5372" w:author="Adrian Moir (amoir)" w:date="2024-11-04T12:18:00Z"/>
                  </w:rPr>
                </w:rPrChange>
              </w:rPr>
              <w:pPrChange w:id="5373" w:author="Adrian Moir (amoir)" w:date="2024-11-04T12:27:00Z" w16du:dateUtc="2024-11-04T11:27:00Z">
                <w:pPr/>
              </w:pPrChange>
            </w:pPr>
          </w:p>
        </w:tc>
      </w:tr>
      <w:tr w:rsidR="002E0EAC" w:rsidRPr="005112CF" w14:paraId="50837FE2" w14:textId="77777777" w:rsidTr="005112CF">
        <w:trPr>
          <w:trHeight w:val="320"/>
          <w:jc w:val="center"/>
          <w:ins w:id="5374" w:author="Adrian Moir (amoir)" w:date="2024-11-04T12:18:00Z"/>
          <w:trPrChange w:id="537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37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6763504" w14:textId="77777777" w:rsidR="002E0EAC" w:rsidRPr="005112CF" w:rsidRDefault="002E0EAC">
            <w:pPr>
              <w:jc w:val="center"/>
              <w:rPr>
                <w:ins w:id="5377" w:author="Adrian Moir (amoir)" w:date="2024-11-04T12:18:00Z"/>
                <w:rFonts w:asciiTheme="minorHAnsi" w:hAnsiTheme="minorHAnsi" w:cstheme="minorHAnsi"/>
                <w:sz w:val="10"/>
                <w:szCs w:val="10"/>
                <w:rPrChange w:id="5378" w:author="Adrian Moir (amoir)" w:date="2024-11-04T12:20:00Z" w16du:dateUtc="2024-11-04T11:20:00Z">
                  <w:rPr>
                    <w:ins w:id="5379" w:author="Adrian Moir (amoir)" w:date="2024-11-04T12:18:00Z"/>
                  </w:rPr>
                </w:rPrChange>
              </w:rPr>
              <w:pPrChange w:id="5380" w:author="Adrian Moir (amoir)" w:date="2024-11-04T12:27:00Z" w16du:dateUtc="2024-11-04T11:27:00Z">
                <w:pPr/>
              </w:pPrChange>
            </w:pPr>
            <w:ins w:id="538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82" w:author="Adrian Moir (amoir)" w:date="2024-11-04T12:20:00Z" w16du:dateUtc="2024-11-04T11:20:00Z">
                    <w:rPr/>
                  </w:rPrChange>
                </w:rPr>
                <w:t>c6c551b0-b042-457f-8a4d-44aee7122fb6</w:t>
              </w:r>
            </w:ins>
          </w:p>
        </w:tc>
        <w:tc>
          <w:tcPr>
            <w:tcW w:w="725" w:type="dxa"/>
            <w:noWrap/>
            <w:hideMark/>
            <w:tcPrChange w:id="538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1FDC9935" w14:textId="77777777" w:rsidR="002E0EAC" w:rsidRPr="005112CF" w:rsidRDefault="002E0EAC">
            <w:pPr>
              <w:jc w:val="center"/>
              <w:rPr>
                <w:ins w:id="5384" w:author="Adrian Moir (amoir)" w:date="2024-11-04T12:18:00Z"/>
                <w:rFonts w:asciiTheme="minorHAnsi" w:hAnsiTheme="minorHAnsi" w:cstheme="minorHAnsi"/>
                <w:sz w:val="10"/>
                <w:szCs w:val="10"/>
                <w:rPrChange w:id="5385" w:author="Adrian Moir (amoir)" w:date="2024-11-04T12:20:00Z" w16du:dateUtc="2024-11-04T11:20:00Z">
                  <w:rPr>
                    <w:ins w:id="5386" w:author="Adrian Moir (amoir)" w:date="2024-11-04T12:18:00Z"/>
                  </w:rPr>
                </w:rPrChange>
              </w:rPr>
              <w:pPrChange w:id="5387" w:author="Adrian Moir (amoir)" w:date="2024-11-04T12:27:00Z" w16du:dateUtc="2024-11-04T11:27:00Z">
                <w:pPr/>
              </w:pPrChange>
            </w:pPr>
            <w:proofErr w:type="spellStart"/>
            <w:ins w:id="538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89" w:author="Adrian Moir (amoir)" w:date="2024-11-04T12:20:00Z" w16du:dateUtc="2024-11-04T11:20:00Z">
                    <w:rPr/>
                  </w:rPrChange>
                </w:rPr>
                <w:t>wch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90" w:author="Adrian Moir (amoir)" w:date="2024-11-04T12:20:00Z" w16du:dateUtc="2024-11-04T11:20:00Z">
                    <w:rPr/>
                  </w:rPrChange>
                </w:rPr>
                <w:t>-v-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91" w:author="Adrian Moir (amoir)" w:date="2024-11-04T12:20:00Z" w16du:dateUtc="2024-11-04T11:20:00Z">
                    <w:rPr/>
                  </w:rPrChange>
                </w:rPr>
                <w:t>app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39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CEE51AB" w14:textId="77777777" w:rsidR="002E0EAC" w:rsidRPr="005112CF" w:rsidRDefault="002E0EAC">
            <w:pPr>
              <w:jc w:val="center"/>
              <w:rPr>
                <w:ins w:id="5393" w:author="Adrian Moir (amoir)" w:date="2024-11-04T12:18:00Z"/>
                <w:rFonts w:asciiTheme="minorHAnsi" w:hAnsiTheme="minorHAnsi" w:cstheme="minorHAnsi"/>
                <w:sz w:val="10"/>
                <w:szCs w:val="10"/>
                <w:rPrChange w:id="5394" w:author="Adrian Moir (amoir)" w:date="2024-11-04T12:20:00Z" w16du:dateUtc="2024-11-04T11:20:00Z">
                  <w:rPr>
                    <w:ins w:id="5395" w:author="Adrian Moir (amoir)" w:date="2024-11-04T12:18:00Z"/>
                  </w:rPr>
                </w:rPrChange>
              </w:rPr>
              <w:pPrChange w:id="5396" w:author="Adrian Moir (amoir)" w:date="2024-11-04T12:27:00Z" w16du:dateUtc="2024-11-04T11:27:00Z">
                <w:pPr/>
              </w:pPrChange>
            </w:pPr>
            <w:ins w:id="539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398" w:author="Adrian Moir (amoir)" w:date="2024-11-04T12:20:00Z" w16du:dateUtc="2024-11-04T11:20:00Z">
                    <w:rPr/>
                  </w:rPrChange>
                </w:rPr>
                <w:t>|10.10.1.212</w:t>
              </w:r>
            </w:ins>
          </w:p>
        </w:tc>
        <w:tc>
          <w:tcPr>
            <w:tcW w:w="628" w:type="dxa"/>
            <w:noWrap/>
            <w:hideMark/>
            <w:tcPrChange w:id="539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DBFF34A" w14:textId="77777777" w:rsidR="002E0EAC" w:rsidRPr="005112CF" w:rsidRDefault="002E0EAC">
            <w:pPr>
              <w:jc w:val="center"/>
              <w:rPr>
                <w:ins w:id="5400" w:author="Adrian Moir (amoir)" w:date="2024-11-04T12:18:00Z"/>
                <w:rFonts w:asciiTheme="minorHAnsi" w:hAnsiTheme="minorHAnsi" w:cstheme="minorHAnsi"/>
                <w:sz w:val="10"/>
                <w:szCs w:val="10"/>
                <w:rPrChange w:id="5401" w:author="Adrian Moir (amoir)" w:date="2024-11-04T12:20:00Z" w16du:dateUtc="2024-11-04T11:20:00Z">
                  <w:rPr>
                    <w:ins w:id="5402" w:author="Adrian Moir (amoir)" w:date="2024-11-04T12:18:00Z"/>
                  </w:rPr>
                </w:rPrChange>
              </w:rPr>
              <w:pPrChange w:id="5403" w:author="Adrian Moir (amoir)" w:date="2024-11-04T12:27:00Z" w16du:dateUtc="2024-11-04T11:27:00Z">
                <w:pPr/>
              </w:pPrChange>
            </w:pPr>
            <w:ins w:id="54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05" w:author="Adrian Moir (amoir)" w:date="2024-11-04T12:20:00Z" w16du:dateUtc="2024-11-04T11:20:00Z">
                    <w:rPr/>
                  </w:rPrChange>
                </w:rPr>
                <w:t>7.1.3.144</w:t>
              </w:r>
            </w:ins>
          </w:p>
        </w:tc>
        <w:tc>
          <w:tcPr>
            <w:tcW w:w="831" w:type="dxa"/>
            <w:noWrap/>
            <w:hideMark/>
            <w:tcPrChange w:id="540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17E517CE" w14:textId="77777777" w:rsidR="002E0EAC" w:rsidRPr="005112CF" w:rsidRDefault="002E0EAC">
            <w:pPr>
              <w:jc w:val="center"/>
              <w:rPr>
                <w:ins w:id="5407" w:author="Adrian Moir (amoir)" w:date="2024-11-04T12:18:00Z"/>
                <w:rFonts w:asciiTheme="minorHAnsi" w:hAnsiTheme="minorHAnsi" w:cstheme="minorHAnsi"/>
                <w:sz w:val="10"/>
                <w:szCs w:val="10"/>
                <w:rPrChange w:id="5408" w:author="Adrian Moir (amoir)" w:date="2024-11-04T12:20:00Z" w16du:dateUtc="2024-11-04T11:20:00Z">
                  <w:rPr>
                    <w:ins w:id="5409" w:author="Adrian Moir (amoir)" w:date="2024-11-04T12:18:00Z"/>
                  </w:rPr>
                </w:rPrChange>
              </w:rPr>
              <w:pPrChange w:id="5410" w:author="Adrian Moir (amoir)" w:date="2024-11-04T12:27:00Z" w16du:dateUtc="2024-11-04T11:27:00Z">
                <w:pPr/>
              </w:pPrChange>
            </w:pPr>
            <w:proofErr w:type="spellStart"/>
            <w:ins w:id="541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1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41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ACEFCF9" w14:textId="77777777" w:rsidR="002E0EAC" w:rsidRPr="005112CF" w:rsidRDefault="002E0EAC">
            <w:pPr>
              <w:jc w:val="center"/>
              <w:rPr>
                <w:ins w:id="5414" w:author="Adrian Moir (amoir)" w:date="2024-11-04T12:18:00Z"/>
                <w:rFonts w:asciiTheme="minorHAnsi" w:hAnsiTheme="minorHAnsi" w:cstheme="minorHAnsi"/>
                <w:sz w:val="10"/>
                <w:szCs w:val="10"/>
                <w:rPrChange w:id="5415" w:author="Adrian Moir (amoir)" w:date="2024-11-04T12:20:00Z" w16du:dateUtc="2024-11-04T11:20:00Z">
                  <w:rPr>
                    <w:ins w:id="5416" w:author="Adrian Moir (amoir)" w:date="2024-11-04T12:18:00Z"/>
                  </w:rPr>
                </w:rPrChange>
              </w:rPr>
              <w:pPrChange w:id="5417" w:author="Adrian Moir (amoir)" w:date="2024-11-04T12:26:00Z" w16du:dateUtc="2024-11-04T11:26:00Z">
                <w:pPr/>
              </w:pPrChange>
            </w:pPr>
            <w:ins w:id="541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19" w:author="Adrian Moir (amoir)" w:date="2024-11-04T12:20:00Z" w16du:dateUtc="2024-11-04T11:20:00Z">
                    <w:rPr/>
                  </w:rPrChange>
                </w:rPr>
                <w:t>10</w:t>
              </w:r>
            </w:ins>
          </w:p>
        </w:tc>
        <w:tc>
          <w:tcPr>
            <w:tcW w:w="1036" w:type="dxa"/>
            <w:noWrap/>
            <w:hideMark/>
            <w:tcPrChange w:id="542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1CBACB6" w14:textId="77777777" w:rsidR="002E0EAC" w:rsidRPr="005112CF" w:rsidRDefault="002E0EAC">
            <w:pPr>
              <w:jc w:val="center"/>
              <w:rPr>
                <w:ins w:id="5421" w:author="Adrian Moir (amoir)" w:date="2024-11-04T12:18:00Z"/>
                <w:rFonts w:asciiTheme="minorHAnsi" w:hAnsiTheme="minorHAnsi" w:cstheme="minorHAnsi"/>
                <w:sz w:val="10"/>
                <w:szCs w:val="10"/>
                <w:rPrChange w:id="5422" w:author="Adrian Moir (amoir)" w:date="2024-11-04T12:20:00Z" w16du:dateUtc="2024-11-04T11:20:00Z">
                  <w:rPr>
                    <w:ins w:id="5423" w:author="Adrian Moir (amoir)" w:date="2024-11-04T12:18:00Z"/>
                  </w:rPr>
                </w:rPrChange>
              </w:rPr>
              <w:pPrChange w:id="5424" w:author="Adrian Moir (amoir)" w:date="2024-11-04T12:26:00Z" w16du:dateUtc="2024-11-04T11:26:00Z">
                <w:pPr/>
              </w:pPrChange>
            </w:pPr>
            <w:ins w:id="54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26" w:author="Adrian Moir (amoir)" w:date="2024-11-04T12:20:00Z" w16du:dateUtc="2024-11-04T11:20:00Z">
                    <w:rPr/>
                  </w:rPrChange>
                </w:rPr>
                <w:t>2.26</w:t>
              </w:r>
            </w:ins>
          </w:p>
        </w:tc>
        <w:tc>
          <w:tcPr>
            <w:tcW w:w="902" w:type="dxa"/>
            <w:noWrap/>
            <w:hideMark/>
            <w:tcPrChange w:id="542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DAD63D5" w14:textId="77777777" w:rsidR="002E0EAC" w:rsidRPr="005112CF" w:rsidRDefault="002E0EAC">
            <w:pPr>
              <w:jc w:val="center"/>
              <w:rPr>
                <w:ins w:id="5428" w:author="Adrian Moir (amoir)" w:date="2024-11-04T12:18:00Z"/>
                <w:rFonts w:asciiTheme="minorHAnsi" w:hAnsiTheme="minorHAnsi" w:cstheme="minorHAnsi"/>
                <w:sz w:val="10"/>
                <w:szCs w:val="10"/>
                <w:rPrChange w:id="5429" w:author="Adrian Moir (amoir)" w:date="2024-11-04T12:20:00Z" w16du:dateUtc="2024-11-04T11:20:00Z">
                  <w:rPr>
                    <w:ins w:id="5430" w:author="Adrian Moir (amoir)" w:date="2024-11-04T12:18:00Z"/>
                  </w:rPr>
                </w:rPrChange>
              </w:rPr>
              <w:pPrChange w:id="5431" w:author="Adrian Moir (amoir)" w:date="2024-11-04T12:27:00Z" w16du:dateUtc="2024-11-04T11:27:00Z">
                <w:pPr/>
              </w:pPrChange>
            </w:pPr>
            <w:ins w:id="543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33" w:author="Adrian Moir (amoir)" w:date="2024-11-04T12:20:00Z" w16du:dateUtc="2024-11-04T11:20:00Z">
                    <w:rPr/>
                  </w:rPrChange>
                </w:rPr>
                <w:t>5</w:t>
              </w:r>
            </w:ins>
          </w:p>
        </w:tc>
        <w:tc>
          <w:tcPr>
            <w:tcW w:w="1604" w:type="dxa"/>
            <w:noWrap/>
            <w:hideMark/>
            <w:tcPrChange w:id="543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FDBD88A" w14:textId="77777777" w:rsidR="002E0EAC" w:rsidRPr="005112CF" w:rsidRDefault="002E0EAC">
            <w:pPr>
              <w:jc w:val="center"/>
              <w:rPr>
                <w:ins w:id="5435" w:author="Adrian Moir (amoir)" w:date="2024-11-04T12:18:00Z"/>
                <w:rFonts w:asciiTheme="minorHAnsi" w:hAnsiTheme="minorHAnsi" w:cstheme="minorHAnsi"/>
                <w:sz w:val="10"/>
                <w:szCs w:val="10"/>
                <w:rPrChange w:id="5436" w:author="Adrian Moir (amoir)" w:date="2024-11-04T12:20:00Z" w16du:dateUtc="2024-11-04T11:20:00Z">
                  <w:rPr>
                    <w:ins w:id="5437" w:author="Adrian Moir (amoir)" w:date="2024-11-04T12:18:00Z"/>
                  </w:rPr>
                </w:rPrChange>
              </w:rPr>
              <w:pPrChange w:id="5438" w:author="Adrian Moir (amoir)" w:date="2024-11-04T12:27:00Z" w16du:dateUtc="2024-11-04T11:27:00Z">
                <w:pPr/>
              </w:pPrChange>
            </w:pPr>
          </w:p>
        </w:tc>
        <w:tc>
          <w:tcPr>
            <w:tcW w:w="1516" w:type="dxa"/>
            <w:noWrap/>
            <w:hideMark/>
            <w:tcPrChange w:id="543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300F2822" w14:textId="77777777" w:rsidR="002E0EAC" w:rsidRPr="005112CF" w:rsidRDefault="002E0EAC">
            <w:pPr>
              <w:jc w:val="center"/>
              <w:rPr>
                <w:ins w:id="5440" w:author="Adrian Moir (amoir)" w:date="2024-11-04T12:18:00Z"/>
                <w:rFonts w:asciiTheme="minorHAnsi" w:hAnsiTheme="minorHAnsi" w:cstheme="minorHAnsi"/>
                <w:sz w:val="10"/>
                <w:szCs w:val="10"/>
                <w:rPrChange w:id="5441" w:author="Adrian Moir (amoir)" w:date="2024-11-04T12:20:00Z" w16du:dateUtc="2024-11-04T11:20:00Z">
                  <w:rPr>
                    <w:ins w:id="5442" w:author="Adrian Moir (amoir)" w:date="2024-11-04T12:18:00Z"/>
                  </w:rPr>
                </w:rPrChange>
              </w:rPr>
              <w:pPrChange w:id="5443" w:author="Adrian Moir (amoir)" w:date="2024-11-04T12:27:00Z" w16du:dateUtc="2024-11-04T11:27:00Z">
                <w:pPr/>
              </w:pPrChange>
            </w:pPr>
          </w:p>
        </w:tc>
      </w:tr>
      <w:tr w:rsidR="002E0EAC" w:rsidRPr="005112CF" w14:paraId="44B05B31" w14:textId="77777777" w:rsidTr="005112CF">
        <w:trPr>
          <w:trHeight w:val="320"/>
          <w:jc w:val="center"/>
          <w:ins w:id="5444" w:author="Adrian Moir (amoir)" w:date="2024-11-04T12:18:00Z"/>
          <w:trPrChange w:id="544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44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5FCDF1A4" w14:textId="77777777" w:rsidR="002E0EAC" w:rsidRPr="005112CF" w:rsidRDefault="002E0EAC">
            <w:pPr>
              <w:jc w:val="center"/>
              <w:rPr>
                <w:ins w:id="5447" w:author="Adrian Moir (amoir)" w:date="2024-11-04T12:18:00Z"/>
                <w:rFonts w:asciiTheme="minorHAnsi" w:hAnsiTheme="minorHAnsi" w:cstheme="minorHAnsi"/>
                <w:sz w:val="10"/>
                <w:szCs w:val="10"/>
                <w:rPrChange w:id="5448" w:author="Adrian Moir (amoir)" w:date="2024-11-04T12:20:00Z" w16du:dateUtc="2024-11-04T11:20:00Z">
                  <w:rPr>
                    <w:ins w:id="5449" w:author="Adrian Moir (amoir)" w:date="2024-11-04T12:18:00Z"/>
                  </w:rPr>
                </w:rPrChange>
              </w:rPr>
              <w:pPrChange w:id="5450" w:author="Adrian Moir (amoir)" w:date="2024-11-04T12:27:00Z" w16du:dateUtc="2024-11-04T11:27:00Z">
                <w:pPr/>
              </w:pPrChange>
            </w:pPr>
            <w:ins w:id="545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52" w:author="Adrian Moir (amoir)" w:date="2024-11-04T12:20:00Z" w16du:dateUtc="2024-11-04T11:20:00Z">
                    <w:rPr/>
                  </w:rPrChange>
                </w:rPr>
                <w:t>caa75625-32a4-4e78-a5ae-5a046e11e370</w:t>
              </w:r>
            </w:ins>
          </w:p>
        </w:tc>
        <w:tc>
          <w:tcPr>
            <w:tcW w:w="725" w:type="dxa"/>
            <w:noWrap/>
            <w:hideMark/>
            <w:tcPrChange w:id="545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ABC1A09" w14:textId="77777777" w:rsidR="002E0EAC" w:rsidRPr="005112CF" w:rsidRDefault="002E0EAC">
            <w:pPr>
              <w:jc w:val="center"/>
              <w:rPr>
                <w:ins w:id="5454" w:author="Adrian Moir (amoir)" w:date="2024-11-04T12:18:00Z"/>
                <w:rFonts w:asciiTheme="minorHAnsi" w:hAnsiTheme="minorHAnsi" w:cstheme="minorHAnsi"/>
                <w:sz w:val="10"/>
                <w:szCs w:val="10"/>
                <w:rPrChange w:id="5455" w:author="Adrian Moir (amoir)" w:date="2024-11-04T12:20:00Z" w16du:dateUtc="2024-11-04T11:20:00Z">
                  <w:rPr>
                    <w:ins w:id="5456" w:author="Adrian Moir (amoir)" w:date="2024-11-04T12:18:00Z"/>
                  </w:rPr>
                </w:rPrChange>
              </w:rPr>
              <w:pPrChange w:id="5457" w:author="Adrian Moir (amoir)" w:date="2024-11-04T12:27:00Z" w16du:dateUtc="2024-11-04T11:27:00Z">
                <w:pPr/>
              </w:pPrChange>
            </w:pPr>
            <w:proofErr w:type="spellStart"/>
            <w:ins w:id="545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59" w:author="Adrian Moir (amoir)" w:date="2024-11-04T12:20:00Z" w16du:dateUtc="2024-11-04T11:20:00Z">
                    <w:rPr/>
                  </w:rPrChange>
                </w:rPr>
                <w:t>dae-qstor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46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D3FB5F8" w14:textId="77777777" w:rsidR="002E0EAC" w:rsidRPr="005112CF" w:rsidRDefault="002E0EAC">
            <w:pPr>
              <w:jc w:val="center"/>
              <w:rPr>
                <w:ins w:id="5461" w:author="Adrian Moir (amoir)" w:date="2024-11-04T12:18:00Z"/>
                <w:rFonts w:asciiTheme="minorHAnsi" w:hAnsiTheme="minorHAnsi" w:cstheme="minorHAnsi"/>
                <w:sz w:val="10"/>
                <w:szCs w:val="10"/>
                <w:rPrChange w:id="5462" w:author="Adrian Moir (amoir)" w:date="2024-11-04T12:20:00Z" w16du:dateUtc="2024-11-04T11:20:00Z">
                  <w:rPr>
                    <w:ins w:id="5463" w:author="Adrian Moir (amoir)" w:date="2024-11-04T12:18:00Z"/>
                  </w:rPr>
                </w:rPrChange>
              </w:rPr>
              <w:pPrChange w:id="5464" w:author="Adrian Moir (amoir)" w:date="2024-11-04T12:27:00Z" w16du:dateUtc="2024-11-04T11:27:00Z">
                <w:pPr/>
              </w:pPrChange>
            </w:pPr>
            <w:ins w:id="546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66" w:author="Adrian Moir (amoir)" w:date="2024-11-04T12:20:00Z" w16du:dateUtc="2024-11-04T11:20:00Z">
                    <w:rPr/>
                  </w:rPrChange>
                </w:rPr>
                <w:t>|10.253.32.199</w:t>
              </w:r>
            </w:ins>
          </w:p>
        </w:tc>
        <w:tc>
          <w:tcPr>
            <w:tcW w:w="628" w:type="dxa"/>
            <w:noWrap/>
            <w:hideMark/>
            <w:tcPrChange w:id="546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034B7BF" w14:textId="77777777" w:rsidR="002E0EAC" w:rsidRPr="005112CF" w:rsidRDefault="002E0EAC">
            <w:pPr>
              <w:jc w:val="center"/>
              <w:rPr>
                <w:ins w:id="5468" w:author="Adrian Moir (amoir)" w:date="2024-11-04T12:18:00Z"/>
                <w:rFonts w:asciiTheme="minorHAnsi" w:hAnsiTheme="minorHAnsi" w:cstheme="minorHAnsi"/>
                <w:sz w:val="10"/>
                <w:szCs w:val="10"/>
                <w:rPrChange w:id="5469" w:author="Adrian Moir (amoir)" w:date="2024-11-04T12:20:00Z" w16du:dateUtc="2024-11-04T11:20:00Z">
                  <w:rPr>
                    <w:ins w:id="5470" w:author="Adrian Moir (amoir)" w:date="2024-11-04T12:18:00Z"/>
                  </w:rPr>
                </w:rPrChange>
              </w:rPr>
              <w:pPrChange w:id="5471" w:author="Adrian Moir (amoir)" w:date="2024-11-04T12:27:00Z" w16du:dateUtc="2024-11-04T11:27:00Z">
                <w:pPr/>
              </w:pPrChange>
            </w:pPr>
            <w:ins w:id="547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7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547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179ED41" w14:textId="77777777" w:rsidR="002E0EAC" w:rsidRPr="005112CF" w:rsidRDefault="002E0EAC">
            <w:pPr>
              <w:jc w:val="center"/>
              <w:rPr>
                <w:ins w:id="5475" w:author="Adrian Moir (amoir)" w:date="2024-11-04T12:18:00Z"/>
                <w:rFonts w:asciiTheme="minorHAnsi" w:hAnsiTheme="minorHAnsi" w:cstheme="minorHAnsi"/>
                <w:sz w:val="10"/>
                <w:szCs w:val="10"/>
                <w:rPrChange w:id="5476" w:author="Adrian Moir (amoir)" w:date="2024-11-04T12:20:00Z" w16du:dateUtc="2024-11-04T11:20:00Z">
                  <w:rPr>
                    <w:ins w:id="5477" w:author="Adrian Moir (amoir)" w:date="2024-11-04T12:18:00Z"/>
                  </w:rPr>
                </w:rPrChange>
              </w:rPr>
              <w:pPrChange w:id="5478" w:author="Adrian Moir (amoir)" w:date="2024-11-04T12:27:00Z" w16du:dateUtc="2024-11-04T11:27:00Z">
                <w:pPr/>
              </w:pPrChange>
            </w:pPr>
            <w:proofErr w:type="spellStart"/>
            <w:ins w:id="547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8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48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6D8FD2C4" w14:textId="77777777" w:rsidR="002E0EAC" w:rsidRPr="005112CF" w:rsidRDefault="002E0EAC">
            <w:pPr>
              <w:jc w:val="center"/>
              <w:rPr>
                <w:ins w:id="5482" w:author="Adrian Moir (amoir)" w:date="2024-11-04T12:18:00Z"/>
                <w:rFonts w:asciiTheme="minorHAnsi" w:hAnsiTheme="minorHAnsi" w:cstheme="minorHAnsi"/>
                <w:sz w:val="10"/>
                <w:szCs w:val="10"/>
                <w:rPrChange w:id="5483" w:author="Adrian Moir (amoir)" w:date="2024-11-04T12:20:00Z" w16du:dateUtc="2024-11-04T11:20:00Z">
                  <w:rPr>
                    <w:ins w:id="5484" w:author="Adrian Moir (amoir)" w:date="2024-11-04T12:18:00Z"/>
                  </w:rPr>
                </w:rPrChange>
              </w:rPr>
              <w:pPrChange w:id="5485" w:author="Adrian Moir (amoir)" w:date="2024-11-04T12:26:00Z" w16du:dateUtc="2024-11-04T11:26:00Z">
                <w:pPr/>
              </w:pPrChange>
            </w:pPr>
            <w:ins w:id="548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87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548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195A8A8" w14:textId="77777777" w:rsidR="002E0EAC" w:rsidRPr="005112CF" w:rsidRDefault="002E0EAC">
            <w:pPr>
              <w:jc w:val="center"/>
              <w:rPr>
                <w:ins w:id="5489" w:author="Adrian Moir (amoir)" w:date="2024-11-04T12:18:00Z"/>
                <w:rFonts w:asciiTheme="minorHAnsi" w:hAnsiTheme="minorHAnsi" w:cstheme="minorHAnsi"/>
                <w:sz w:val="10"/>
                <w:szCs w:val="10"/>
                <w:rPrChange w:id="5490" w:author="Adrian Moir (amoir)" w:date="2024-11-04T12:20:00Z" w16du:dateUtc="2024-11-04T11:20:00Z">
                  <w:rPr>
                    <w:ins w:id="5491" w:author="Adrian Moir (amoir)" w:date="2024-11-04T12:18:00Z"/>
                  </w:rPr>
                </w:rPrChange>
              </w:rPr>
              <w:pPrChange w:id="5492" w:author="Adrian Moir (amoir)" w:date="2024-11-04T12:26:00Z" w16du:dateUtc="2024-11-04T11:26:00Z">
                <w:pPr/>
              </w:pPrChange>
            </w:pPr>
            <w:ins w:id="549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494" w:author="Adrian Moir (amoir)" w:date="2024-11-04T12:20:00Z" w16du:dateUtc="2024-11-04T11:20:00Z">
                    <w:rPr/>
                  </w:rPrChange>
                </w:rPr>
                <w:t>13.12</w:t>
              </w:r>
            </w:ins>
          </w:p>
        </w:tc>
        <w:tc>
          <w:tcPr>
            <w:tcW w:w="902" w:type="dxa"/>
            <w:noWrap/>
            <w:hideMark/>
            <w:tcPrChange w:id="549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25740DD3" w14:textId="77777777" w:rsidR="002E0EAC" w:rsidRPr="005112CF" w:rsidRDefault="002E0EAC">
            <w:pPr>
              <w:jc w:val="center"/>
              <w:rPr>
                <w:ins w:id="5496" w:author="Adrian Moir (amoir)" w:date="2024-11-04T12:18:00Z"/>
                <w:rFonts w:asciiTheme="minorHAnsi" w:hAnsiTheme="minorHAnsi" w:cstheme="minorHAnsi"/>
                <w:sz w:val="10"/>
                <w:szCs w:val="10"/>
                <w:rPrChange w:id="5497" w:author="Adrian Moir (amoir)" w:date="2024-11-04T12:20:00Z" w16du:dateUtc="2024-11-04T11:20:00Z">
                  <w:rPr>
                    <w:ins w:id="5498" w:author="Adrian Moir (amoir)" w:date="2024-11-04T12:18:00Z"/>
                  </w:rPr>
                </w:rPrChange>
              </w:rPr>
              <w:pPrChange w:id="5499" w:author="Adrian Moir (amoir)" w:date="2024-11-04T12:27:00Z" w16du:dateUtc="2024-11-04T11:27:00Z">
                <w:pPr/>
              </w:pPrChange>
            </w:pPr>
            <w:ins w:id="550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01" w:author="Adrian Moir (amoir)" w:date="2024-11-04T12:20:00Z" w16du:dateUtc="2024-11-04T11:20:00Z">
                    <w:rPr/>
                  </w:rPrChange>
                </w:rPr>
                <w:t>19.5</w:t>
              </w:r>
            </w:ins>
          </w:p>
        </w:tc>
        <w:tc>
          <w:tcPr>
            <w:tcW w:w="1604" w:type="dxa"/>
            <w:noWrap/>
            <w:hideMark/>
            <w:tcPrChange w:id="550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043147E" w14:textId="77777777" w:rsidR="002E0EAC" w:rsidRPr="005112CF" w:rsidRDefault="002E0EAC">
            <w:pPr>
              <w:jc w:val="center"/>
              <w:rPr>
                <w:ins w:id="5503" w:author="Adrian Moir (amoir)" w:date="2024-11-04T12:18:00Z"/>
                <w:rFonts w:asciiTheme="minorHAnsi" w:hAnsiTheme="minorHAnsi" w:cstheme="minorHAnsi"/>
                <w:sz w:val="10"/>
                <w:szCs w:val="10"/>
                <w:rPrChange w:id="5504" w:author="Adrian Moir (amoir)" w:date="2024-11-04T12:20:00Z" w16du:dateUtc="2024-11-04T11:20:00Z">
                  <w:rPr>
                    <w:ins w:id="5505" w:author="Adrian Moir (amoir)" w:date="2024-11-04T12:18:00Z"/>
                  </w:rPr>
                </w:rPrChange>
              </w:rPr>
              <w:pPrChange w:id="5506" w:author="Adrian Moir (amoir)" w:date="2024-11-04T12:27:00Z" w16du:dateUtc="2024-11-04T11:27:00Z">
                <w:pPr/>
              </w:pPrChange>
            </w:pPr>
            <w:ins w:id="550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0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0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10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551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876127E" w14:textId="77777777" w:rsidR="002E0EAC" w:rsidRPr="005112CF" w:rsidRDefault="002E0EAC">
            <w:pPr>
              <w:jc w:val="center"/>
              <w:rPr>
                <w:ins w:id="5512" w:author="Adrian Moir (amoir)" w:date="2024-11-04T12:18:00Z"/>
                <w:rFonts w:asciiTheme="minorHAnsi" w:hAnsiTheme="minorHAnsi" w:cstheme="minorHAnsi"/>
                <w:sz w:val="10"/>
                <w:szCs w:val="10"/>
                <w:rPrChange w:id="5513" w:author="Adrian Moir (amoir)" w:date="2024-11-04T12:20:00Z" w16du:dateUtc="2024-11-04T11:20:00Z">
                  <w:rPr>
                    <w:ins w:id="5514" w:author="Adrian Moir (amoir)" w:date="2024-11-04T12:18:00Z"/>
                  </w:rPr>
                </w:rPrChange>
              </w:rPr>
              <w:pPrChange w:id="5515" w:author="Adrian Moir (amoir)" w:date="2024-11-04T12:27:00Z" w16du:dateUtc="2024-11-04T11:27:00Z">
                <w:pPr/>
              </w:pPrChange>
            </w:pPr>
            <w:ins w:id="551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17" w:author="Adrian Moir (amoir)" w:date="2024-11-04T12:20:00Z" w16du:dateUtc="2024-11-04T11:20:00Z">
                    <w:rPr/>
                  </w:rPrChange>
                </w:rPr>
                <w:t>4.18.0-513.24.1.el8_9.x86_64</w:t>
              </w:r>
            </w:ins>
          </w:p>
        </w:tc>
      </w:tr>
      <w:tr w:rsidR="002E0EAC" w:rsidRPr="005112CF" w14:paraId="6C33356A" w14:textId="77777777" w:rsidTr="005112CF">
        <w:trPr>
          <w:trHeight w:val="320"/>
          <w:jc w:val="center"/>
          <w:ins w:id="5518" w:author="Adrian Moir (amoir)" w:date="2024-11-04T12:18:00Z"/>
          <w:trPrChange w:id="551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52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CA74476" w14:textId="77777777" w:rsidR="002E0EAC" w:rsidRPr="005112CF" w:rsidRDefault="002E0EAC">
            <w:pPr>
              <w:jc w:val="center"/>
              <w:rPr>
                <w:ins w:id="5521" w:author="Adrian Moir (amoir)" w:date="2024-11-04T12:18:00Z"/>
                <w:rFonts w:asciiTheme="minorHAnsi" w:hAnsiTheme="minorHAnsi" w:cstheme="minorHAnsi"/>
                <w:sz w:val="10"/>
                <w:szCs w:val="10"/>
                <w:rPrChange w:id="5522" w:author="Adrian Moir (amoir)" w:date="2024-11-04T12:20:00Z" w16du:dateUtc="2024-11-04T11:20:00Z">
                  <w:rPr>
                    <w:ins w:id="5523" w:author="Adrian Moir (amoir)" w:date="2024-11-04T12:18:00Z"/>
                  </w:rPr>
                </w:rPrChange>
              </w:rPr>
              <w:pPrChange w:id="5524" w:author="Adrian Moir (amoir)" w:date="2024-11-04T12:27:00Z" w16du:dateUtc="2024-11-04T11:27:00Z">
                <w:pPr/>
              </w:pPrChange>
            </w:pPr>
            <w:ins w:id="55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26" w:author="Adrian Moir (amoir)" w:date="2024-11-04T12:20:00Z" w16du:dateUtc="2024-11-04T11:20:00Z">
                    <w:rPr/>
                  </w:rPrChange>
                </w:rPr>
                <w:t>afc31555-e6d6-4e60-9033-223566d2d5ca</w:t>
              </w:r>
            </w:ins>
          </w:p>
        </w:tc>
        <w:tc>
          <w:tcPr>
            <w:tcW w:w="725" w:type="dxa"/>
            <w:noWrap/>
            <w:hideMark/>
            <w:tcPrChange w:id="552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7FA3EA7" w14:textId="77777777" w:rsidR="002E0EAC" w:rsidRPr="005112CF" w:rsidRDefault="002E0EAC">
            <w:pPr>
              <w:jc w:val="center"/>
              <w:rPr>
                <w:ins w:id="5528" w:author="Adrian Moir (amoir)" w:date="2024-11-04T12:18:00Z"/>
                <w:rFonts w:asciiTheme="minorHAnsi" w:hAnsiTheme="minorHAnsi" w:cstheme="minorHAnsi"/>
                <w:sz w:val="10"/>
                <w:szCs w:val="10"/>
                <w:rPrChange w:id="5529" w:author="Adrian Moir (amoir)" w:date="2024-11-04T12:20:00Z" w16du:dateUtc="2024-11-04T11:20:00Z">
                  <w:rPr>
                    <w:ins w:id="5530" w:author="Adrian Moir (amoir)" w:date="2024-11-04T12:18:00Z"/>
                  </w:rPr>
                </w:rPrChange>
              </w:rPr>
              <w:pPrChange w:id="5531" w:author="Adrian Moir (amoir)" w:date="2024-11-04T12:27:00Z" w16du:dateUtc="2024-11-04T11:27:00Z">
                <w:pPr/>
              </w:pPrChange>
            </w:pPr>
            <w:proofErr w:type="spellStart"/>
            <w:ins w:id="553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33" w:author="Adrian Moir (amoir)" w:date="2024-11-04T12:20:00Z" w16du:dateUtc="2024-11-04T11:20:00Z">
                    <w:rPr/>
                  </w:rPrChange>
                </w:rPr>
                <w:t>cfr-qstor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53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6427A10" w14:textId="77777777" w:rsidR="002E0EAC" w:rsidRPr="005112CF" w:rsidRDefault="002E0EAC">
            <w:pPr>
              <w:jc w:val="center"/>
              <w:rPr>
                <w:ins w:id="5535" w:author="Adrian Moir (amoir)" w:date="2024-11-04T12:18:00Z"/>
                <w:rFonts w:asciiTheme="minorHAnsi" w:hAnsiTheme="minorHAnsi" w:cstheme="minorHAnsi"/>
                <w:sz w:val="10"/>
                <w:szCs w:val="10"/>
                <w:rPrChange w:id="5536" w:author="Adrian Moir (amoir)" w:date="2024-11-04T12:20:00Z" w16du:dateUtc="2024-11-04T11:20:00Z">
                  <w:rPr>
                    <w:ins w:id="5537" w:author="Adrian Moir (amoir)" w:date="2024-11-04T12:18:00Z"/>
                  </w:rPr>
                </w:rPrChange>
              </w:rPr>
              <w:pPrChange w:id="5538" w:author="Adrian Moir (amoir)" w:date="2024-11-04T12:27:00Z" w16du:dateUtc="2024-11-04T11:27:00Z">
                <w:pPr/>
              </w:pPrChange>
            </w:pPr>
            <w:ins w:id="553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40" w:author="Adrian Moir (amoir)" w:date="2024-11-04T12:20:00Z" w16du:dateUtc="2024-11-04T11:20:00Z">
                    <w:rPr/>
                  </w:rPrChange>
                </w:rPr>
                <w:t>|172.25.14.192|10.160.137.20</w:t>
              </w:r>
            </w:ins>
          </w:p>
        </w:tc>
        <w:tc>
          <w:tcPr>
            <w:tcW w:w="628" w:type="dxa"/>
            <w:noWrap/>
            <w:hideMark/>
            <w:tcPrChange w:id="554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4F519925" w14:textId="77777777" w:rsidR="002E0EAC" w:rsidRPr="005112CF" w:rsidRDefault="002E0EAC">
            <w:pPr>
              <w:jc w:val="center"/>
              <w:rPr>
                <w:ins w:id="5542" w:author="Adrian Moir (amoir)" w:date="2024-11-04T12:18:00Z"/>
                <w:rFonts w:asciiTheme="minorHAnsi" w:hAnsiTheme="minorHAnsi" w:cstheme="minorHAnsi"/>
                <w:sz w:val="10"/>
                <w:szCs w:val="10"/>
                <w:rPrChange w:id="5543" w:author="Adrian Moir (amoir)" w:date="2024-11-04T12:20:00Z" w16du:dateUtc="2024-11-04T11:20:00Z">
                  <w:rPr>
                    <w:ins w:id="5544" w:author="Adrian Moir (amoir)" w:date="2024-11-04T12:18:00Z"/>
                  </w:rPr>
                </w:rPrChange>
              </w:rPr>
              <w:pPrChange w:id="5545" w:author="Adrian Moir (amoir)" w:date="2024-11-04T12:27:00Z" w16du:dateUtc="2024-11-04T11:27:00Z">
                <w:pPr/>
              </w:pPrChange>
            </w:pPr>
            <w:ins w:id="554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4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554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86CF869" w14:textId="77777777" w:rsidR="002E0EAC" w:rsidRPr="005112CF" w:rsidRDefault="002E0EAC">
            <w:pPr>
              <w:jc w:val="center"/>
              <w:rPr>
                <w:ins w:id="5549" w:author="Adrian Moir (amoir)" w:date="2024-11-04T12:18:00Z"/>
                <w:rFonts w:asciiTheme="minorHAnsi" w:hAnsiTheme="minorHAnsi" w:cstheme="minorHAnsi"/>
                <w:sz w:val="10"/>
                <w:szCs w:val="10"/>
                <w:rPrChange w:id="5550" w:author="Adrian Moir (amoir)" w:date="2024-11-04T12:20:00Z" w16du:dateUtc="2024-11-04T11:20:00Z">
                  <w:rPr>
                    <w:ins w:id="5551" w:author="Adrian Moir (amoir)" w:date="2024-11-04T12:18:00Z"/>
                  </w:rPr>
                </w:rPrChange>
              </w:rPr>
              <w:pPrChange w:id="5552" w:author="Adrian Moir (amoir)" w:date="2024-11-04T12:27:00Z" w16du:dateUtc="2024-11-04T11:27:00Z">
                <w:pPr/>
              </w:pPrChange>
            </w:pPr>
            <w:proofErr w:type="spellStart"/>
            <w:ins w:id="555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5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55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782910F" w14:textId="77777777" w:rsidR="002E0EAC" w:rsidRPr="005112CF" w:rsidRDefault="002E0EAC">
            <w:pPr>
              <w:jc w:val="center"/>
              <w:rPr>
                <w:ins w:id="5556" w:author="Adrian Moir (amoir)" w:date="2024-11-04T12:18:00Z"/>
                <w:rFonts w:asciiTheme="minorHAnsi" w:hAnsiTheme="minorHAnsi" w:cstheme="minorHAnsi"/>
                <w:sz w:val="10"/>
                <w:szCs w:val="10"/>
                <w:rPrChange w:id="5557" w:author="Adrian Moir (amoir)" w:date="2024-11-04T12:20:00Z" w16du:dateUtc="2024-11-04T11:20:00Z">
                  <w:rPr>
                    <w:ins w:id="5558" w:author="Adrian Moir (amoir)" w:date="2024-11-04T12:18:00Z"/>
                  </w:rPr>
                </w:rPrChange>
              </w:rPr>
              <w:pPrChange w:id="5559" w:author="Adrian Moir (amoir)" w:date="2024-11-04T12:26:00Z" w16du:dateUtc="2024-11-04T11:26:00Z">
                <w:pPr/>
              </w:pPrChange>
            </w:pPr>
            <w:ins w:id="55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61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556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703E023" w14:textId="77777777" w:rsidR="002E0EAC" w:rsidRPr="005112CF" w:rsidRDefault="002E0EAC">
            <w:pPr>
              <w:jc w:val="center"/>
              <w:rPr>
                <w:ins w:id="5563" w:author="Adrian Moir (amoir)" w:date="2024-11-04T12:18:00Z"/>
                <w:rFonts w:asciiTheme="minorHAnsi" w:hAnsiTheme="minorHAnsi" w:cstheme="minorHAnsi"/>
                <w:sz w:val="10"/>
                <w:szCs w:val="10"/>
                <w:rPrChange w:id="5564" w:author="Adrian Moir (amoir)" w:date="2024-11-04T12:20:00Z" w16du:dateUtc="2024-11-04T11:20:00Z">
                  <w:rPr>
                    <w:ins w:id="5565" w:author="Adrian Moir (amoir)" w:date="2024-11-04T12:18:00Z"/>
                  </w:rPr>
                </w:rPrChange>
              </w:rPr>
              <w:pPrChange w:id="5566" w:author="Adrian Moir (amoir)" w:date="2024-11-04T12:26:00Z" w16du:dateUtc="2024-11-04T11:26:00Z">
                <w:pPr/>
              </w:pPrChange>
            </w:pPr>
            <w:ins w:id="556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68" w:author="Adrian Moir (amoir)" w:date="2024-11-04T12:20:00Z" w16du:dateUtc="2024-11-04T11:20:00Z">
                    <w:rPr/>
                  </w:rPrChange>
                </w:rPr>
                <w:t>3.14</w:t>
              </w:r>
            </w:ins>
          </w:p>
        </w:tc>
        <w:tc>
          <w:tcPr>
            <w:tcW w:w="902" w:type="dxa"/>
            <w:noWrap/>
            <w:hideMark/>
            <w:tcPrChange w:id="556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ABA89EF" w14:textId="77777777" w:rsidR="002E0EAC" w:rsidRPr="005112CF" w:rsidRDefault="002E0EAC">
            <w:pPr>
              <w:jc w:val="center"/>
              <w:rPr>
                <w:ins w:id="5570" w:author="Adrian Moir (amoir)" w:date="2024-11-04T12:18:00Z"/>
                <w:rFonts w:asciiTheme="minorHAnsi" w:hAnsiTheme="minorHAnsi" w:cstheme="minorHAnsi"/>
                <w:sz w:val="10"/>
                <w:szCs w:val="10"/>
                <w:rPrChange w:id="5571" w:author="Adrian Moir (amoir)" w:date="2024-11-04T12:20:00Z" w16du:dateUtc="2024-11-04T11:20:00Z">
                  <w:rPr>
                    <w:ins w:id="5572" w:author="Adrian Moir (amoir)" w:date="2024-11-04T12:18:00Z"/>
                  </w:rPr>
                </w:rPrChange>
              </w:rPr>
              <w:pPrChange w:id="5573" w:author="Adrian Moir (amoir)" w:date="2024-11-04T12:27:00Z" w16du:dateUtc="2024-11-04T11:27:00Z">
                <w:pPr/>
              </w:pPrChange>
            </w:pPr>
            <w:ins w:id="557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75" w:author="Adrian Moir (amoir)" w:date="2024-11-04T12:20:00Z" w16du:dateUtc="2024-11-04T11:20:00Z">
                    <w:rPr/>
                  </w:rPrChange>
                </w:rPr>
                <w:t>5.97</w:t>
              </w:r>
            </w:ins>
          </w:p>
        </w:tc>
        <w:tc>
          <w:tcPr>
            <w:tcW w:w="1604" w:type="dxa"/>
            <w:noWrap/>
            <w:hideMark/>
            <w:tcPrChange w:id="557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614A9341" w14:textId="77777777" w:rsidR="002E0EAC" w:rsidRPr="005112CF" w:rsidRDefault="002E0EAC">
            <w:pPr>
              <w:jc w:val="center"/>
              <w:rPr>
                <w:ins w:id="5577" w:author="Adrian Moir (amoir)" w:date="2024-11-04T12:18:00Z"/>
                <w:rFonts w:asciiTheme="minorHAnsi" w:hAnsiTheme="minorHAnsi" w:cstheme="minorHAnsi"/>
                <w:sz w:val="10"/>
                <w:szCs w:val="10"/>
                <w:rPrChange w:id="5578" w:author="Adrian Moir (amoir)" w:date="2024-11-04T12:20:00Z" w16du:dateUtc="2024-11-04T11:20:00Z">
                  <w:rPr>
                    <w:ins w:id="5579" w:author="Adrian Moir (amoir)" w:date="2024-11-04T12:18:00Z"/>
                  </w:rPr>
                </w:rPrChange>
              </w:rPr>
              <w:pPrChange w:id="5580" w:author="Adrian Moir (amoir)" w:date="2024-11-04T12:27:00Z" w16du:dateUtc="2024-11-04T11:27:00Z">
                <w:pPr/>
              </w:pPrChange>
            </w:pPr>
            <w:ins w:id="558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8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8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8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558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05000101" w14:textId="77777777" w:rsidR="002E0EAC" w:rsidRPr="005112CF" w:rsidRDefault="002E0EAC">
            <w:pPr>
              <w:jc w:val="center"/>
              <w:rPr>
                <w:ins w:id="5586" w:author="Adrian Moir (amoir)" w:date="2024-11-04T12:18:00Z"/>
                <w:rFonts w:asciiTheme="minorHAnsi" w:hAnsiTheme="minorHAnsi" w:cstheme="minorHAnsi"/>
                <w:sz w:val="10"/>
                <w:szCs w:val="10"/>
                <w:rPrChange w:id="5587" w:author="Adrian Moir (amoir)" w:date="2024-11-04T12:20:00Z" w16du:dateUtc="2024-11-04T11:20:00Z">
                  <w:rPr>
                    <w:ins w:id="5588" w:author="Adrian Moir (amoir)" w:date="2024-11-04T12:18:00Z"/>
                  </w:rPr>
                </w:rPrChange>
              </w:rPr>
              <w:pPrChange w:id="5589" w:author="Adrian Moir (amoir)" w:date="2024-11-04T12:27:00Z" w16du:dateUtc="2024-11-04T11:27:00Z">
                <w:pPr/>
              </w:pPrChange>
            </w:pPr>
            <w:ins w:id="559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59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0AE94C03" w14:textId="77777777" w:rsidTr="005112CF">
        <w:trPr>
          <w:trHeight w:val="320"/>
          <w:jc w:val="center"/>
          <w:ins w:id="5592" w:author="Adrian Moir (amoir)" w:date="2024-11-04T12:18:00Z"/>
          <w:trPrChange w:id="559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59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3950A3D" w14:textId="77777777" w:rsidR="002E0EAC" w:rsidRPr="005112CF" w:rsidRDefault="002E0EAC">
            <w:pPr>
              <w:jc w:val="center"/>
              <w:rPr>
                <w:ins w:id="5595" w:author="Adrian Moir (amoir)" w:date="2024-11-04T12:18:00Z"/>
                <w:rFonts w:asciiTheme="minorHAnsi" w:hAnsiTheme="minorHAnsi" w:cstheme="minorHAnsi"/>
                <w:sz w:val="10"/>
                <w:szCs w:val="10"/>
                <w:rPrChange w:id="5596" w:author="Adrian Moir (amoir)" w:date="2024-11-04T12:20:00Z" w16du:dateUtc="2024-11-04T11:20:00Z">
                  <w:rPr>
                    <w:ins w:id="5597" w:author="Adrian Moir (amoir)" w:date="2024-11-04T12:18:00Z"/>
                  </w:rPr>
                </w:rPrChange>
              </w:rPr>
              <w:pPrChange w:id="5598" w:author="Adrian Moir (amoir)" w:date="2024-11-04T12:27:00Z" w16du:dateUtc="2024-11-04T11:27:00Z">
                <w:pPr/>
              </w:pPrChange>
            </w:pPr>
            <w:ins w:id="559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00" w:author="Adrian Moir (amoir)" w:date="2024-11-04T12:20:00Z" w16du:dateUtc="2024-11-04T11:20:00Z">
                    <w:rPr/>
                  </w:rPrChange>
                </w:rPr>
                <w:t>252f9529-6abc-4cba-bdf5-ab765b09ee84</w:t>
              </w:r>
            </w:ins>
          </w:p>
        </w:tc>
        <w:tc>
          <w:tcPr>
            <w:tcW w:w="725" w:type="dxa"/>
            <w:noWrap/>
            <w:hideMark/>
            <w:tcPrChange w:id="560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07B67AD7" w14:textId="77777777" w:rsidR="002E0EAC" w:rsidRPr="005112CF" w:rsidRDefault="002E0EAC">
            <w:pPr>
              <w:jc w:val="center"/>
              <w:rPr>
                <w:ins w:id="5602" w:author="Adrian Moir (amoir)" w:date="2024-11-04T12:18:00Z"/>
                <w:rFonts w:asciiTheme="minorHAnsi" w:hAnsiTheme="minorHAnsi" w:cstheme="minorHAnsi"/>
                <w:sz w:val="10"/>
                <w:szCs w:val="10"/>
                <w:rPrChange w:id="5603" w:author="Adrian Moir (amoir)" w:date="2024-11-04T12:20:00Z" w16du:dateUtc="2024-11-04T11:20:00Z">
                  <w:rPr>
                    <w:ins w:id="5604" w:author="Adrian Moir (amoir)" w:date="2024-11-04T12:18:00Z"/>
                  </w:rPr>
                </w:rPrChange>
              </w:rPr>
              <w:pPrChange w:id="5605" w:author="Adrian Moir (amoir)" w:date="2024-11-04T12:27:00Z" w16du:dateUtc="2024-11-04T11:27:00Z">
                <w:pPr/>
              </w:pPrChange>
            </w:pPr>
            <w:proofErr w:type="spellStart"/>
            <w:ins w:id="560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07" w:author="Adrian Moir (amoir)" w:date="2024-11-04T12:20:00Z" w16du:dateUtc="2024-11-04T11:20:00Z">
                    <w:rPr/>
                  </w:rPrChange>
                </w:rPr>
                <w:t>mev-qstor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60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7E9331D0" w14:textId="77777777" w:rsidR="002E0EAC" w:rsidRPr="005112CF" w:rsidRDefault="002E0EAC">
            <w:pPr>
              <w:jc w:val="center"/>
              <w:rPr>
                <w:ins w:id="5609" w:author="Adrian Moir (amoir)" w:date="2024-11-04T12:18:00Z"/>
                <w:rFonts w:asciiTheme="minorHAnsi" w:hAnsiTheme="minorHAnsi" w:cstheme="minorHAnsi"/>
                <w:sz w:val="10"/>
                <w:szCs w:val="10"/>
                <w:rPrChange w:id="5610" w:author="Adrian Moir (amoir)" w:date="2024-11-04T12:20:00Z" w16du:dateUtc="2024-11-04T11:20:00Z">
                  <w:rPr>
                    <w:ins w:id="5611" w:author="Adrian Moir (amoir)" w:date="2024-11-04T12:18:00Z"/>
                  </w:rPr>
                </w:rPrChange>
              </w:rPr>
              <w:pPrChange w:id="5612" w:author="Adrian Moir (amoir)" w:date="2024-11-04T12:27:00Z" w16du:dateUtc="2024-11-04T11:27:00Z">
                <w:pPr/>
              </w:pPrChange>
            </w:pPr>
            <w:ins w:id="561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14" w:author="Adrian Moir (amoir)" w:date="2024-11-04T12:20:00Z" w16du:dateUtc="2024-11-04T11:20:00Z">
                    <w:rPr/>
                  </w:rPrChange>
                </w:rPr>
                <w:t>|172.24.32.92|10.150.121.20</w:t>
              </w:r>
            </w:ins>
          </w:p>
        </w:tc>
        <w:tc>
          <w:tcPr>
            <w:tcW w:w="628" w:type="dxa"/>
            <w:noWrap/>
            <w:hideMark/>
            <w:tcPrChange w:id="561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6FEB031A" w14:textId="77777777" w:rsidR="002E0EAC" w:rsidRPr="005112CF" w:rsidRDefault="002E0EAC">
            <w:pPr>
              <w:jc w:val="center"/>
              <w:rPr>
                <w:ins w:id="5616" w:author="Adrian Moir (amoir)" w:date="2024-11-04T12:18:00Z"/>
                <w:rFonts w:asciiTheme="minorHAnsi" w:hAnsiTheme="minorHAnsi" w:cstheme="minorHAnsi"/>
                <w:sz w:val="10"/>
                <w:szCs w:val="10"/>
                <w:rPrChange w:id="5617" w:author="Adrian Moir (amoir)" w:date="2024-11-04T12:20:00Z" w16du:dateUtc="2024-11-04T11:20:00Z">
                  <w:rPr>
                    <w:ins w:id="5618" w:author="Adrian Moir (amoir)" w:date="2024-11-04T12:18:00Z"/>
                  </w:rPr>
                </w:rPrChange>
              </w:rPr>
              <w:pPrChange w:id="5619" w:author="Adrian Moir (amoir)" w:date="2024-11-04T12:27:00Z" w16du:dateUtc="2024-11-04T11:27:00Z">
                <w:pPr/>
              </w:pPrChange>
            </w:pPr>
            <w:ins w:id="562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21" w:author="Adrian Moir (amoir)" w:date="2024-11-04T12:20:00Z" w16du:dateUtc="2024-11-04T11:20:00Z">
                    <w:rPr/>
                  </w:rPrChange>
                </w:rPr>
                <w:t>7.4.1.169</w:t>
              </w:r>
            </w:ins>
          </w:p>
        </w:tc>
        <w:tc>
          <w:tcPr>
            <w:tcW w:w="831" w:type="dxa"/>
            <w:noWrap/>
            <w:hideMark/>
            <w:tcPrChange w:id="562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5E2F71B" w14:textId="77777777" w:rsidR="002E0EAC" w:rsidRPr="005112CF" w:rsidRDefault="002E0EAC">
            <w:pPr>
              <w:jc w:val="center"/>
              <w:rPr>
                <w:ins w:id="5623" w:author="Adrian Moir (amoir)" w:date="2024-11-04T12:18:00Z"/>
                <w:rFonts w:asciiTheme="minorHAnsi" w:hAnsiTheme="minorHAnsi" w:cstheme="minorHAnsi"/>
                <w:sz w:val="10"/>
                <w:szCs w:val="10"/>
                <w:rPrChange w:id="5624" w:author="Adrian Moir (amoir)" w:date="2024-11-04T12:20:00Z" w16du:dateUtc="2024-11-04T11:20:00Z">
                  <w:rPr>
                    <w:ins w:id="5625" w:author="Adrian Moir (amoir)" w:date="2024-11-04T12:18:00Z"/>
                  </w:rPr>
                </w:rPrChange>
              </w:rPr>
              <w:pPrChange w:id="5626" w:author="Adrian Moir (amoir)" w:date="2024-11-04T12:27:00Z" w16du:dateUtc="2024-11-04T11:27:00Z">
                <w:pPr/>
              </w:pPrChange>
            </w:pPr>
            <w:proofErr w:type="spellStart"/>
            <w:ins w:id="562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2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62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F2E87A0" w14:textId="77777777" w:rsidR="002E0EAC" w:rsidRPr="005112CF" w:rsidRDefault="002E0EAC">
            <w:pPr>
              <w:jc w:val="center"/>
              <w:rPr>
                <w:ins w:id="5630" w:author="Adrian Moir (amoir)" w:date="2024-11-04T12:18:00Z"/>
                <w:rFonts w:asciiTheme="minorHAnsi" w:hAnsiTheme="minorHAnsi" w:cstheme="minorHAnsi"/>
                <w:sz w:val="10"/>
                <w:szCs w:val="10"/>
                <w:rPrChange w:id="5631" w:author="Adrian Moir (amoir)" w:date="2024-11-04T12:20:00Z" w16du:dateUtc="2024-11-04T11:20:00Z">
                  <w:rPr>
                    <w:ins w:id="5632" w:author="Adrian Moir (amoir)" w:date="2024-11-04T12:18:00Z"/>
                  </w:rPr>
                </w:rPrChange>
              </w:rPr>
              <w:pPrChange w:id="5633" w:author="Adrian Moir (amoir)" w:date="2024-11-04T12:26:00Z" w16du:dateUtc="2024-11-04T11:26:00Z">
                <w:pPr/>
              </w:pPrChange>
            </w:pPr>
            <w:ins w:id="563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35" w:author="Adrian Moir (amoir)" w:date="2024-11-04T12:20:00Z" w16du:dateUtc="2024-11-04T11:20:00Z">
                    <w:rPr/>
                  </w:rPrChange>
                </w:rPr>
                <w:t>150</w:t>
              </w:r>
            </w:ins>
          </w:p>
        </w:tc>
        <w:tc>
          <w:tcPr>
            <w:tcW w:w="1036" w:type="dxa"/>
            <w:noWrap/>
            <w:hideMark/>
            <w:tcPrChange w:id="563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715BD2D" w14:textId="77777777" w:rsidR="002E0EAC" w:rsidRPr="005112CF" w:rsidRDefault="002E0EAC">
            <w:pPr>
              <w:jc w:val="center"/>
              <w:rPr>
                <w:ins w:id="5637" w:author="Adrian Moir (amoir)" w:date="2024-11-04T12:18:00Z"/>
                <w:rFonts w:asciiTheme="minorHAnsi" w:hAnsiTheme="minorHAnsi" w:cstheme="minorHAnsi"/>
                <w:sz w:val="10"/>
                <w:szCs w:val="10"/>
                <w:rPrChange w:id="5638" w:author="Adrian Moir (amoir)" w:date="2024-11-04T12:20:00Z" w16du:dateUtc="2024-11-04T11:20:00Z">
                  <w:rPr>
                    <w:ins w:id="5639" w:author="Adrian Moir (amoir)" w:date="2024-11-04T12:18:00Z"/>
                  </w:rPr>
                </w:rPrChange>
              </w:rPr>
              <w:pPrChange w:id="5640" w:author="Adrian Moir (amoir)" w:date="2024-11-04T12:26:00Z" w16du:dateUtc="2024-11-04T11:26:00Z">
                <w:pPr/>
              </w:pPrChange>
            </w:pPr>
            <w:ins w:id="564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42" w:author="Adrian Moir (amoir)" w:date="2024-11-04T12:20:00Z" w16du:dateUtc="2024-11-04T11:20:00Z">
                    <w:rPr/>
                  </w:rPrChange>
                </w:rPr>
                <w:t>8.44</w:t>
              </w:r>
            </w:ins>
          </w:p>
        </w:tc>
        <w:tc>
          <w:tcPr>
            <w:tcW w:w="902" w:type="dxa"/>
            <w:noWrap/>
            <w:hideMark/>
            <w:tcPrChange w:id="564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80715BA" w14:textId="77777777" w:rsidR="002E0EAC" w:rsidRPr="005112CF" w:rsidRDefault="002E0EAC">
            <w:pPr>
              <w:jc w:val="center"/>
              <w:rPr>
                <w:ins w:id="5644" w:author="Adrian Moir (amoir)" w:date="2024-11-04T12:18:00Z"/>
                <w:rFonts w:asciiTheme="minorHAnsi" w:hAnsiTheme="minorHAnsi" w:cstheme="minorHAnsi"/>
                <w:sz w:val="10"/>
                <w:szCs w:val="10"/>
                <w:rPrChange w:id="5645" w:author="Adrian Moir (amoir)" w:date="2024-11-04T12:20:00Z" w16du:dateUtc="2024-11-04T11:20:00Z">
                  <w:rPr>
                    <w:ins w:id="5646" w:author="Adrian Moir (amoir)" w:date="2024-11-04T12:18:00Z"/>
                  </w:rPr>
                </w:rPrChange>
              </w:rPr>
              <w:pPrChange w:id="5647" w:author="Adrian Moir (amoir)" w:date="2024-11-04T12:27:00Z" w16du:dateUtc="2024-11-04T11:27:00Z">
                <w:pPr/>
              </w:pPrChange>
            </w:pPr>
            <w:ins w:id="564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49" w:author="Adrian Moir (amoir)" w:date="2024-11-04T12:20:00Z" w16du:dateUtc="2024-11-04T11:20:00Z">
                    <w:rPr/>
                  </w:rPrChange>
                </w:rPr>
                <w:t>16.5</w:t>
              </w:r>
            </w:ins>
          </w:p>
        </w:tc>
        <w:tc>
          <w:tcPr>
            <w:tcW w:w="1604" w:type="dxa"/>
            <w:noWrap/>
            <w:hideMark/>
            <w:tcPrChange w:id="565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2D96B1E" w14:textId="77777777" w:rsidR="002E0EAC" w:rsidRPr="005112CF" w:rsidRDefault="002E0EAC">
            <w:pPr>
              <w:jc w:val="center"/>
              <w:rPr>
                <w:ins w:id="5651" w:author="Adrian Moir (amoir)" w:date="2024-11-04T12:18:00Z"/>
                <w:rFonts w:asciiTheme="minorHAnsi" w:hAnsiTheme="minorHAnsi" w:cstheme="minorHAnsi"/>
                <w:sz w:val="10"/>
                <w:szCs w:val="10"/>
                <w:rPrChange w:id="5652" w:author="Adrian Moir (amoir)" w:date="2024-11-04T12:20:00Z" w16du:dateUtc="2024-11-04T11:20:00Z">
                  <w:rPr>
                    <w:ins w:id="5653" w:author="Adrian Moir (amoir)" w:date="2024-11-04T12:18:00Z"/>
                  </w:rPr>
                </w:rPrChange>
              </w:rPr>
              <w:pPrChange w:id="5654" w:author="Adrian Moir (amoir)" w:date="2024-11-04T12:27:00Z" w16du:dateUtc="2024-11-04T11:27:00Z">
                <w:pPr/>
              </w:pPrChange>
            </w:pPr>
            <w:ins w:id="565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5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5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58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565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19EF42FB" w14:textId="77777777" w:rsidR="002E0EAC" w:rsidRPr="005112CF" w:rsidRDefault="002E0EAC">
            <w:pPr>
              <w:jc w:val="center"/>
              <w:rPr>
                <w:ins w:id="5660" w:author="Adrian Moir (amoir)" w:date="2024-11-04T12:18:00Z"/>
                <w:rFonts w:asciiTheme="minorHAnsi" w:hAnsiTheme="minorHAnsi" w:cstheme="minorHAnsi"/>
                <w:sz w:val="10"/>
                <w:szCs w:val="10"/>
                <w:rPrChange w:id="5661" w:author="Adrian Moir (amoir)" w:date="2024-11-04T12:20:00Z" w16du:dateUtc="2024-11-04T11:20:00Z">
                  <w:rPr>
                    <w:ins w:id="5662" w:author="Adrian Moir (amoir)" w:date="2024-11-04T12:18:00Z"/>
                  </w:rPr>
                </w:rPrChange>
              </w:rPr>
              <w:pPrChange w:id="5663" w:author="Adrian Moir (amoir)" w:date="2024-11-04T12:27:00Z" w16du:dateUtc="2024-11-04T11:27:00Z">
                <w:pPr/>
              </w:pPrChange>
            </w:pPr>
            <w:ins w:id="566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65" w:author="Adrian Moir (amoir)" w:date="2024-11-04T12:20:00Z" w16du:dateUtc="2024-11-04T11:20:00Z">
                    <w:rPr/>
                  </w:rPrChange>
                </w:rPr>
                <w:t>4.18.0-513.24.1.el8_9.x86_64</w:t>
              </w:r>
            </w:ins>
          </w:p>
        </w:tc>
      </w:tr>
      <w:tr w:rsidR="002E0EAC" w:rsidRPr="005112CF" w14:paraId="113D90A5" w14:textId="77777777" w:rsidTr="005112CF">
        <w:trPr>
          <w:trHeight w:val="320"/>
          <w:jc w:val="center"/>
          <w:ins w:id="5666" w:author="Adrian Moir (amoir)" w:date="2024-11-04T12:18:00Z"/>
          <w:trPrChange w:id="566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66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315C4BD" w14:textId="77777777" w:rsidR="002E0EAC" w:rsidRPr="005112CF" w:rsidRDefault="002E0EAC">
            <w:pPr>
              <w:jc w:val="center"/>
              <w:rPr>
                <w:ins w:id="5669" w:author="Adrian Moir (amoir)" w:date="2024-11-04T12:18:00Z"/>
                <w:rFonts w:asciiTheme="minorHAnsi" w:hAnsiTheme="minorHAnsi" w:cstheme="minorHAnsi"/>
                <w:sz w:val="10"/>
                <w:szCs w:val="10"/>
                <w:rPrChange w:id="5670" w:author="Adrian Moir (amoir)" w:date="2024-11-04T12:20:00Z" w16du:dateUtc="2024-11-04T11:20:00Z">
                  <w:rPr>
                    <w:ins w:id="5671" w:author="Adrian Moir (amoir)" w:date="2024-11-04T12:18:00Z"/>
                  </w:rPr>
                </w:rPrChange>
              </w:rPr>
              <w:pPrChange w:id="5672" w:author="Adrian Moir (amoir)" w:date="2024-11-04T12:27:00Z" w16du:dateUtc="2024-11-04T11:27:00Z">
                <w:pPr/>
              </w:pPrChange>
            </w:pPr>
            <w:ins w:id="567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74" w:author="Adrian Moir (amoir)" w:date="2024-11-04T12:20:00Z" w16du:dateUtc="2024-11-04T11:20:00Z">
                    <w:rPr/>
                  </w:rPrChange>
                </w:rPr>
                <w:t>e4d61c67-465d-45c4-9f72-d3186174b553</w:t>
              </w:r>
            </w:ins>
          </w:p>
        </w:tc>
        <w:tc>
          <w:tcPr>
            <w:tcW w:w="725" w:type="dxa"/>
            <w:noWrap/>
            <w:hideMark/>
            <w:tcPrChange w:id="567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65296298" w14:textId="77777777" w:rsidR="002E0EAC" w:rsidRPr="005112CF" w:rsidRDefault="002E0EAC">
            <w:pPr>
              <w:jc w:val="center"/>
              <w:rPr>
                <w:ins w:id="5676" w:author="Adrian Moir (amoir)" w:date="2024-11-04T12:18:00Z"/>
                <w:rFonts w:asciiTheme="minorHAnsi" w:hAnsiTheme="minorHAnsi" w:cstheme="minorHAnsi"/>
                <w:sz w:val="10"/>
                <w:szCs w:val="10"/>
                <w:rPrChange w:id="5677" w:author="Adrian Moir (amoir)" w:date="2024-11-04T12:20:00Z" w16du:dateUtc="2024-11-04T11:20:00Z">
                  <w:rPr>
                    <w:ins w:id="5678" w:author="Adrian Moir (amoir)" w:date="2024-11-04T12:18:00Z"/>
                  </w:rPr>
                </w:rPrChange>
              </w:rPr>
              <w:pPrChange w:id="5679" w:author="Adrian Moir (amoir)" w:date="2024-11-04T12:27:00Z" w16du:dateUtc="2024-11-04T11:27:00Z">
                <w:pPr/>
              </w:pPrChange>
            </w:pPr>
            <w:proofErr w:type="spellStart"/>
            <w:ins w:id="568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81" w:author="Adrian Moir (amoir)" w:date="2024-11-04T12:20:00Z" w16du:dateUtc="2024-11-04T11:20:00Z">
                    <w:rPr/>
                  </w:rPrChange>
                </w:rPr>
                <w:t>ins-qstor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68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7FB85C8C" w14:textId="77777777" w:rsidR="002E0EAC" w:rsidRPr="005112CF" w:rsidRDefault="002E0EAC">
            <w:pPr>
              <w:jc w:val="center"/>
              <w:rPr>
                <w:ins w:id="5683" w:author="Adrian Moir (amoir)" w:date="2024-11-04T12:18:00Z"/>
                <w:rFonts w:asciiTheme="minorHAnsi" w:hAnsiTheme="minorHAnsi" w:cstheme="minorHAnsi"/>
                <w:sz w:val="10"/>
                <w:szCs w:val="10"/>
                <w:rPrChange w:id="5684" w:author="Adrian Moir (amoir)" w:date="2024-11-04T12:20:00Z" w16du:dateUtc="2024-11-04T11:20:00Z">
                  <w:rPr>
                    <w:ins w:id="5685" w:author="Adrian Moir (amoir)" w:date="2024-11-04T12:18:00Z"/>
                  </w:rPr>
                </w:rPrChange>
              </w:rPr>
              <w:pPrChange w:id="5686" w:author="Adrian Moir (amoir)" w:date="2024-11-04T12:27:00Z" w16du:dateUtc="2024-11-04T11:27:00Z">
                <w:pPr/>
              </w:pPrChange>
            </w:pPr>
            <w:ins w:id="568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88" w:author="Adrian Moir (amoir)" w:date="2024-11-04T12:20:00Z" w16du:dateUtc="2024-11-04T11:20:00Z">
                    <w:rPr/>
                  </w:rPrChange>
                </w:rPr>
                <w:t>|172.25.14.191|10.160.113.20</w:t>
              </w:r>
            </w:ins>
          </w:p>
        </w:tc>
        <w:tc>
          <w:tcPr>
            <w:tcW w:w="628" w:type="dxa"/>
            <w:noWrap/>
            <w:hideMark/>
            <w:tcPrChange w:id="568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EC36650" w14:textId="77777777" w:rsidR="002E0EAC" w:rsidRPr="005112CF" w:rsidRDefault="002E0EAC">
            <w:pPr>
              <w:jc w:val="center"/>
              <w:rPr>
                <w:ins w:id="5690" w:author="Adrian Moir (amoir)" w:date="2024-11-04T12:18:00Z"/>
                <w:rFonts w:asciiTheme="minorHAnsi" w:hAnsiTheme="minorHAnsi" w:cstheme="minorHAnsi"/>
                <w:sz w:val="10"/>
                <w:szCs w:val="10"/>
                <w:rPrChange w:id="5691" w:author="Adrian Moir (amoir)" w:date="2024-11-04T12:20:00Z" w16du:dateUtc="2024-11-04T11:20:00Z">
                  <w:rPr>
                    <w:ins w:id="5692" w:author="Adrian Moir (amoir)" w:date="2024-11-04T12:18:00Z"/>
                  </w:rPr>
                </w:rPrChange>
              </w:rPr>
              <w:pPrChange w:id="5693" w:author="Adrian Moir (amoir)" w:date="2024-11-04T12:27:00Z" w16du:dateUtc="2024-11-04T11:27:00Z">
                <w:pPr/>
              </w:pPrChange>
            </w:pPr>
            <w:ins w:id="569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69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569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938E3DB" w14:textId="77777777" w:rsidR="002E0EAC" w:rsidRPr="005112CF" w:rsidRDefault="002E0EAC">
            <w:pPr>
              <w:jc w:val="center"/>
              <w:rPr>
                <w:ins w:id="5697" w:author="Adrian Moir (amoir)" w:date="2024-11-04T12:18:00Z"/>
                <w:rFonts w:asciiTheme="minorHAnsi" w:hAnsiTheme="minorHAnsi" w:cstheme="minorHAnsi"/>
                <w:sz w:val="10"/>
                <w:szCs w:val="10"/>
                <w:rPrChange w:id="5698" w:author="Adrian Moir (amoir)" w:date="2024-11-04T12:20:00Z" w16du:dateUtc="2024-11-04T11:20:00Z">
                  <w:rPr>
                    <w:ins w:id="5699" w:author="Adrian Moir (amoir)" w:date="2024-11-04T12:18:00Z"/>
                  </w:rPr>
                </w:rPrChange>
              </w:rPr>
              <w:pPrChange w:id="5700" w:author="Adrian Moir (amoir)" w:date="2024-11-04T12:27:00Z" w16du:dateUtc="2024-11-04T11:27:00Z">
                <w:pPr/>
              </w:pPrChange>
            </w:pPr>
            <w:proofErr w:type="spellStart"/>
            <w:ins w:id="570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0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70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668A0566" w14:textId="77777777" w:rsidR="002E0EAC" w:rsidRPr="005112CF" w:rsidRDefault="002E0EAC">
            <w:pPr>
              <w:jc w:val="center"/>
              <w:rPr>
                <w:ins w:id="5704" w:author="Adrian Moir (amoir)" w:date="2024-11-04T12:18:00Z"/>
                <w:rFonts w:asciiTheme="minorHAnsi" w:hAnsiTheme="minorHAnsi" w:cstheme="minorHAnsi"/>
                <w:sz w:val="10"/>
                <w:szCs w:val="10"/>
                <w:rPrChange w:id="5705" w:author="Adrian Moir (amoir)" w:date="2024-11-04T12:20:00Z" w16du:dateUtc="2024-11-04T11:20:00Z">
                  <w:rPr>
                    <w:ins w:id="5706" w:author="Adrian Moir (amoir)" w:date="2024-11-04T12:18:00Z"/>
                  </w:rPr>
                </w:rPrChange>
              </w:rPr>
              <w:pPrChange w:id="5707" w:author="Adrian Moir (amoir)" w:date="2024-11-04T12:26:00Z" w16du:dateUtc="2024-11-04T11:26:00Z">
                <w:pPr/>
              </w:pPrChange>
            </w:pPr>
            <w:ins w:id="570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09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571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57FE06C6" w14:textId="77777777" w:rsidR="002E0EAC" w:rsidRPr="005112CF" w:rsidRDefault="002E0EAC">
            <w:pPr>
              <w:jc w:val="center"/>
              <w:rPr>
                <w:ins w:id="5711" w:author="Adrian Moir (amoir)" w:date="2024-11-04T12:18:00Z"/>
                <w:rFonts w:asciiTheme="minorHAnsi" w:hAnsiTheme="minorHAnsi" w:cstheme="minorHAnsi"/>
                <w:sz w:val="10"/>
                <w:szCs w:val="10"/>
                <w:rPrChange w:id="5712" w:author="Adrian Moir (amoir)" w:date="2024-11-04T12:20:00Z" w16du:dateUtc="2024-11-04T11:20:00Z">
                  <w:rPr>
                    <w:ins w:id="5713" w:author="Adrian Moir (amoir)" w:date="2024-11-04T12:18:00Z"/>
                  </w:rPr>
                </w:rPrChange>
              </w:rPr>
              <w:pPrChange w:id="5714" w:author="Adrian Moir (amoir)" w:date="2024-11-04T12:26:00Z" w16du:dateUtc="2024-11-04T11:26:00Z">
                <w:pPr/>
              </w:pPrChange>
            </w:pPr>
            <w:ins w:id="571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16" w:author="Adrian Moir (amoir)" w:date="2024-11-04T12:20:00Z" w16du:dateUtc="2024-11-04T11:20:00Z">
                    <w:rPr/>
                  </w:rPrChange>
                </w:rPr>
                <w:t>0.08</w:t>
              </w:r>
            </w:ins>
          </w:p>
        </w:tc>
        <w:tc>
          <w:tcPr>
            <w:tcW w:w="902" w:type="dxa"/>
            <w:noWrap/>
            <w:hideMark/>
            <w:tcPrChange w:id="571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4756C946" w14:textId="77777777" w:rsidR="002E0EAC" w:rsidRPr="005112CF" w:rsidRDefault="002E0EAC">
            <w:pPr>
              <w:jc w:val="center"/>
              <w:rPr>
                <w:ins w:id="5718" w:author="Adrian Moir (amoir)" w:date="2024-11-04T12:18:00Z"/>
                <w:rFonts w:asciiTheme="minorHAnsi" w:hAnsiTheme="minorHAnsi" w:cstheme="minorHAnsi"/>
                <w:sz w:val="10"/>
                <w:szCs w:val="10"/>
                <w:rPrChange w:id="5719" w:author="Adrian Moir (amoir)" w:date="2024-11-04T12:20:00Z" w16du:dateUtc="2024-11-04T11:20:00Z">
                  <w:rPr>
                    <w:ins w:id="5720" w:author="Adrian Moir (amoir)" w:date="2024-11-04T12:18:00Z"/>
                  </w:rPr>
                </w:rPrChange>
              </w:rPr>
              <w:pPrChange w:id="5721" w:author="Adrian Moir (amoir)" w:date="2024-11-04T12:27:00Z" w16du:dateUtc="2024-11-04T11:27:00Z">
                <w:pPr/>
              </w:pPrChange>
            </w:pPr>
            <w:ins w:id="572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23" w:author="Adrian Moir (amoir)" w:date="2024-11-04T12:20:00Z" w16du:dateUtc="2024-11-04T11:20:00Z">
                    <w:rPr/>
                  </w:rPrChange>
                </w:rPr>
                <w:t>6</w:t>
              </w:r>
            </w:ins>
          </w:p>
        </w:tc>
        <w:tc>
          <w:tcPr>
            <w:tcW w:w="1604" w:type="dxa"/>
            <w:noWrap/>
            <w:hideMark/>
            <w:tcPrChange w:id="572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6774591F" w14:textId="77777777" w:rsidR="002E0EAC" w:rsidRPr="005112CF" w:rsidRDefault="002E0EAC">
            <w:pPr>
              <w:jc w:val="center"/>
              <w:rPr>
                <w:ins w:id="5725" w:author="Adrian Moir (amoir)" w:date="2024-11-04T12:18:00Z"/>
                <w:rFonts w:asciiTheme="minorHAnsi" w:hAnsiTheme="minorHAnsi" w:cstheme="minorHAnsi"/>
                <w:sz w:val="10"/>
                <w:szCs w:val="10"/>
                <w:rPrChange w:id="5726" w:author="Adrian Moir (amoir)" w:date="2024-11-04T12:20:00Z" w16du:dateUtc="2024-11-04T11:20:00Z">
                  <w:rPr>
                    <w:ins w:id="5727" w:author="Adrian Moir (amoir)" w:date="2024-11-04T12:18:00Z"/>
                  </w:rPr>
                </w:rPrChange>
              </w:rPr>
              <w:pPrChange w:id="5728" w:author="Adrian Moir (amoir)" w:date="2024-11-04T12:27:00Z" w16du:dateUtc="2024-11-04T11:27:00Z">
                <w:pPr/>
              </w:pPrChange>
            </w:pPr>
            <w:ins w:id="572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3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3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3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573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58BDA2B" w14:textId="77777777" w:rsidR="002E0EAC" w:rsidRPr="005112CF" w:rsidRDefault="002E0EAC">
            <w:pPr>
              <w:jc w:val="center"/>
              <w:rPr>
                <w:ins w:id="5734" w:author="Adrian Moir (amoir)" w:date="2024-11-04T12:18:00Z"/>
                <w:rFonts w:asciiTheme="minorHAnsi" w:hAnsiTheme="minorHAnsi" w:cstheme="minorHAnsi"/>
                <w:sz w:val="10"/>
                <w:szCs w:val="10"/>
                <w:rPrChange w:id="5735" w:author="Adrian Moir (amoir)" w:date="2024-11-04T12:20:00Z" w16du:dateUtc="2024-11-04T11:20:00Z">
                  <w:rPr>
                    <w:ins w:id="5736" w:author="Adrian Moir (amoir)" w:date="2024-11-04T12:18:00Z"/>
                  </w:rPr>
                </w:rPrChange>
              </w:rPr>
              <w:pPrChange w:id="5737" w:author="Adrian Moir (amoir)" w:date="2024-11-04T12:27:00Z" w16du:dateUtc="2024-11-04T11:27:00Z">
                <w:pPr/>
              </w:pPrChange>
            </w:pPr>
            <w:ins w:id="573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3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7E736105" w14:textId="77777777" w:rsidTr="005112CF">
        <w:trPr>
          <w:trHeight w:val="320"/>
          <w:jc w:val="center"/>
          <w:ins w:id="5740" w:author="Adrian Moir (amoir)" w:date="2024-11-04T12:18:00Z"/>
          <w:trPrChange w:id="574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74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1E2C883" w14:textId="77777777" w:rsidR="002E0EAC" w:rsidRPr="005112CF" w:rsidRDefault="002E0EAC">
            <w:pPr>
              <w:jc w:val="center"/>
              <w:rPr>
                <w:ins w:id="5743" w:author="Adrian Moir (amoir)" w:date="2024-11-04T12:18:00Z"/>
                <w:rFonts w:asciiTheme="minorHAnsi" w:hAnsiTheme="minorHAnsi" w:cstheme="minorHAnsi"/>
                <w:sz w:val="10"/>
                <w:szCs w:val="10"/>
                <w:rPrChange w:id="5744" w:author="Adrian Moir (amoir)" w:date="2024-11-04T12:20:00Z" w16du:dateUtc="2024-11-04T11:20:00Z">
                  <w:rPr>
                    <w:ins w:id="5745" w:author="Adrian Moir (amoir)" w:date="2024-11-04T12:18:00Z"/>
                  </w:rPr>
                </w:rPrChange>
              </w:rPr>
              <w:pPrChange w:id="5746" w:author="Adrian Moir (amoir)" w:date="2024-11-04T12:27:00Z" w16du:dateUtc="2024-11-04T11:27:00Z">
                <w:pPr/>
              </w:pPrChange>
            </w:pPr>
            <w:ins w:id="574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48" w:author="Adrian Moir (amoir)" w:date="2024-11-04T12:20:00Z" w16du:dateUtc="2024-11-04T11:20:00Z">
                    <w:rPr/>
                  </w:rPrChange>
                </w:rPr>
                <w:t>4f02db07-f546-4c7c-b05c-1e680137d4ac</w:t>
              </w:r>
            </w:ins>
          </w:p>
        </w:tc>
        <w:tc>
          <w:tcPr>
            <w:tcW w:w="725" w:type="dxa"/>
            <w:noWrap/>
            <w:hideMark/>
            <w:tcPrChange w:id="574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432F066" w14:textId="77777777" w:rsidR="002E0EAC" w:rsidRPr="005112CF" w:rsidRDefault="002E0EAC">
            <w:pPr>
              <w:jc w:val="center"/>
              <w:rPr>
                <w:ins w:id="5750" w:author="Adrian Moir (amoir)" w:date="2024-11-04T12:18:00Z"/>
                <w:rFonts w:asciiTheme="minorHAnsi" w:hAnsiTheme="minorHAnsi" w:cstheme="minorHAnsi"/>
                <w:sz w:val="10"/>
                <w:szCs w:val="10"/>
                <w:rPrChange w:id="5751" w:author="Adrian Moir (amoir)" w:date="2024-11-04T12:20:00Z" w16du:dateUtc="2024-11-04T11:20:00Z">
                  <w:rPr>
                    <w:ins w:id="5752" w:author="Adrian Moir (amoir)" w:date="2024-11-04T12:18:00Z"/>
                  </w:rPr>
                </w:rPrChange>
              </w:rPr>
              <w:pPrChange w:id="5753" w:author="Adrian Moir (amoir)" w:date="2024-11-04T12:27:00Z" w16du:dateUtc="2024-11-04T11:27:00Z">
                <w:pPr/>
              </w:pPrChange>
            </w:pPr>
            <w:proofErr w:type="spellStart"/>
            <w:ins w:id="575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55" w:author="Adrian Moir (amoir)" w:date="2024-11-04T12:20:00Z" w16du:dateUtc="2024-11-04T11:20:00Z">
                    <w:rPr/>
                  </w:rPrChange>
                </w:rPr>
                <w:t>gvi-qstor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75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13D7CB4" w14:textId="77777777" w:rsidR="002E0EAC" w:rsidRPr="005112CF" w:rsidRDefault="002E0EAC">
            <w:pPr>
              <w:jc w:val="center"/>
              <w:rPr>
                <w:ins w:id="5757" w:author="Adrian Moir (amoir)" w:date="2024-11-04T12:18:00Z"/>
                <w:rFonts w:asciiTheme="minorHAnsi" w:hAnsiTheme="minorHAnsi" w:cstheme="minorHAnsi"/>
                <w:sz w:val="10"/>
                <w:szCs w:val="10"/>
                <w:rPrChange w:id="5758" w:author="Adrian Moir (amoir)" w:date="2024-11-04T12:20:00Z" w16du:dateUtc="2024-11-04T11:20:00Z">
                  <w:rPr>
                    <w:ins w:id="5759" w:author="Adrian Moir (amoir)" w:date="2024-11-04T12:18:00Z"/>
                  </w:rPr>
                </w:rPrChange>
              </w:rPr>
              <w:pPrChange w:id="5760" w:author="Adrian Moir (amoir)" w:date="2024-11-04T12:27:00Z" w16du:dateUtc="2024-11-04T11:27:00Z">
                <w:pPr/>
              </w:pPrChange>
            </w:pPr>
            <w:ins w:id="576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62" w:author="Adrian Moir (amoir)" w:date="2024-11-04T12:20:00Z" w16du:dateUtc="2024-11-04T11:20:00Z">
                    <w:rPr/>
                  </w:rPrChange>
                </w:rPr>
                <w:t>|172.24.14.181|10.150.101.20</w:t>
              </w:r>
            </w:ins>
          </w:p>
        </w:tc>
        <w:tc>
          <w:tcPr>
            <w:tcW w:w="628" w:type="dxa"/>
            <w:noWrap/>
            <w:hideMark/>
            <w:tcPrChange w:id="576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EE5FBB5" w14:textId="77777777" w:rsidR="002E0EAC" w:rsidRPr="005112CF" w:rsidRDefault="002E0EAC">
            <w:pPr>
              <w:jc w:val="center"/>
              <w:rPr>
                <w:ins w:id="5764" w:author="Adrian Moir (amoir)" w:date="2024-11-04T12:18:00Z"/>
                <w:rFonts w:asciiTheme="minorHAnsi" w:hAnsiTheme="minorHAnsi" w:cstheme="minorHAnsi"/>
                <w:sz w:val="10"/>
                <w:szCs w:val="10"/>
                <w:rPrChange w:id="5765" w:author="Adrian Moir (amoir)" w:date="2024-11-04T12:20:00Z" w16du:dateUtc="2024-11-04T11:20:00Z">
                  <w:rPr>
                    <w:ins w:id="5766" w:author="Adrian Moir (amoir)" w:date="2024-11-04T12:18:00Z"/>
                  </w:rPr>
                </w:rPrChange>
              </w:rPr>
              <w:pPrChange w:id="5767" w:author="Adrian Moir (amoir)" w:date="2024-11-04T12:27:00Z" w16du:dateUtc="2024-11-04T11:27:00Z">
                <w:pPr/>
              </w:pPrChange>
            </w:pPr>
            <w:ins w:id="576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69" w:author="Adrian Moir (amoir)" w:date="2024-11-04T12:20:00Z" w16du:dateUtc="2024-11-04T11:20:00Z">
                    <w:rPr/>
                  </w:rPrChange>
                </w:rPr>
                <w:t>7.4.1.169</w:t>
              </w:r>
            </w:ins>
          </w:p>
        </w:tc>
        <w:tc>
          <w:tcPr>
            <w:tcW w:w="831" w:type="dxa"/>
            <w:noWrap/>
            <w:hideMark/>
            <w:tcPrChange w:id="577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7F5FAF7" w14:textId="77777777" w:rsidR="002E0EAC" w:rsidRPr="005112CF" w:rsidRDefault="002E0EAC">
            <w:pPr>
              <w:jc w:val="center"/>
              <w:rPr>
                <w:ins w:id="5771" w:author="Adrian Moir (amoir)" w:date="2024-11-04T12:18:00Z"/>
                <w:rFonts w:asciiTheme="minorHAnsi" w:hAnsiTheme="minorHAnsi" w:cstheme="minorHAnsi"/>
                <w:sz w:val="10"/>
                <w:szCs w:val="10"/>
                <w:rPrChange w:id="5772" w:author="Adrian Moir (amoir)" w:date="2024-11-04T12:20:00Z" w16du:dateUtc="2024-11-04T11:20:00Z">
                  <w:rPr>
                    <w:ins w:id="5773" w:author="Adrian Moir (amoir)" w:date="2024-11-04T12:18:00Z"/>
                  </w:rPr>
                </w:rPrChange>
              </w:rPr>
              <w:pPrChange w:id="5774" w:author="Adrian Moir (amoir)" w:date="2024-11-04T12:27:00Z" w16du:dateUtc="2024-11-04T11:27:00Z">
                <w:pPr/>
              </w:pPrChange>
            </w:pPr>
            <w:proofErr w:type="spellStart"/>
            <w:ins w:id="577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7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77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2A98FA7" w14:textId="77777777" w:rsidR="002E0EAC" w:rsidRPr="005112CF" w:rsidRDefault="002E0EAC">
            <w:pPr>
              <w:jc w:val="center"/>
              <w:rPr>
                <w:ins w:id="5778" w:author="Adrian Moir (amoir)" w:date="2024-11-04T12:18:00Z"/>
                <w:rFonts w:asciiTheme="minorHAnsi" w:hAnsiTheme="minorHAnsi" w:cstheme="minorHAnsi"/>
                <w:sz w:val="10"/>
                <w:szCs w:val="10"/>
                <w:rPrChange w:id="5779" w:author="Adrian Moir (amoir)" w:date="2024-11-04T12:20:00Z" w16du:dateUtc="2024-11-04T11:20:00Z">
                  <w:rPr>
                    <w:ins w:id="5780" w:author="Adrian Moir (amoir)" w:date="2024-11-04T12:18:00Z"/>
                  </w:rPr>
                </w:rPrChange>
              </w:rPr>
              <w:pPrChange w:id="5781" w:author="Adrian Moir (amoir)" w:date="2024-11-04T12:26:00Z" w16du:dateUtc="2024-11-04T11:26:00Z">
                <w:pPr/>
              </w:pPrChange>
            </w:pPr>
            <w:ins w:id="578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83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578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5DF8BCCD" w14:textId="77777777" w:rsidR="002E0EAC" w:rsidRPr="005112CF" w:rsidRDefault="002E0EAC">
            <w:pPr>
              <w:jc w:val="center"/>
              <w:rPr>
                <w:ins w:id="5785" w:author="Adrian Moir (amoir)" w:date="2024-11-04T12:18:00Z"/>
                <w:rFonts w:asciiTheme="minorHAnsi" w:hAnsiTheme="minorHAnsi" w:cstheme="minorHAnsi"/>
                <w:sz w:val="10"/>
                <w:szCs w:val="10"/>
                <w:rPrChange w:id="5786" w:author="Adrian Moir (amoir)" w:date="2024-11-04T12:20:00Z" w16du:dateUtc="2024-11-04T11:20:00Z">
                  <w:rPr>
                    <w:ins w:id="5787" w:author="Adrian Moir (amoir)" w:date="2024-11-04T12:18:00Z"/>
                  </w:rPr>
                </w:rPrChange>
              </w:rPr>
              <w:pPrChange w:id="5788" w:author="Adrian Moir (amoir)" w:date="2024-11-04T12:26:00Z" w16du:dateUtc="2024-11-04T11:26:00Z">
                <w:pPr/>
              </w:pPrChange>
            </w:pPr>
            <w:ins w:id="578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90" w:author="Adrian Moir (amoir)" w:date="2024-11-04T12:20:00Z" w16du:dateUtc="2024-11-04T11:20:00Z">
                    <w:rPr/>
                  </w:rPrChange>
                </w:rPr>
                <w:t>7.29</w:t>
              </w:r>
            </w:ins>
          </w:p>
        </w:tc>
        <w:tc>
          <w:tcPr>
            <w:tcW w:w="902" w:type="dxa"/>
            <w:noWrap/>
            <w:hideMark/>
            <w:tcPrChange w:id="579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2A6FFB16" w14:textId="77777777" w:rsidR="002E0EAC" w:rsidRPr="005112CF" w:rsidRDefault="002E0EAC">
            <w:pPr>
              <w:jc w:val="center"/>
              <w:rPr>
                <w:ins w:id="5792" w:author="Adrian Moir (amoir)" w:date="2024-11-04T12:18:00Z"/>
                <w:rFonts w:asciiTheme="minorHAnsi" w:hAnsiTheme="minorHAnsi" w:cstheme="minorHAnsi"/>
                <w:sz w:val="10"/>
                <w:szCs w:val="10"/>
                <w:rPrChange w:id="5793" w:author="Adrian Moir (amoir)" w:date="2024-11-04T12:20:00Z" w16du:dateUtc="2024-11-04T11:20:00Z">
                  <w:rPr>
                    <w:ins w:id="5794" w:author="Adrian Moir (amoir)" w:date="2024-11-04T12:18:00Z"/>
                  </w:rPr>
                </w:rPrChange>
              </w:rPr>
              <w:pPrChange w:id="5795" w:author="Adrian Moir (amoir)" w:date="2024-11-04T12:27:00Z" w16du:dateUtc="2024-11-04T11:27:00Z">
                <w:pPr/>
              </w:pPrChange>
            </w:pPr>
            <w:ins w:id="579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797" w:author="Adrian Moir (amoir)" w:date="2024-11-04T12:20:00Z" w16du:dateUtc="2024-11-04T11:20:00Z">
                    <w:rPr/>
                  </w:rPrChange>
                </w:rPr>
                <w:t>11.8</w:t>
              </w:r>
            </w:ins>
          </w:p>
        </w:tc>
        <w:tc>
          <w:tcPr>
            <w:tcW w:w="1604" w:type="dxa"/>
            <w:noWrap/>
            <w:hideMark/>
            <w:tcPrChange w:id="579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25004313" w14:textId="77777777" w:rsidR="002E0EAC" w:rsidRPr="005112CF" w:rsidRDefault="002E0EAC">
            <w:pPr>
              <w:jc w:val="center"/>
              <w:rPr>
                <w:ins w:id="5799" w:author="Adrian Moir (amoir)" w:date="2024-11-04T12:18:00Z"/>
                <w:rFonts w:asciiTheme="minorHAnsi" w:hAnsiTheme="minorHAnsi" w:cstheme="minorHAnsi"/>
                <w:sz w:val="10"/>
                <w:szCs w:val="10"/>
                <w:rPrChange w:id="5800" w:author="Adrian Moir (amoir)" w:date="2024-11-04T12:20:00Z" w16du:dateUtc="2024-11-04T11:20:00Z">
                  <w:rPr>
                    <w:ins w:id="5801" w:author="Adrian Moir (amoir)" w:date="2024-11-04T12:18:00Z"/>
                  </w:rPr>
                </w:rPrChange>
              </w:rPr>
              <w:pPrChange w:id="5802" w:author="Adrian Moir (amoir)" w:date="2024-11-04T12:27:00Z" w16du:dateUtc="2024-11-04T11:27:00Z">
                <w:pPr/>
              </w:pPrChange>
            </w:pPr>
            <w:ins w:id="580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0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0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06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580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1619FFB4" w14:textId="77777777" w:rsidR="002E0EAC" w:rsidRPr="005112CF" w:rsidRDefault="002E0EAC">
            <w:pPr>
              <w:jc w:val="center"/>
              <w:rPr>
                <w:ins w:id="5808" w:author="Adrian Moir (amoir)" w:date="2024-11-04T12:18:00Z"/>
                <w:rFonts w:asciiTheme="minorHAnsi" w:hAnsiTheme="minorHAnsi" w:cstheme="minorHAnsi"/>
                <w:sz w:val="10"/>
                <w:szCs w:val="10"/>
                <w:rPrChange w:id="5809" w:author="Adrian Moir (amoir)" w:date="2024-11-04T12:20:00Z" w16du:dateUtc="2024-11-04T11:20:00Z">
                  <w:rPr>
                    <w:ins w:id="5810" w:author="Adrian Moir (amoir)" w:date="2024-11-04T12:18:00Z"/>
                  </w:rPr>
                </w:rPrChange>
              </w:rPr>
              <w:pPrChange w:id="5811" w:author="Adrian Moir (amoir)" w:date="2024-11-04T12:27:00Z" w16du:dateUtc="2024-11-04T11:27:00Z">
                <w:pPr/>
              </w:pPrChange>
            </w:pPr>
            <w:ins w:id="581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13" w:author="Adrian Moir (amoir)" w:date="2024-11-04T12:20:00Z" w16du:dateUtc="2024-11-04T11:20:00Z">
                    <w:rPr/>
                  </w:rPrChange>
                </w:rPr>
                <w:t>4.18.0-513.24.1.el8_9.x86_64</w:t>
              </w:r>
            </w:ins>
          </w:p>
        </w:tc>
      </w:tr>
      <w:tr w:rsidR="002E0EAC" w:rsidRPr="005112CF" w14:paraId="527FC291" w14:textId="77777777" w:rsidTr="005112CF">
        <w:trPr>
          <w:trHeight w:val="320"/>
          <w:jc w:val="center"/>
          <w:ins w:id="5814" w:author="Adrian Moir (amoir)" w:date="2024-11-04T12:18:00Z"/>
          <w:trPrChange w:id="581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81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B5E0BB5" w14:textId="77777777" w:rsidR="002E0EAC" w:rsidRPr="005112CF" w:rsidRDefault="002E0EAC">
            <w:pPr>
              <w:jc w:val="center"/>
              <w:rPr>
                <w:ins w:id="5817" w:author="Adrian Moir (amoir)" w:date="2024-11-04T12:18:00Z"/>
                <w:rFonts w:asciiTheme="minorHAnsi" w:hAnsiTheme="minorHAnsi" w:cstheme="minorHAnsi"/>
                <w:sz w:val="10"/>
                <w:szCs w:val="10"/>
                <w:rPrChange w:id="5818" w:author="Adrian Moir (amoir)" w:date="2024-11-04T12:20:00Z" w16du:dateUtc="2024-11-04T11:20:00Z">
                  <w:rPr>
                    <w:ins w:id="5819" w:author="Adrian Moir (amoir)" w:date="2024-11-04T12:18:00Z"/>
                  </w:rPr>
                </w:rPrChange>
              </w:rPr>
              <w:pPrChange w:id="5820" w:author="Adrian Moir (amoir)" w:date="2024-11-04T12:27:00Z" w16du:dateUtc="2024-11-04T11:27:00Z">
                <w:pPr/>
              </w:pPrChange>
            </w:pPr>
            <w:ins w:id="582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22" w:author="Adrian Moir (amoir)" w:date="2024-11-04T12:20:00Z" w16du:dateUtc="2024-11-04T11:20:00Z">
                    <w:rPr/>
                  </w:rPrChange>
                </w:rPr>
                <w:t>29c78528-06c9-456d-aa11-8c96697cce16</w:t>
              </w:r>
            </w:ins>
          </w:p>
        </w:tc>
        <w:tc>
          <w:tcPr>
            <w:tcW w:w="725" w:type="dxa"/>
            <w:noWrap/>
            <w:hideMark/>
            <w:tcPrChange w:id="582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51F3E137" w14:textId="77777777" w:rsidR="002E0EAC" w:rsidRPr="005112CF" w:rsidRDefault="002E0EAC">
            <w:pPr>
              <w:jc w:val="center"/>
              <w:rPr>
                <w:ins w:id="5824" w:author="Adrian Moir (amoir)" w:date="2024-11-04T12:18:00Z"/>
                <w:rFonts w:asciiTheme="minorHAnsi" w:hAnsiTheme="minorHAnsi" w:cstheme="minorHAnsi"/>
                <w:sz w:val="10"/>
                <w:szCs w:val="10"/>
                <w:rPrChange w:id="5825" w:author="Adrian Moir (amoir)" w:date="2024-11-04T12:20:00Z" w16du:dateUtc="2024-11-04T11:20:00Z">
                  <w:rPr>
                    <w:ins w:id="5826" w:author="Adrian Moir (amoir)" w:date="2024-11-04T12:18:00Z"/>
                  </w:rPr>
                </w:rPrChange>
              </w:rPr>
              <w:pPrChange w:id="5827" w:author="Adrian Moir (amoir)" w:date="2024-11-04T12:27:00Z" w16du:dateUtc="2024-11-04T11:27:00Z">
                <w:pPr/>
              </w:pPrChange>
            </w:pPr>
            <w:ins w:id="582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29" w:author="Adrian Moir (amoir)" w:date="2024-11-04T12:20:00Z" w16du:dateUtc="2024-11-04T11:20:00Z">
                    <w:rPr/>
                  </w:rPrChange>
                </w:rPr>
                <w:t>oe-tay-qstor01</w:t>
              </w:r>
            </w:ins>
          </w:p>
        </w:tc>
        <w:tc>
          <w:tcPr>
            <w:tcW w:w="1540" w:type="dxa"/>
            <w:noWrap/>
            <w:hideMark/>
            <w:tcPrChange w:id="583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413D93E" w14:textId="77777777" w:rsidR="002E0EAC" w:rsidRPr="005112CF" w:rsidRDefault="002E0EAC">
            <w:pPr>
              <w:jc w:val="center"/>
              <w:rPr>
                <w:ins w:id="5831" w:author="Adrian Moir (amoir)" w:date="2024-11-04T12:18:00Z"/>
                <w:rFonts w:asciiTheme="minorHAnsi" w:hAnsiTheme="minorHAnsi" w:cstheme="minorHAnsi"/>
                <w:sz w:val="10"/>
                <w:szCs w:val="10"/>
                <w:rPrChange w:id="5832" w:author="Adrian Moir (amoir)" w:date="2024-11-04T12:20:00Z" w16du:dateUtc="2024-11-04T11:20:00Z">
                  <w:rPr>
                    <w:ins w:id="5833" w:author="Adrian Moir (amoir)" w:date="2024-11-04T12:18:00Z"/>
                  </w:rPr>
                </w:rPrChange>
              </w:rPr>
              <w:pPrChange w:id="5834" w:author="Adrian Moir (amoir)" w:date="2024-11-04T12:27:00Z" w16du:dateUtc="2024-11-04T11:27:00Z">
                <w:pPr/>
              </w:pPrChange>
            </w:pPr>
            <w:ins w:id="583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36" w:author="Adrian Moir (amoir)" w:date="2024-11-04T12:20:00Z" w16du:dateUtc="2024-11-04T11:20:00Z">
                    <w:rPr/>
                  </w:rPrChange>
                </w:rPr>
                <w:t>|10.173.0.150</w:t>
              </w:r>
            </w:ins>
          </w:p>
        </w:tc>
        <w:tc>
          <w:tcPr>
            <w:tcW w:w="628" w:type="dxa"/>
            <w:noWrap/>
            <w:hideMark/>
            <w:tcPrChange w:id="583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881E654" w14:textId="77777777" w:rsidR="002E0EAC" w:rsidRPr="005112CF" w:rsidRDefault="002E0EAC">
            <w:pPr>
              <w:jc w:val="center"/>
              <w:rPr>
                <w:ins w:id="5838" w:author="Adrian Moir (amoir)" w:date="2024-11-04T12:18:00Z"/>
                <w:rFonts w:asciiTheme="minorHAnsi" w:hAnsiTheme="minorHAnsi" w:cstheme="minorHAnsi"/>
                <w:sz w:val="10"/>
                <w:szCs w:val="10"/>
                <w:rPrChange w:id="5839" w:author="Adrian Moir (amoir)" w:date="2024-11-04T12:20:00Z" w16du:dateUtc="2024-11-04T11:20:00Z">
                  <w:rPr>
                    <w:ins w:id="5840" w:author="Adrian Moir (amoir)" w:date="2024-11-04T12:18:00Z"/>
                  </w:rPr>
                </w:rPrChange>
              </w:rPr>
              <w:pPrChange w:id="5841" w:author="Adrian Moir (amoir)" w:date="2024-11-04T12:27:00Z" w16du:dateUtc="2024-11-04T11:27:00Z">
                <w:pPr/>
              </w:pPrChange>
            </w:pPr>
            <w:ins w:id="584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4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584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A6E174F" w14:textId="77777777" w:rsidR="002E0EAC" w:rsidRPr="005112CF" w:rsidRDefault="002E0EAC">
            <w:pPr>
              <w:jc w:val="center"/>
              <w:rPr>
                <w:ins w:id="5845" w:author="Adrian Moir (amoir)" w:date="2024-11-04T12:18:00Z"/>
                <w:rFonts w:asciiTheme="minorHAnsi" w:hAnsiTheme="minorHAnsi" w:cstheme="minorHAnsi"/>
                <w:sz w:val="10"/>
                <w:szCs w:val="10"/>
                <w:rPrChange w:id="5846" w:author="Adrian Moir (amoir)" w:date="2024-11-04T12:20:00Z" w16du:dateUtc="2024-11-04T11:20:00Z">
                  <w:rPr>
                    <w:ins w:id="5847" w:author="Adrian Moir (amoir)" w:date="2024-11-04T12:18:00Z"/>
                  </w:rPr>
                </w:rPrChange>
              </w:rPr>
              <w:pPrChange w:id="5848" w:author="Adrian Moir (amoir)" w:date="2024-11-04T12:27:00Z" w16du:dateUtc="2024-11-04T11:27:00Z">
                <w:pPr/>
              </w:pPrChange>
            </w:pPr>
            <w:proofErr w:type="spellStart"/>
            <w:ins w:id="584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5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85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3C80EFAA" w14:textId="77777777" w:rsidR="002E0EAC" w:rsidRPr="005112CF" w:rsidRDefault="002E0EAC">
            <w:pPr>
              <w:jc w:val="center"/>
              <w:rPr>
                <w:ins w:id="5852" w:author="Adrian Moir (amoir)" w:date="2024-11-04T12:18:00Z"/>
                <w:rFonts w:asciiTheme="minorHAnsi" w:hAnsiTheme="minorHAnsi" w:cstheme="minorHAnsi"/>
                <w:sz w:val="10"/>
                <w:szCs w:val="10"/>
                <w:rPrChange w:id="5853" w:author="Adrian Moir (amoir)" w:date="2024-11-04T12:20:00Z" w16du:dateUtc="2024-11-04T11:20:00Z">
                  <w:rPr>
                    <w:ins w:id="5854" w:author="Adrian Moir (amoir)" w:date="2024-11-04T12:18:00Z"/>
                  </w:rPr>
                </w:rPrChange>
              </w:rPr>
              <w:pPrChange w:id="5855" w:author="Adrian Moir (amoir)" w:date="2024-11-04T12:26:00Z" w16du:dateUtc="2024-11-04T11:26:00Z">
                <w:pPr/>
              </w:pPrChange>
            </w:pPr>
            <w:ins w:id="585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57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585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9772EEA" w14:textId="77777777" w:rsidR="002E0EAC" w:rsidRPr="005112CF" w:rsidRDefault="002E0EAC">
            <w:pPr>
              <w:jc w:val="center"/>
              <w:rPr>
                <w:ins w:id="5859" w:author="Adrian Moir (amoir)" w:date="2024-11-04T12:18:00Z"/>
                <w:rFonts w:asciiTheme="minorHAnsi" w:hAnsiTheme="minorHAnsi" w:cstheme="minorHAnsi"/>
                <w:sz w:val="10"/>
                <w:szCs w:val="10"/>
                <w:rPrChange w:id="5860" w:author="Adrian Moir (amoir)" w:date="2024-11-04T12:20:00Z" w16du:dateUtc="2024-11-04T11:20:00Z">
                  <w:rPr>
                    <w:ins w:id="5861" w:author="Adrian Moir (amoir)" w:date="2024-11-04T12:18:00Z"/>
                  </w:rPr>
                </w:rPrChange>
              </w:rPr>
              <w:pPrChange w:id="5862" w:author="Adrian Moir (amoir)" w:date="2024-11-04T12:26:00Z" w16du:dateUtc="2024-11-04T11:26:00Z">
                <w:pPr/>
              </w:pPrChange>
            </w:pPr>
            <w:ins w:id="586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64" w:author="Adrian Moir (amoir)" w:date="2024-11-04T12:20:00Z" w16du:dateUtc="2024-11-04T11:20:00Z">
                    <w:rPr/>
                  </w:rPrChange>
                </w:rPr>
                <w:t>7.42</w:t>
              </w:r>
            </w:ins>
          </w:p>
        </w:tc>
        <w:tc>
          <w:tcPr>
            <w:tcW w:w="902" w:type="dxa"/>
            <w:noWrap/>
            <w:hideMark/>
            <w:tcPrChange w:id="586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2C4F9EE6" w14:textId="77777777" w:rsidR="002E0EAC" w:rsidRPr="005112CF" w:rsidRDefault="002E0EAC">
            <w:pPr>
              <w:jc w:val="center"/>
              <w:rPr>
                <w:ins w:id="5866" w:author="Adrian Moir (amoir)" w:date="2024-11-04T12:18:00Z"/>
                <w:rFonts w:asciiTheme="minorHAnsi" w:hAnsiTheme="minorHAnsi" w:cstheme="minorHAnsi"/>
                <w:sz w:val="10"/>
                <w:szCs w:val="10"/>
                <w:rPrChange w:id="5867" w:author="Adrian Moir (amoir)" w:date="2024-11-04T12:20:00Z" w16du:dateUtc="2024-11-04T11:20:00Z">
                  <w:rPr>
                    <w:ins w:id="5868" w:author="Adrian Moir (amoir)" w:date="2024-11-04T12:18:00Z"/>
                  </w:rPr>
                </w:rPrChange>
              </w:rPr>
              <w:pPrChange w:id="5869" w:author="Adrian Moir (amoir)" w:date="2024-11-04T12:27:00Z" w16du:dateUtc="2024-11-04T11:27:00Z">
                <w:pPr/>
              </w:pPrChange>
            </w:pPr>
            <w:ins w:id="587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71" w:author="Adrian Moir (amoir)" w:date="2024-11-04T12:20:00Z" w16du:dateUtc="2024-11-04T11:20:00Z">
                    <w:rPr/>
                  </w:rPrChange>
                </w:rPr>
                <w:t>24</w:t>
              </w:r>
            </w:ins>
          </w:p>
        </w:tc>
        <w:tc>
          <w:tcPr>
            <w:tcW w:w="1604" w:type="dxa"/>
            <w:noWrap/>
            <w:hideMark/>
            <w:tcPrChange w:id="587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58FB9DF" w14:textId="77777777" w:rsidR="002E0EAC" w:rsidRPr="005112CF" w:rsidRDefault="002E0EAC">
            <w:pPr>
              <w:jc w:val="center"/>
              <w:rPr>
                <w:ins w:id="5873" w:author="Adrian Moir (amoir)" w:date="2024-11-04T12:18:00Z"/>
                <w:rFonts w:asciiTheme="minorHAnsi" w:hAnsiTheme="minorHAnsi" w:cstheme="minorHAnsi"/>
                <w:sz w:val="10"/>
                <w:szCs w:val="10"/>
                <w:rPrChange w:id="5874" w:author="Adrian Moir (amoir)" w:date="2024-11-04T12:20:00Z" w16du:dateUtc="2024-11-04T11:20:00Z">
                  <w:rPr>
                    <w:ins w:id="5875" w:author="Adrian Moir (amoir)" w:date="2024-11-04T12:18:00Z"/>
                  </w:rPr>
                </w:rPrChange>
              </w:rPr>
              <w:pPrChange w:id="5876" w:author="Adrian Moir (amoir)" w:date="2024-11-04T12:27:00Z" w16du:dateUtc="2024-11-04T11:27:00Z">
                <w:pPr/>
              </w:pPrChange>
            </w:pPr>
            <w:ins w:id="587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7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7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80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588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5DA4B18" w14:textId="77777777" w:rsidR="002E0EAC" w:rsidRPr="005112CF" w:rsidRDefault="002E0EAC">
            <w:pPr>
              <w:jc w:val="center"/>
              <w:rPr>
                <w:ins w:id="5882" w:author="Adrian Moir (amoir)" w:date="2024-11-04T12:18:00Z"/>
                <w:rFonts w:asciiTheme="minorHAnsi" w:hAnsiTheme="minorHAnsi" w:cstheme="minorHAnsi"/>
                <w:sz w:val="10"/>
                <w:szCs w:val="10"/>
                <w:rPrChange w:id="5883" w:author="Adrian Moir (amoir)" w:date="2024-11-04T12:20:00Z" w16du:dateUtc="2024-11-04T11:20:00Z">
                  <w:rPr>
                    <w:ins w:id="5884" w:author="Adrian Moir (amoir)" w:date="2024-11-04T12:18:00Z"/>
                  </w:rPr>
                </w:rPrChange>
              </w:rPr>
              <w:pPrChange w:id="5885" w:author="Adrian Moir (amoir)" w:date="2024-11-04T12:27:00Z" w16du:dateUtc="2024-11-04T11:27:00Z">
                <w:pPr/>
              </w:pPrChange>
            </w:pPr>
            <w:ins w:id="588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87" w:author="Adrian Moir (amoir)" w:date="2024-11-04T12:20:00Z" w16du:dateUtc="2024-11-04T11:20:00Z">
                    <w:rPr/>
                  </w:rPrChange>
                </w:rPr>
                <w:t>4.18.0-513.24.1.el8_9.x86_64</w:t>
              </w:r>
            </w:ins>
          </w:p>
        </w:tc>
      </w:tr>
      <w:tr w:rsidR="002E0EAC" w:rsidRPr="005112CF" w14:paraId="7DF9B208" w14:textId="77777777" w:rsidTr="005112CF">
        <w:trPr>
          <w:trHeight w:val="320"/>
          <w:jc w:val="center"/>
          <w:ins w:id="5888" w:author="Adrian Moir (amoir)" w:date="2024-11-04T12:18:00Z"/>
          <w:trPrChange w:id="588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89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A580F45" w14:textId="77777777" w:rsidR="002E0EAC" w:rsidRPr="005112CF" w:rsidRDefault="002E0EAC">
            <w:pPr>
              <w:jc w:val="center"/>
              <w:rPr>
                <w:ins w:id="5891" w:author="Adrian Moir (amoir)" w:date="2024-11-04T12:18:00Z"/>
                <w:rFonts w:asciiTheme="minorHAnsi" w:hAnsiTheme="minorHAnsi" w:cstheme="minorHAnsi"/>
                <w:sz w:val="10"/>
                <w:szCs w:val="10"/>
                <w:rPrChange w:id="5892" w:author="Adrian Moir (amoir)" w:date="2024-11-04T12:20:00Z" w16du:dateUtc="2024-11-04T11:20:00Z">
                  <w:rPr>
                    <w:ins w:id="5893" w:author="Adrian Moir (amoir)" w:date="2024-11-04T12:18:00Z"/>
                  </w:rPr>
                </w:rPrChange>
              </w:rPr>
              <w:pPrChange w:id="5894" w:author="Adrian Moir (amoir)" w:date="2024-11-04T12:27:00Z" w16du:dateUtc="2024-11-04T11:27:00Z">
                <w:pPr/>
              </w:pPrChange>
            </w:pPr>
            <w:ins w:id="589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896" w:author="Adrian Moir (amoir)" w:date="2024-11-04T12:20:00Z" w16du:dateUtc="2024-11-04T11:20:00Z">
                    <w:rPr/>
                  </w:rPrChange>
                </w:rPr>
                <w:t>5db7777b-83f1-4208-bb9e-1f041cab782e</w:t>
              </w:r>
            </w:ins>
          </w:p>
        </w:tc>
        <w:tc>
          <w:tcPr>
            <w:tcW w:w="725" w:type="dxa"/>
            <w:noWrap/>
            <w:hideMark/>
            <w:tcPrChange w:id="589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6F4E6E54" w14:textId="77777777" w:rsidR="002E0EAC" w:rsidRPr="005112CF" w:rsidRDefault="002E0EAC">
            <w:pPr>
              <w:jc w:val="center"/>
              <w:rPr>
                <w:ins w:id="5898" w:author="Adrian Moir (amoir)" w:date="2024-11-04T12:18:00Z"/>
                <w:rFonts w:asciiTheme="minorHAnsi" w:hAnsiTheme="minorHAnsi" w:cstheme="minorHAnsi"/>
                <w:sz w:val="10"/>
                <w:szCs w:val="10"/>
                <w:rPrChange w:id="5899" w:author="Adrian Moir (amoir)" w:date="2024-11-04T12:20:00Z" w16du:dateUtc="2024-11-04T11:20:00Z">
                  <w:rPr>
                    <w:ins w:id="5900" w:author="Adrian Moir (amoir)" w:date="2024-11-04T12:18:00Z"/>
                  </w:rPr>
                </w:rPrChange>
              </w:rPr>
              <w:pPrChange w:id="5901" w:author="Adrian Moir (amoir)" w:date="2024-11-04T12:27:00Z" w16du:dateUtc="2024-11-04T11:27:00Z">
                <w:pPr/>
              </w:pPrChange>
            </w:pPr>
            <w:proofErr w:type="spellStart"/>
            <w:ins w:id="590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03" w:author="Adrian Moir (amoir)" w:date="2024-11-04T12:20:00Z" w16du:dateUtc="2024-11-04T11:20:00Z">
                    <w:rPr/>
                  </w:rPrChange>
                </w:rPr>
                <w:t>ccp-qstor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90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EEB896C" w14:textId="77777777" w:rsidR="002E0EAC" w:rsidRPr="005112CF" w:rsidRDefault="002E0EAC">
            <w:pPr>
              <w:jc w:val="center"/>
              <w:rPr>
                <w:ins w:id="5905" w:author="Adrian Moir (amoir)" w:date="2024-11-04T12:18:00Z"/>
                <w:rFonts w:asciiTheme="minorHAnsi" w:hAnsiTheme="minorHAnsi" w:cstheme="minorHAnsi"/>
                <w:sz w:val="10"/>
                <w:szCs w:val="10"/>
                <w:rPrChange w:id="5906" w:author="Adrian Moir (amoir)" w:date="2024-11-04T12:20:00Z" w16du:dateUtc="2024-11-04T11:20:00Z">
                  <w:rPr>
                    <w:ins w:id="5907" w:author="Adrian Moir (amoir)" w:date="2024-11-04T12:18:00Z"/>
                  </w:rPr>
                </w:rPrChange>
              </w:rPr>
              <w:pPrChange w:id="5908" w:author="Adrian Moir (amoir)" w:date="2024-11-04T12:27:00Z" w16du:dateUtc="2024-11-04T11:27:00Z">
                <w:pPr/>
              </w:pPrChange>
            </w:pPr>
            <w:ins w:id="590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10" w:author="Adrian Moir (amoir)" w:date="2024-11-04T12:20:00Z" w16du:dateUtc="2024-11-04T11:20:00Z">
                    <w:rPr/>
                  </w:rPrChange>
                </w:rPr>
                <w:t>|10.253.32.197</w:t>
              </w:r>
            </w:ins>
          </w:p>
        </w:tc>
        <w:tc>
          <w:tcPr>
            <w:tcW w:w="628" w:type="dxa"/>
            <w:noWrap/>
            <w:hideMark/>
            <w:tcPrChange w:id="591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1D03C649" w14:textId="77777777" w:rsidR="002E0EAC" w:rsidRPr="005112CF" w:rsidRDefault="002E0EAC">
            <w:pPr>
              <w:jc w:val="center"/>
              <w:rPr>
                <w:ins w:id="5912" w:author="Adrian Moir (amoir)" w:date="2024-11-04T12:18:00Z"/>
                <w:rFonts w:asciiTheme="minorHAnsi" w:hAnsiTheme="minorHAnsi" w:cstheme="minorHAnsi"/>
                <w:sz w:val="10"/>
                <w:szCs w:val="10"/>
                <w:rPrChange w:id="5913" w:author="Adrian Moir (amoir)" w:date="2024-11-04T12:20:00Z" w16du:dateUtc="2024-11-04T11:20:00Z">
                  <w:rPr>
                    <w:ins w:id="5914" w:author="Adrian Moir (amoir)" w:date="2024-11-04T12:18:00Z"/>
                  </w:rPr>
                </w:rPrChange>
              </w:rPr>
              <w:pPrChange w:id="5915" w:author="Adrian Moir (amoir)" w:date="2024-11-04T12:27:00Z" w16du:dateUtc="2024-11-04T11:27:00Z">
                <w:pPr/>
              </w:pPrChange>
            </w:pPr>
            <w:ins w:id="591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1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591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4DA8E06" w14:textId="77777777" w:rsidR="002E0EAC" w:rsidRPr="005112CF" w:rsidRDefault="002E0EAC">
            <w:pPr>
              <w:jc w:val="center"/>
              <w:rPr>
                <w:ins w:id="5919" w:author="Adrian Moir (amoir)" w:date="2024-11-04T12:18:00Z"/>
                <w:rFonts w:asciiTheme="minorHAnsi" w:hAnsiTheme="minorHAnsi" w:cstheme="minorHAnsi"/>
                <w:sz w:val="10"/>
                <w:szCs w:val="10"/>
                <w:rPrChange w:id="5920" w:author="Adrian Moir (amoir)" w:date="2024-11-04T12:20:00Z" w16du:dateUtc="2024-11-04T11:20:00Z">
                  <w:rPr>
                    <w:ins w:id="5921" w:author="Adrian Moir (amoir)" w:date="2024-11-04T12:18:00Z"/>
                  </w:rPr>
                </w:rPrChange>
              </w:rPr>
              <w:pPrChange w:id="5922" w:author="Adrian Moir (amoir)" w:date="2024-11-04T12:27:00Z" w16du:dateUtc="2024-11-04T11:27:00Z">
                <w:pPr/>
              </w:pPrChange>
            </w:pPr>
            <w:proofErr w:type="spellStart"/>
            <w:ins w:id="592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2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92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3F875C2A" w14:textId="77777777" w:rsidR="002E0EAC" w:rsidRPr="005112CF" w:rsidRDefault="002E0EAC">
            <w:pPr>
              <w:jc w:val="center"/>
              <w:rPr>
                <w:ins w:id="5926" w:author="Adrian Moir (amoir)" w:date="2024-11-04T12:18:00Z"/>
                <w:rFonts w:asciiTheme="minorHAnsi" w:hAnsiTheme="minorHAnsi" w:cstheme="minorHAnsi"/>
                <w:sz w:val="10"/>
                <w:szCs w:val="10"/>
                <w:rPrChange w:id="5927" w:author="Adrian Moir (amoir)" w:date="2024-11-04T12:20:00Z" w16du:dateUtc="2024-11-04T11:20:00Z">
                  <w:rPr>
                    <w:ins w:id="5928" w:author="Adrian Moir (amoir)" w:date="2024-11-04T12:18:00Z"/>
                  </w:rPr>
                </w:rPrChange>
              </w:rPr>
              <w:pPrChange w:id="5929" w:author="Adrian Moir (amoir)" w:date="2024-11-04T12:26:00Z" w16du:dateUtc="2024-11-04T11:26:00Z">
                <w:pPr/>
              </w:pPrChange>
            </w:pPr>
            <w:ins w:id="593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31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593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6E784E2" w14:textId="77777777" w:rsidR="002E0EAC" w:rsidRPr="005112CF" w:rsidRDefault="002E0EAC">
            <w:pPr>
              <w:jc w:val="center"/>
              <w:rPr>
                <w:ins w:id="5933" w:author="Adrian Moir (amoir)" w:date="2024-11-04T12:18:00Z"/>
                <w:rFonts w:asciiTheme="minorHAnsi" w:hAnsiTheme="minorHAnsi" w:cstheme="minorHAnsi"/>
                <w:sz w:val="10"/>
                <w:szCs w:val="10"/>
                <w:rPrChange w:id="5934" w:author="Adrian Moir (amoir)" w:date="2024-11-04T12:20:00Z" w16du:dateUtc="2024-11-04T11:20:00Z">
                  <w:rPr>
                    <w:ins w:id="5935" w:author="Adrian Moir (amoir)" w:date="2024-11-04T12:18:00Z"/>
                  </w:rPr>
                </w:rPrChange>
              </w:rPr>
              <w:pPrChange w:id="5936" w:author="Adrian Moir (amoir)" w:date="2024-11-04T12:26:00Z" w16du:dateUtc="2024-11-04T11:26:00Z">
                <w:pPr/>
              </w:pPrChange>
            </w:pPr>
            <w:ins w:id="593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38" w:author="Adrian Moir (amoir)" w:date="2024-11-04T12:20:00Z" w16du:dateUtc="2024-11-04T11:20:00Z">
                    <w:rPr/>
                  </w:rPrChange>
                </w:rPr>
                <w:t>0.5</w:t>
              </w:r>
            </w:ins>
          </w:p>
        </w:tc>
        <w:tc>
          <w:tcPr>
            <w:tcW w:w="902" w:type="dxa"/>
            <w:noWrap/>
            <w:hideMark/>
            <w:tcPrChange w:id="593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AE1B2D6" w14:textId="77777777" w:rsidR="002E0EAC" w:rsidRPr="005112CF" w:rsidRDefault="002E0EAC">
            <w:pPr>
              <w:jc w:val="center"/>
              <w:rPr>
                <w:ins w:id="5940" w:author="Adrian Moir (amoir)" w:date="2024-11-04T12:18:00Z"/>
                <w:rFonts w:asciiTheme="minorHAnsi" w:hAnsiTheme="minorHAnsi" w:cstheme="minorHAnsi"/>
                <w:sz w:val="10"/>
                <w:szCs w:val="10"/>
                <w:rPrChange w:id="5941" w:author="Adrian Moir (amoir)" w:date="2024-11-04T12:20:00Z" w16du:dateUtc="2024-11-04T11:20:00Z">
                  <w:rPr>
                    <w:ins w:id="5942" w:author="Adrian Moir (amoir)" w:date="2024-11-04T12:18:00Z"/>
                  </w:rPr>
                </w:rPrChange>
              </w:rPr>
              <w:pPrChange w:id="5943" w:author="Adrian Moir (amoir)" w:date="2024-11-04T12:27:00Z" w16du:dateUtc="2024-11-04T11:27:00Z">
                <w:pPr/>
              </w:pPrChange>
            </w:pPr>
            <w:ins w:id="594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45" w:author="Adrian Moir (amoir)" w:date="2024-11-04T12:20:00Z" w16du:dateUtc="2024-11-04T11:20:00Z">
                    <w:rPr/>
                  </w:rPrChange>
                </w:rPr>
                <w:t>2</w:t>
              </w:r>
            </w:ins>
          </w:p>
        </w:tc>
        <w:tc>
          <w:tcPr>
            <w:tcW w:w="1604" w:type="dxa"/>
            <w:noWrap/>
            <w:hideMark/>
            <w:tcPrChange w:id="594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F968252" w14:textId="77777777" w:rsidR="002E0EAC" w:rsidRPr="005112CF" w:rsidRDefault="002E0EAC">
            <w:pPr>
              <w:jc w:val="center"/>
              <w:rPr>
                <w:ins w:id="5947" w:author="Adrian Moir (amoir)" w:date="2024-11-04T12:18:00Z"/>
                <w:rFonts w:asciiTheme="minorHAnsi" w:hAnsiTheme="minorHAnsi" w:cstheme="minorHAnsi"/>
                <w:sz w:val="10"/>
                <w:szCs w:val="10"/>
                <w:rPrChange w:id="5948" w:author="Adrian Moir (amoir)" w:date="2024-11-04T12:20:00Z" w16du:dateUtc="2024-11-04T11:20:00Z">
                  <w:rPr>
                    <w:ins w:id="5949" w:author="Adrian Moir (amoir)" w:date="2024-11-04T12:18:00Z"/>
                  </w:rPr>
                </w:rPrChange>
              </w:rPr>
              <w:pPrChange w:id="5950" w:author="Adrian Moir (amoir)" w:date="2024-11-04T12:27:00Z" w16du:dateUtc="2024-11-04T11:27:00Z">
                <w:pPr/>
              </w:pPrChange>
            </w:pPr>
            <w:ins w:id="595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5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5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5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595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C128809" w14:textId="77777777" w:rsidR="002E0EAC" w:rsidRPr="005112CF" w:rsidRDefault="002E0EAC">
            <w:pPr>
              <w:jc w:val="center"/>
              <w:rPr>
                <w:ins w:id="5956" w:author="Adrian Moir (amoir)" w:date="2024-11-04T12:18:00Z"/>
                <w:rFonts w:asciiTheme="minorHAnsi" w:hAnsiTheme="minorHAnsi" w:cstheme="minorHAnsi"/>
                <w:sz w:val="10"/>
                <w:szCs w:val="10"/>
                <w:rPrChange w:id="5957" w:author="Adrian Moir (amoir)" w:date="2024-11-04T12:20:00Z" w16du:dateUtc="2024-11-04T11:20:00Z">
                  <w:rPr>
                    <w:ins w:id="5958" w:author="Adrian Moir (amoir)" w:date="2024-11-04T12:18:00Z"/>
                  </w:rPr>
                </w:rPrChange>
              </w:rPr>
              <w:pPrChange w:id="5959" w:author="Adrian Moir (amoir)" w:date="2024-11-04T12:27:00Z" w16du:dateUtc="2024-11-04T11:27:00Z">
                <w:pPr/>
              </w:pPrChange>
            </w:pPr>
            <w:ins w:id="59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6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3C0F0B3A" w14:textId="77777777" w:rsidTr="005112CF">
        <w:trPr>
          <w:trHeight w:val="320"/>
          <w:jc w:val="center"/>
          <w:ins w:id="5962" w:author="Adrian Moir (amoir)" w:date="2024-11-04T12:18:00Z"/>
          <w:trPrChange w:id="596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596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6F2FEB44" w14:textId="77777777" w:rsidR="002E0EAC" w:rsidRPr="005112CF" w:rsidRDefault="002E0EAC">
            <w:pPr>
              <w:jc w:val="center"/>
              <w:rPr>
                <w:ins w:id="5965" w:author="Adrian Moir (amoir)" w:date="2024-11-04T12:18:00Z"/>
                <w:rFonts w:asciiTheme="minorHAnsi" w:hAnsiTheme="minorHAnsi" w:cstheme="minorHAnsi"/>
                <w:sz w:val="10"/>
                <w:szCs w:val="10"/>
                <w:rPrChange w:id="5966" w:author="Adrian Moir (amoir)" w:date="2024-11-04T12:20:00Z" w16du:dateUtc="2024-11-04T11:20:00Z">
                  <w:rPr>
                    <w:ins w:id="5967" w:author="Adrian Moir (amoir)" w:date="2024-11-04T12:18:00Z"/>
                  </w:rPr>
                </w:rPrChange>
              </w:rPr>
              <w:pPrChange w:id="5968" w:author="Adrian Moir (amoir)" w:date="2024-11-04T12:27:00Z" w16du:dateUtc="2024-11-04T11:27:00Z">
                <w:pPr/>
              </w:pPrChange>
            </w:pPr>
            <w:ins w:id="596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70" w:author="Adrian Moir (amoir)" w:date="2024-11-04T12:20:00Z" w16du:dateUtc="2024-11-04T11:20:00Z">
                    <w:rPr/>
                  </w:rPrChange>
                </w:rPr>
                <w:t>d61a5a2b-8291-4309-8603-d55ac564ec83</w:t>
              </w:r>
            </w:ins>
          </w:p>
        </w:tc>
        <w:tc>
          <w:tcPr>
            <w:tcW w:w="725" w:type="dxa"/>
            <w:noWrap/>
            <w:hideMark/>
            <w:tcPrChange w:id="597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1C619467" w14:textId="77777777" w:rsidR="002E0EAC" w:rsidRPr="005112CF" w:rsidRDefault="002E0EAC">
            <w:pPr>
              <w:jc w:val="center"/>
              <w:rPr>
                <w:ins w:id="5972" w:author="Adrian Moir (amoir)" w:date="2024-11-04T12:18:00Z"/>
                <w:rFonts w:asciiTheme="minorHAnsi" w:hAnsiTheme="minorHAnsi" w:cstheme="minorHAnsi"/>
                <w:sz w:val="10"/>
                <w:szCs w:val="10"/>
                <w:rPrChange w:id="5973" w:author="Adrian Moir (amoir)" w:date="2024-11-04T12:20:00Z" w16du:dateUtc="2024-11-04T11:20:00Z">
                  <w:rPr>
                    <w:ins w:id="5974" w:author="Adrian Moir (amoir)" w:date="2024-11-04T12:18:00Z"/>
                  </w:rPr>
                </w:rPrChange>
              </w:rPr>
              <w:pPrChange w:id="5975" w:author="Adrian Moir (amoir)" w:date="2024-11-04T12:27:00Z" w16du:dateUtc="2024-11-04T11:27:00Z">
                <w:pPr/>
              </w:pPrChange>
            </w:pPr>
            <w:proofErr w:type="spellStart"/>
            <w:ins w:id="597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77" w:author="Adrian Moir (amoir)" w:date="2024-11-04T12:20:00Z" w16du:dateUtc="2024-11-04T11:20:00Z">
                    <w:rPr/>
                  </w:rPrChange>
                </w:rPr>
                <w:t>deb-qstor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597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6870144" w14:textId="77777777" w:rsidR="002E0EAC" w:rsidRPr="005112CF" w:rsidRDefault="002E0EAC">
            <w:pPr>
              <w:jc w:val="center"/>
              <w:rPr>
                <w:ins w:id="5979" w:author="Adrian Moir (amoir)" w:date="2024-11-04T12:18:00Z"/>
                <w:rFonts w:asciiTheme="minorHAnsi" w:hAnsiTheme="minorHAnsi" w:cstheme="minorHAnsi"/>
                <w:sz w:val="10"/>
                <w:szCs w:val="10"/>
                <w:rPrChange w:id="5980" w:author="Adrian Moir (amoir)" w:date="2024-11-04T12:20:00Z" w16du:dateUtc="2024-11-04T11:20:00Z">
                  <w:rPr>
                    <w:ins w:id="5981" w:author="Adrian Moir (amoir)" w:date="2024-11-04T12:18:00Z"/>
                  </w:rPr>
                </w:rPrChange>
              </w:rPr>
              <w:pPrChange w:id="5982" w:author="Adrian Moir (amoir)" w:date="2024-11-04T12:27:00Z" w16du:dateUtc="2024-11-04T11:27:00Z">
                <w:pPr/>
              </w:pPrChange>
            </w:pPr>
            <w:ins w:id="598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84" w:author="Adrian Moir (amoir)" w:date="2024-11-04T12:20:00Z" w16du:dateUtc="2024-11-04T11:20:00Z">
                    <w:rPr/>
                  </w:rPrChange>
                </w:rPr>
                <w:t>|172.24.14.141|10.150.105.20</w:t>
              </w:r>
            </w:ins>
          </w:p>
        </w:tc>
        <w:tc>
          <w:tcPr>
            <w:tcW w:w="628" w:type="dxa"/>
            <w:noWrap/>
            <w:hideMark/>
            <w:tcPrChange w:id="598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64488357" w14:textId="77777777" w:rsidR="002E0EAC" w:rsidRPr="005112CF" w:rsidRDefault="002E0EAC">
            <w:pPr>
              <w:jc w:val="center"/>
              <w:rPr>
                <w:ins w:id="5986" w:author="Adrian Moir (amoir)" w:date="2024-11-04T12:18:00Z"/>
                <w:rFonts w:asciiTheme="minorHAnsi" w:hAnsiTheme="minorHAnsi" w:cstheme="minorHAnsi"/>
                <w:sz w:val="10"/>
                <w:szCs w:val="10"/>
                <w:rPrChange w:id="5987" w:author="Adrian Moir (amoir)" w:date="2024-11-04T12:20:00Z" w16du:dateUtc="2024-11-04T11:20:00Z">
                  <w:rPr>
                    <w:ins w:id="5988" w:author="Adrian Moir (amoir)" w:date="2024-11-04T12:18:00Z"/>
                  </w:rPr>
                </w:rPrChange>
              </w:rPr>
              <w:pPrChange w:id="5989" w:author="Adrian Moir (amoir)" w:date="2024-11-04T12:27:00Z" w16du:dateUtc="2024-11-04T11:27:00Z">
                <w:pPr/>
              </w:pPrChange>
            </w:pPr>
            <w:ins w:id="599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9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599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4CE38130" w14:textId="77777777" w:rsidR="002E0EAC" w:rsidRPr="005112CF" w:rsidRDefault="002E0EAC">
            <w:pPr>
              <w:jc w:val="center"/>
              <w:rPr>
                <w:ins w:id="5993" w:author="Adrian Moir (amoir)" w:date="2024-11-04T12:18:00Z"/>
                <w:rFonts w:asciiTheme="minorHAnsi" w:hAnsiTheme="minorHAnsi" w:cstheme="minorHAnsi"/>
                <w:sz w:val="10"/>
                <w:szCs w:val="10"/>
                <w:rPrChange w:id="5994" w:author="Adrian Moir (amoir)" w:date="2024-11-04T12:20:00Z" w16du:dateUtc="2024-11-04T11:20:00Z">
                  <w:rPr>
                    <w:ins w:id="5995" w:author="Adrian Moir (amoir)" w:date="2024-11-04T12:18:00Z"/>
                  </w:rPr>
                </w:rPrChange>
              </w:rPr>
              <w:pPrChange w:id="5996" w:author="Adrian Moir (amoir)" w:date="2024-11-04T12:27:00Z" w16du:dateUtc="2024-11-04T11:27:00Z">
                <w:pPr/>
              </w:pPrChange>
            </w:pPr>
            <w:proofErr w:type="spellStart"/>
            <w:ins w:id="599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599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599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EDFED72" w14:textId="77777777" w:rsidR="002E0EAC" w:rsidRPr="005112CF" w:rsidRDefault="002E0EAC">
            <w:pPr>
              <w:jc w:val="center"/>
              <w:rPr>
                <w:ins w:id="6000" w:author="Adrian Moir (amoir)" w:date="2024-11-04T12:18:00Z"/>
                <w:rFonts w:asciiTheme="minorHAnsi" w:hAnsiTheme="minorHAnsi" w:cstheme="minorHAnsi"/>
                <w:sz w:val="10"/>
                <w:szCs w:val="10"/>
                <w:rPrChange w:id="6001" w:author="Adrian Moir (amoir)" w:date="2024-11-04T12:20:00Z" w16du:dateUtc="2024-11-04T11:20:00Z">
                  <w:rPr>
                    <w:ins w:id="6002" w:author="Adrian Moir (amoir)" w:date="2024-11-04T12:18:00Z"/>
                  </w:rPr>
                </w:rPrChange>
              </w:rPr>
              <w:pPrChange w:id="6003" w:author="Adrian Moir (amoir)" w:date="2024-11-04T12:26:00Z" w16du:dateUtc="2024-11-04T11:26:00Z">
                <w:pPr/>
              </w:pPrChange>
            </w:pPr>
            <w:ins w:id="60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05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00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7FA5148A" w14:textId="77777777" w:rsidR="002E0EAC" w:rsidRPr="005112CF" w:rsidRDefault="002E0EAC">
            <w:pPr>
              <w:jc w:val="center"/>
              <w:rPr>
                <w:ins w:id="6007" w:author="Adrian Moir (amoir)" w:date="2024-11-04T12:18:00Z"/>
                <w:rFonts w:asciiTheme="minorHAnsi" w:hAnsiTheme="minorHAnsi" w:cstheme="minorHAnsi"/>
                <w:sz w:val="10"/>
                <w:szCs w:val="10"/>
                <w:rPrChange w:id="6008" w:author="Adrian Moir (amoir)" w:date="2024-11-04T12:20:00Z" w16du:dateUtc="2024-11-04T11:20:00Z">
                  <w:rPr>
                    <w:ins w:id="6009" w:author="Adrian Moir (amoir)" w:date="2024-11-04T12:18:00Z"/>
                  </w:rPr>
                </w:rPrChange>
              </w:rPr>
              <w:pPrChange w:id="6010" w:author="Adrian Moir (amoir)" w:date="2024-11-04T12:26:00Z" w16du:dateUtc="2024-11-04T11:26:00Z">
                <w:pPr/>
              </w:pPrChange>
            </w:pPr>
            <w:ins w:id="601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12" w:author="Adrian Moir (amoir)" w:date="2024-11-04T12:20:00Z" w16du:dateUtc="2024-11-04T11:20:00Z">
                    <w:rPr/>
                  </w:rPrChange>
                </w:rPr>
                <w:t>3.45</w:t>
              </w:r>
            </w:ins>
          </w:p>
        </w:tc>
        <w:tc>
          <w:tcPr>
            <w:tcW w:w="902" w:type="dxa"/>
            <w:noWrap/>
            <w:hideMark/>
            <w:tcPrChange w:id="601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B11E213" w14:textId="77777777" w:rsidR="002E0EAC" w:rsidRPr="005112CF" w:rsidRDefault="002E0EAC">
            <w:pPr>
              <w:jc w:val="center"/>
              <w:rPr>
                <w:ins w:id="6014" w:author="Adrian Moir (amoir)" w:date="2024-11-04T12:18:00Z"/>
                <w:rFonts w:asciiTheme="minorHAnsi" w:hAnsiTheme="minorHAnsi" w:cstheme="minorHAnsi"/>
                <w:sz w:val="10"/>
                <w:szCs w:val="10"/>
                <w:rPrChange w:id="6015" w:author="Adrian Moir (amoir)" w:date="2024-11-04T12:20:00Z" w16du:dateUtc="2024-11-04T11:20:00Z">
                  <w:rPr>
                    <w:ins w:id="6016" w:author="Adrian Moir (amoir)" w:date="2024-11-04T12:18:00Z"/>
                  </w:rPr>
                </w:rPrChange>
              </w:rPr>
              <w:pPrChange w:id="6017" w:author="Adrian Moir (amoir)" w:date="2024-11-04T12:27:00Z" w16du:dateUtc="2024-11-04T11:27:00Z">
                <w:pPr/>
              </w:pPrChange>
            </w:pPr>
            <w:ins w:id="601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19" w:author="Adrian Moir (amoir)" w:date="2024-11-04T12:20:00Z" w16du:dateUtc="2024-11-04T11:20:00Z">
                    <w:rPr/>
                  </w:rPrChange>
                </w:rPr>
                <w:t>7</w:t>
              </w:r>
            </w:ins>
          </w:p>
        </w:tc>
        <w:tc>
          <w:tcPr>
            <w:tcW w:w="1604" w:type="dxa"/>
            <w:noWrap/>
            <w:hideMark/>
            <w:tcPrChange w:id="602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81ADAFA" w14:textId="77777777" w:rsidR="002E0EAC" w:rsidRPr="005112CF" w:rsidRDefault="002E0EAC">
            <w:pPr>
              <w:jc w:val="center"/>
              <w:rPr>
                <w:ins w:id="6021" w:author="Adrian Moir (amoir)" w:date="2024-11-04T12:18:00Z"/>
                <w:rFonts w:asciiTheme="minorHAnsi" w:hAnsiTheme="minorHAnsi" w:cstheme="minorHAnsi"/>
                <w:sz w:val="10"/>
                <w:szCs w:val="10"/>
                <w:rPrChange w:id="6022" w:author="Adrian Moir (amoir)" w:date="2024-11-04T12:20:00Z" w16du:dateUtc="2024-11-04T11:20:00Z">
                  <w:rPr>
                    <w:ins w:id="6023" w:author="Adrian Moir (amoir)" w:date="2024-11-04T12:18:00Z"/>
                  </w:rPr>
                </w:rPrChange>
              </w:rPr>
              <w:pPrChange w:id="6024" w:author="Adrian Moir (amoir)" w:date="2024-11-04T12:27:00Z" w16du:dateUtc="2024-11-04T11:27:00Z">
                <w:pPr/>
              </w:pPrChange>
            </w:pPr>
            <w:ins w:id="60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2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2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28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02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394F8E33" w14:textId="77777777" w:rsidR="002E0EAC" w:rsidRPr="005112CF" w:rsidRDefault="002E0EAC">
            <w:pPr>
              <w:jc w:val="center"/>
              <w:rPr>
                <w:ins w:id="6030" w:author="Adrian Moir (amoir)" w:date="2024-11-04T12:18:00Z"/>
                <w:rFonts w:asciiTheme="minorHAnsi" w:hAnsiTheme="minorHAnsi" w:cstheme="minorHAnsi"/>
                <w:sz w:val="10"/>
                <w:szCs w:val="10"/>
                <w:rPrChange w:id="6031" w:author="Adrian Moir (amoir)" w:date="2024-11-04T12:20:00Z" w16du:dateUtc="2024-11-04T11:20:00Z">
                  <w:rPr>
                    <w:ins w:id="6032" w:author="Adrian Moir (amoir)" w:date="2024-11-04T12:18:00Z"/>
                  </w:rPr>
                </w:rPrChange>
              </w:rPr>
              <w:pPrChange w:id="6033" w:author="Adrian Moir (amoir)" w:date="2024-11-04T12:27:00Z" w16du:dateUtc="2024-11-04T11:27:00Z">
                <w:pPr/>
              </w:pPrChange>
            </w:pPr>
            <w:ins w:id="603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35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36AA9E4E" w14:textId="77777777" w:rsidTr="005112CF">
        <w:trPr>
          <w:trHeight w:val="320"/>
          <w:jc w:val="center"/>
          <w:ins w:id="6036" w:author="Adrian Moir (amoir)" w:date="2024-11-04T12:18:00Z"/>
          <w:trPrChange w:id="603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03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82E7B9A" w14:textId="77777777" w:rsidR="002E0EAC" w:rsidRPr="005112CF" w:rsidRDefault="002E0EAC">
            <w:pPr>
              <w:jc w:val="center"/>
              <w:rPr>
                <w:ins w:id="6039" w:author="Adrian Moir (amoir)" w:date="2024-11-04T12:18:00Z"/>
                <w:rFonts w:asciiTheme="minorHAnsi" w:hAnsiTheme="minorHAnsi" w:cstheme="minorHAnsi"/>
                <w:sz w:val="10"/>
                <w:szCs w:val="10"/>
                <w:rPrChange w:id="6040" w:author="Adrian Moir (amoir)" w:date="2024-11-04T12:20:00Z" w16du:dateUtc="2024-11-04T11:20:00Z">
                  <w:rPr>
                    <w:ins w:id="6041" w:author="Adrian Moir (amoir)" w:date="2024-11-04T12:18:00Z"/>
                  </w:rPr>
                </w:rPrChange>
              </w:rPr>
              <w:pPrChange w:id="6042" w:author="Adrian Moir (amoir)" w:date="2024-11-04T12:27:00Z" w16du:dateUtc="2024-11-04T11:27:00Z">
                <w:pPr/>
              </w:pPrChange>
            </w:pPr>
            <w:ins w:id="604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44" w:author="Adrian Moir (amoir)" w:date="2024-11-04T12:20:00Z" w16du:dateUtc="2024-11-04T11:20:00Z">
                    <w:rPr/>
                  </w:rPrChange>
                </w:rPr>
                <w:t>aacccc62-d427-40e9-915e-197425dbbe57</w:t>
              </w:r>
            </w:ins>
          </w:p>
        </w:tc>
        <w:tc>
          <w:tcPr>
            <w:tcW w:w="725" w:type="dxa"/>
            <w:noWrap/>
            <w:hideMark/>
            <w:tcPrChange w:id="604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1A487A05" w14:textId="77777777" w:rsidR="002E0EAC" w:rsidRPr="005112CF" w:rsidRDefault="002E0EAC">
            <w:pPr>
              <w:jc w:val="center"/>
              <w:rPr>
                <w:ins w:id="6046" w:author="Adrian Moir (amoir)" w:date="2024-11-04T12:18:00Z"/>
                <w:rFonts w:asciiTheme="minorHAnsi" w:hAnsiTheme="minorHAnsi" w:cstheme="minorHAnsi"/>
                <w:sz w:val="10"/>
                <w:szCs w:val="10"/>
                <w:rPrChange w:id="6047" w:author="Adrian Moir (amoir)" w:date="2024-11-04T12:20:00Z" w16du:dateUtc="2024-11-04T11:20:00Z">
                  <w:rPr>
                    <w:ins w:id="6048" w:author="Adrian Moir (amoir)" w:date="2024-11-04T12:18:00Z"/>
                  </w:rPr>
                </w:rPrChange>
              </w:rPr>
              <w:pPrChange w:id="6049" w:author="Adrian Moir (amoir)" w:date="2024-11-04T12:27:00Z" w16du:dateUtc="2024-11-04T11:27:00Z">
                <w:pPr/>
              </w:pPrChange>
            </w:pPr>
            <w:proofErr w:type="spellStart"/>
            <w:ins w:id="605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51" w:author="Adrian Moir (amoir)" w:date="2024-11-04T12:20:00Z" w16du:dateUtc="2024-11-04T11:20:00Z">
                    <w:rPr/>
                  </w:rPrChange>
                </w:rPr>
                <w:t>dcn-qstor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05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97DD8B2" w14:textId="77777777" w:rsidR="002E0EAC" w:rsidRPr="005112CF" w:rsidRDefault="002E0EAC">
            <w:pPr>
              <w:jc w:val="center"/>
              <w:rPr>
                <w:ins w:id="6053" w:author="Adrian Moir (amoir)" w:date="2024-11-04T12:18:00Z"/>
                <w:rFonts w:asciiTheme="minorHAnsi" w:hAnsiTheme="minorHAnsi" w:cstheme="minorHAnsi"/>
                <w:sz w:val="10"/>
                <w:szCs w:val="10"/>
                <w:rPrChange w:id="6054" w:author="Adrian Moir (amoir)" w:date="2024-11-04T12:20:00Z" w16du:dateUtc="2024-11-04T11:20:00Z">
                  <w:rPr>
                    <w:ins w:id="6055" w:author="Adrian Moir (amoir)" w:date="2024-11-04T12:18:00Z"/>
                  </w:rPr>
                </w:rPrChange>
              </w:rPr>
              <w:pPrChange w:id="6056" w:author="Adrian Moir (amoir)" w:date="2024-11-04T12:27:00Z" w16du:dateUtc="2024-11-04T11:27:00Z">
                <w:pPr/>
              </w:pPrChange>
            </w:pPr>
            <w:ins w:id="605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58" w:author="Adrian Moir (amoir)" w:date="2024-11-04T12:20:00Z" w16du:dateUtc="2024-11-04T11:20:00Z">
                    <w:rPr/>
                  </w:rPrChange>
                </w:rPr>
                <w:t>|172.25.14.130|10.160.105.20</w:t>
              </w:r>
            </w:ins>
          </w:p>
        </w:tc>
        <w:tc>
          <w:tcPr>
            <w:tcW w:w="628" w:type="dxa"/>
            <w:noWrap/>
            <w:hideMark/>
            <w:tcPrChange w:id="605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1BEF1E6D" w14:textId="77777777" w:rsidR="002E0EAC" w:rsidRPr="005112CF" w:rsidRDefault="002E0EAC">
            <w:pPr>
              <w:jc w:val="center"/>
              <w:rPr>
                <w:ins w:id="6060" w:author="Adrian Moir (amoir)" w:date="2024-11-04T12:18:00Z"/>
                <w:rFonts w:asciiTheme="minorHAnsi" w:hAnsiTheme="minorHAnsi" w:cstheme="minorHAnsi"/>
                <w:sz w:val="10"/>
                <w:szCs w:val="10"/>
                <w:rPrChange w:id="6061" w:author="Adrian Moir (amoir)" w:date="2024-11-04T12:20:00Z" w16du:dateUtc="2024-11-04T11:20:00Z">
                  <w:rPr>
                    <w:ins w:id="6062" w:author="Adrian Moir (amoir)" w:date="2024-11-04T12:18:00Z"/>
                  </w:rPr>
                </w:rPrChange>
              </w:rPr>
              <w:pPrChange w:id="6063" w:author="Adrian Moir (amoir)" w:date="2024-11-04T12:27:00Z" w16du:dateUtc="2024-11-04T11:27:00Z">
                <w:pPr/>
              </w:pPrChange>
            </w:pPr>
            <w:ins w:id="606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6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06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F6EF571" w14:textId="77777777" w:rsidR="002E0EAC" w:rsidRPr="005112CF" w:rsidRDefault="002E0EAC">
            <w:pPr>
              <w:jc w:val="center"/>
              <w:rPr>
                <w:ins w:id="6067" w:author="Adrian Moir (amoir)" w:date="2024-11-04T12:18:00Z"/>
                <w:rFonts w:asciiTheme="minorHAnsi" w:hAnsiTheme="minorHAnsi" w:cstheme="minorHAnsi"/>
                <w:sz w:val="10"/>
                <w:szCs w:val="10"/>
                <w:rPrChange w:id="6068" w:author="Adrian Moir (amoir)" w:date="2024-11-04T12:20:00Z" w16du:dateUtc="2024-11-04T11:20:00Z">
                  <w:rPr>
                    <w:ins w:id="6069" w:author="Adrian Moir (amoir)" w:date="2024-11-04T12:18:00Z"/>
                  </w:rPr>
                </w:rPrChange>
              </w:rPr>
              <w:pPrChange w:id="6070" w:author="Adrian Moir (amoir)" w:date="2024-11-04T12:27:00Z" w16du:dateUtc="2024-11-04T11:27:00Z">
                <w:pPr/>
              </w:pPrChange>
            </w:pPr>
            <w:proofErr w:type="spellStart"/>
            <w:ins w:id="607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7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07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ECAD295" w14:textId="77777777" w:rsidR="002E0EAC" w:rsidRPr="005112CF" w:rsidRDefault="002E0EAC">
            <w:pPr>
              <w:jc w:val="center"/>
              <w:rPr>
                <w:ins w:id="6074" w:author="Adrian Moir (amoir)" w:date="2024-11-04T12:18:00Z"/>
                <w:rFonts w:asciiTheme="minorHAnsi" w:hAnsiTheme="minorHAnsi" w:cstheme="minorHAnsi"/>
                <w:sz w:val="10"/>
                <w:szCs w:val="10"/>
                <w:rPrChange w:id="6075" w:author="Adrian Moir (amoir)" w:date="2024-11-04T12:20:00Z" w16du:dateUtc="2024-11-04T11:20:00Z">
                  <w:rPr>
                    <w:ins w:id="6076" w:author="Adrian Moir (amoir)" w:date="2024-11-04T12:18:00Z"/>
                  </w:rPr>
                </w:rPrChange>
              </w:rPr>
              <w:pPrChange w:id="6077" w:author="Adrian Moir (amoir)" w:date="2024-11-04T12:26:00Z" w16du:dateUtc="2024-11-04T11:26:00Z">
                <w:pPr/>
              </w:pPrChange>
            </w:pPr>
            <w:ins w:id="607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79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08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5FD727F" w14:textId="77777777" w:rsidR="002E0EAC" w:rsidRPr="005112CF" w:rsidRDefault="002E0EAC">
            <w:pPr>
              <w:jc w:val="center"/>
              <w:rPr>
                <w:ins w:id="6081" w:author="Adrian Moir (amoir)" w:date="2024-11-04T12:18:00Z"/>
                <w:rFonts w:asciiTheme="minorHAnsi" w:hAnsiTheme="minorHAnsi" w:cstheme="minorHAnsi"/>
                <w:sz w:val="10"/>
                <w:szCs w:val="10"/>
                <w:rPrChange w:id="6082" w:author="Adrian Moir (amoir)" w:date="2024-11-04T12:20:00Z" w16du:dateUtc="2024-11-04T11:20:00Z">
                  <w:rPr>
                    <w:ins w:id="6083" w:author="Adrian Moir (amoir)" w:date="2024-11-04T12:18:00Z"/>
                  </w:rPr>
                </w:rPrChange>
              </w:rPr>
              <w:pPrChange w:id="6084" w:author="Adrian Moir (amoir)" w:date="2024-11-04T12:26:00Z" w16du:dateUtc="2024-11-04T11:26:00Z">
                <w:pPr/>
              </w:pPrChange>
            </w:pPr>
            <w:ins w:id="608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86" w:author="Adrian Moir (amoir)" w:date="2024-11-04T12:20:00Z" w16du:dateUtc="2024-11-04T11:20:00Z">
                    <w:rPr/>
                  </w:rPrChange>
                </w:rPr>
                <w:t>2.84</w:t>
              </w:r>
            </w:ins>
          </w:p>
        </w:tc>
        <w:tc>
          <w:tcPr>
            <w:tcW w:w="902" w:type="dxa"/>
            <w:noWrap/>
            <w:hideMark/>
            <w:tcPrChange w:id="608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471E6035" w14:textId="77777777" w:rsidR="002E0EAC" w:rsidRPr="005112CF" w:rsidRDefault="002E0EAC">
            <w:pPr>
              <w:jc w:val="center"/>
              <w:rPr>
                <w:ins w:id="6088" w:author="Adrian Moir (amoir)" w:date="2024-11-04T12:18:00Z"/>
                <w:rFonts w:asciiTheme="minorHAnsi" w:hAnsiTheme="minorHAnsi" w:cstheme="minorHAnsi"/>
                <w:sz w:val="10"/>
                <w:szCs w:val="10"/>
                <w:rPrChange w:id="6089" w:author="Adrian Moir (amoir)" w:date="2024-11-04T12:20:00Z" w16du:dateUtc="2024-11-04T11:20:00Z">
                  <w:rPr>
                    <w:ins w:id="6090" w:author="Adrian Moir (amoir)" w:date="2024-11-04T12:18:00Z"/>
                  </w:rPr>
                </w:rPrChange>
              </w:rPr>
              <w:pPrChange w:id="6091" w:author="Adrian Moir (amoir)" w:date="2024-11-04T12:27:00Z" w16du:dateUtc="2024-11-04T11:27:00Z">
                <w:pPr/>
              </w:pPrChange>
            </w:pPr>
            <w:ins w:id="609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093" w:author="Adrian Moir (amoir)" w:date="2024-11-04T12:20:00Z" w16du:dateUtc="2024-11-04T11:20:00Z">
                    <w:rPr/>
                  </w:rPrChange>
                </w:rPr>
                <w:t>5.5</w:t>
              </w:r>
            </w:ins>
          </w:p>
        </w:tc>
        <w:tc>
          <w:tcPr>
            <w:tcW w:w="1604" w:type="dxa"/>
            <w:noWrap/>
            <w:hideMark/>
            <w:tcPrChange w:id="609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35DA492" w14:textId="77777777" w:rsidR="002E0EAC" w:rsidRPr="005112CF" w:rsidRDefault="002E0EAC">
            <w:pPr>
              <w:jc w:val="center"/>
              <w:rPr>
                <w:ins w:id="6095" w:author="Adrian Moir (amoir)" w:date="2024-11-04T12:18:00Z"/>
                <w:rFonts w:asciiTheme="minorHAnsi" w:hAnsiTheme="minorHAnsi" w:cstheme="minorHAnsi"/>
                <w:sz w:val="10"/>
                <w:szCs w:val="10"/>
                <w:rPrChange w:id="6096" w:author="Adrian Moir (amoir)" w:date="2024-11-04T12:20:00Z" w16du:dateUtc="2024-11-04T11:20:00Z">
                  <w:rPr>
                    <w:ins w:id="6097" w:author="Adrian Moir (amoir)" w:date="2024-11-04T12:18:00Z"/>
                  </w:rPr>
                </w:rPrChange>
              </w:rPr>
              <w:pPrChange w:id="6098" w:author="Adrian Moir (amoir)" w:date="2024-11-04T12:27:00Z" w16du:dateUtc="2024-11-04T11:27:00Z">
                <w:pPr/>
              </w:pPrChange>
            </w:pPr>
            <w:ins w:id="609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0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0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0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10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A7F74A4" w14:textId="77777777" w:rsidR="002E0EAC" w:rsidRPr="005112CF" w:rsidRDefault="002E0EAC">
            <w:pPr>
              <w:jc w:val="center"/>
              <w:rPr>
                <w:ins w:id="6104" w:author="Adrian Moir (amoir)" w:date="2024-11-04T12:18:00Z"/>
                <w:rFonts w:asciiTheme="minorHAnsi" w:hAnsiTheme="minorHAnsi" w:cstheme="minorHAnsi"/>
                <w:sz w:val="10"/>
                <w:szCs w:val="10"/>
                <w:rPrChange w:id="6105" w:author="Adrian Moir (amoir)" w:date="2024-11-04T12:20:00Z" w16du:dateUtc="2024-11-04T11:20:00Z">
                  <w:rPr>
                    <w:ins w:id="6106" w:author="Adrian Moir (amoir)" w:date="2024-11-04T12:18:00Z"/>
                  </w:rPr>
                </w:rPrChange>
              </w:rPr>
              <w:pPrChange w:id="6107" w:author="Adrian Moir (amoir)" w:date="2024-11-04T12:27:00Z" w16du:dateUtc="2024-11-04T11:27:00Z">
                <w:pPr/>
              </w:pPrChange>
            </w:pPr>
            <w:ins w:id="610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0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0919BB64" w14:textId="77777777" w:rsidTr="005112CF">
        <w:trPr>
          <w:trHeight w:val="320"/>
          <w:jc w:val="center"/>
          <w:ins w:id="6110" w:author="Adrian Moir (amoir)" w:date="2024-11-04T12:18:00Z"/>
          <w:trPrChange w:id="611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11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4A87F14C" w14:textId="77777777" w:rsidR="002E0EAC" w:rsidRPr="005112CF" w:rsidRDefault="002E0EAC">
            <w:pPr>
              <w:jc w:val="center"/>
              <w:rPr>
                <w:ins w:id="6113" w:author="Adrian Moir (amoir)" w:date="2024-11-04T12:18:00Z"/>
                <w:rFonts w:asciiTheme="minorHAnsi" w:hAnsiTheme="minorHAnsi" w:cstheme="minorHAnsi"/>
                <w:sz w:val="10"/>
                <w:szCs w:val="10"/>
                <w:rPrChange w:id="6114" w:author="Adrian Moir (amoir)" w:date="2024-11-04T12:20:00Z" w16du:dateUtc="2024-11-04T11:20:00Z">
                  <w:rPr>
                    <w:ins w:id="6115" w:author="Adrian Moir (amoir)" w:date="2024-11-04T12:18:00Z"/>
                  </w:rPr>
                </w:rPrChange>
              </w:rPr>
              <w:pPrChange w:id="6116" w:author="Adrian Moir (amoir)" w:date="2024-11-04T12:27:00Z" w16du:dateUtc="2024-11-04T11:27:00Z">
                <w:pPr/>
              </w:pPrChange>
            </w:pPr>
            <w:ins w:id="611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18" w:author="Adrian Moir (amoir)" w:date="2024-11-04T12:20:00Z" w16du:dateUtc="2024-11-04T11:20:00Z">
                    <w:rPr/>
                  </w:rPrChange>
                </w:rPr>
                <w:t>85858100-c360-45c9-bb04-03b2a4bdc180</w:t>
              </w:r>
            </w:ins>
          </w:p>
        </w:tc>
        <w:tc>
          <w:tcPr>
            <w:tcW w:w="725" w:type="dxa"/>
            <w:noWrap/>
            <w:hideMark/>
            <w:tcPrChange w:id="611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5C40DE14" w14:textId="77777777" w:rsidR="002E0EAC" w:rsidRPr="005112CF" w:rsidRDefault="002E0EAC">
            <w:pPr>
              <w:jc w:val="center"/>
              <w:rPr>
                <w:ins w:id="6120" w:author="Adrian Moir (amoir)" w:date="2024-11-04T12:18:00Z"/>
                <w:rFonts w:asciiTheme="minorHAnsi" w:hAnsiTheme="minorHAnsi" w:cstheme="minorHAnsi"/>
                <w:sz w:val="10"/>
                <w:szCs w:val="10"/>
                <w:rPrChange w:id="6121" w:author="Adrian Moir (amoir)" w:date="2024-11-04T12:20:00Z" w16du:dateUtc="2024-11-04T11:20:00Z">
                  <w:rPr>
                    <w:ins w:id="6122" w:author="Adrian Moir (amoir)" w:date="2024-11-04T12:18:00Z"/>
                  </w:rPr>
                </w:rPrChange>
              </w:rPr>
              <w:pPrChange w:id="6123" w:author="Adrian Moir (amoir)" w:date="2024-11-04T12:27:00Z" w16du:dateUtc="2024-11-04T11:27:00Z">
                <w:pPr/>
              </w:pPrChange>
            </w:pPr>
            <w:proofErr w:type="spellStart"/>
            <w:ins w:id="612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25" w:author="Adrian Moir (amoir)" w:date="2024-11-04T12:20:00Z" w16du:dateUtc="2024-11-04T11:20:00Z">
                    <w:rPr/>
                  </w:rPrChange>
                </w:rPr>
                <w:t>drm-qstor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12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3F948D91" w14:textId="77777777" w:rsidR="002E0EAC" w:rsidRPr="005112CF" w:rsidRDefault="002E0EAC">
            <w:pPr>
              <w:jc w:val="center"/>
              <w:rPr>
                <w:ins w:id="6127" w:author="Adrian Moir (amoir)" w:date="2024-11-04T12:18:00Z"/>
                <w:rFonts w:asciiTheme="minorHAnsi" w:hAnsiTheme="minorHAnsi" w:cstheme="minorHAnsi"/>
                <w:sz w:val="10"/>
                <w:szCs w:val="10"/>
                <w:rPrChange w:id="6128" w:author="Adrian Moir (amoir)" w:date="2024-11-04T12:20:00Z" w16du:dateUtc="2024-11-04T11:20:00Z">
                  <w:rPr>
                    <w:ins w:id="6129" w:author="Adrian Moir (amoir)" w:date="2024-11-04T12:18:00Z"/>
                  </w:rPr>
                </w:rPrChange>
              </w:rPr>
              <w:pPrChange w:id="6130" w:author="Adrian Moir (amoir)" w:date="2024-11-04T12:27:00Z" w16du:dateUtc="2024-11-04T11:27:00Z">
                <w:pPr/>
              </w:pPrChange>
            </w:pPr>
            <w:ins w:id="613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32" w:author="Adrian Moir (amoir)" w:date="2024-11-04T12:20:00Z" w16du:dateUtc="2024-11-04T11:20:00Z">
                    <w:rPr/>
                  </w:rPrChange>
                </w:rPr>
                <w:t>|172.25.14.132|10.160.107.20</w:t>
              </w:r>
            </w:ins>
          </w:p>
        </w:tc>
        <w:tc>
          <w:tcPr>
            <w:tcW w:w="628" w:type="dxa"/>
            <w:noWrap/>
            <w:hideMark/>
            <w:tcPrChange w:id="613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4107C785" w14:textId="77777777" w:rsidR="002E0EAC" w:rsidRPr="005112CF" w:rsidRDefault="002E0EAC">
            <w:pPr>
              <w:jc w:val="center"/>
              <w:rPr>
                <w:ins w:id="6134" w:author="Adrian Moir (amoir)" w:date="2024-11-04T12:18:00Z"/>
                <w:rFonts w:asciiTheme="minorHAnsi" w:hAnsiTheme="minorHAnsi" w:cstheme="minorHAnsi"/>
                <w:sz w:val="10"/>
                <w:szCs w:val="10"/>
                <w:rPrChange w:id="6135" w:author="Adrian Moir (amoir)" w:date="2024-11-04T12:20:00Z" w16du:dateUtc="2024-11-04T11:20:00Z">
                  <w:rPr>
                    <w:ins w:id="6136" w:author="Adrian Moir (amoir)" w:date="2024-11-04T12:18:00Z"/>
                  </w:rPr>
                </w:rPrChange>
              </w:rPr>
              <w:pPrChange w:id="6137" w:author="Adrian Moir (amoir)" w:date="2024-11-04T12:27:00Z" w16du:dateUtc="2024-11-04T11:27:00Z">
                <w:pPr/>
              </w:pPrChange>
            </w:pPr>
            <w:ins w:id="613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3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14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27E1CF8" w14:textId="77777777" w:rsidR="002E0EAC" w:rsidRPr="005112CF" w:rsidRDefault="002E0EAC">
            <w:pPr>
              <w:jc w:val="center"/>
              <w:rPr>
                <w:ins w:id="6141" w:author="Adrian Moir (amoir)" w:date="2024-11-04T12:18:00Z"/>
                <w:rFonts w:asciiTheme="minorHAnsi" w:hAnsiTheme="minorHAnsi" w:cstheme="minorHAnsi"/>
                <w:sz w:val="10"/>
                <w:szCs w:val="10"/>
                <w:rPrChange w:id="6142" w:author="Adrian Moir (amoir)" w:date="2024-11-04T12:20:00Z" w16du:dateUtc="2024-11-04T11:20:00Z">
                  <w:rPr>
                    <w:ins w:id="6143" w:author="Adrian Moir (amoir)" w:date="2024-11-04T12:18:00Z"/>
                  </w:rPr>
                </w:rPrChange>
              </w:rPr>
              <w:pPrChange w:id="6144" w:author="Adrian Moir (amoir)" w:date="2024-11-04T12:27:00Z" w16du:dateUtc="2024-11-04T11:27:00Z">
                <w:pPr/>
              </w:pPrChange>
            </w:pPr>
            <w:proofErr w:type="spellStart"/>
            <w:ins w:id="614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4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14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B2A4644" w14:textId="77777777" w:rsidR="002E0EAC" w:rsidRPr="005112CF" w:rsidRDefault="002E0EAC">
            <w:pPr>
              <w:jc w:val="center"/>
              <w:rPr>
                <w:ins w:id="6148" w:author="Adrian Moir (amoir)" w:date="2024-11-04T12:18:00Z"/>
                <w:rFonts w:asciiTheme="minorHAnsi" w:hAnsiTheme="minorHAnsi" w:cstheme="minorHAnsi"/>
                <w:sz w:val="10"/>
                <w:szCs w:val="10"/>
                <w:rPrChange w:id="6149" w:author="Adrian Moir (amoir)" w:date="2024-11-04T12:20:00Z" w16du:dateUtc="2024-11-04T11:20:00Z">
                  <w:rPr>
                    <w:ins w:id="6150" w:author="Adrian Moir (amoir)" w:date="2024-11-04T12:18:00Z"/>
                  </w:rPr>
                </w:rPrChange>
              </w:rPr>
              <w:pPrChange w:id="6151" w:author="Adrian Moir (amoir)" w:date="2024-11-04T12:26:00Z" w16du:dateUtc="2024-11-04T11:26:00Z">
                <w:pPr/>
              </w:pPrChange>
            </w:pPr>
            <w:ins w:id="615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53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15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FD64EF5" w14:textId="77777777" w:rsidR="002E0EAC" w:rsidRPr="005112CF" w:rsidRDefault="002E0EAC">
            <w:pPr>
              <w:jc w:val="center"/>
              <w:rPr>
                <w:ins w:id="6155" w:author="Adrian Moir (amoir)" w:date="2024-11-04T12:18:00Z"/>
                <w:rFonts w:asciiTheme="minorHAnsi" w:hAnsiTheme="minorHAnsi" w:cstheme="minorHAnsi"/>
                <w:sz w:val="10"/>
                <w:szCs w:val="10"/>
                <w:rPrChange w:id="6156" w:author="Adrian Moir (amoir)" w:date="2024-11-04T12:20:00Z" w16du:dateUtc="2024-11-04T11:20:00Z">
                  <w:rPr>
                    <w:ins w:id="6157" w:author="Adrian Moir (amoir)" w:date="2024-11-04T12:18:00Z"/>
                  </w:rPr>
                </w:rPrChange>
              </w:rPr>
              <w:pPrChange w:id="6158" w:author="Adrian Moir (amoir)" w:date="2024-11-04T12:26:00Z" w16du:dateUtc="2024-11-04T11:26:00Z">
                <w:pPr/>
              </w:pPrChange>
            </w:pPr>
            <w:ins w:id="615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60" w:author="Adrian Moir (amoir)" w:date="2024-11-04T12:20:00Z" w16du:dateUtc="2024-11-04T11:20:00Z">
                    <w:rPr/>
                  </w:rPrChange>
                </w:rPr>
                <w:t>2.74</w:t>
              </w:r>
            </w:ins>
          </w:p>
        </w:tc>
        <w:tc>
          <w:tcPr>
            <w:tcW w:w="902" w:type="dxa"/>
            <w:noWrap/>
            <w:hideMark/>
            <w:tcPrChange w:id="616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1B9FE5F2" w14:textId="77777777" w:rsidR="002E0EAC" w:rsidRPr="005112CF" w:rsidRDefault="002E0EAC">
            <w:pPr>
              <w:jc w:val="center"/>
              <w:rPr>
                <w:ins w:id="6162" w:author="Adrian Moir (amoir)" w:date="2024-11-04T12:18:00Z"/>
                <w:rFonts w:asciiTheme="minorHAnsi" w:hAnsiTheme="minorHAnsi" w:cstheme="minorHAnsi"/>
                <w:sz w:val="10"/>
                <w:szCs w:val="10"/>
                <w:rPrChange w:id="6163" w:author="Adrian Moir (amoir)" w:date="2024-11-04T12:20:00Z" w16du:dateUtc="2024-11-04T11:20:00Z">
                  <w:rPr>
                    <w:ins w:id="6164" w:author="Adrian Moir (amoir)" w:date="2024-11-04T12:18:00Z"/>
                  </w:rPr>
                </w:rPrChange>
              </w:rPr>
              <w:pPrChange w:id="6165" w:author="Adrian Moir (amoir)" w:date="2024-11-04T12:27:00Z" w16du:dateUtc="2024-11-04T11:27:00Z">
                <w:pPr/>
              </w:pPrChange>
            </w:pPr>
            <w:ins w:id="616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67" w:author="Adrian Moir (amoir)" w:date="2024-11-04T12:20:00Z" w16du:dateUtc="2024-11-04T11:20:00Z">
                    <w:rPr/>
                  </w:rPrChange>
                </w:rPr>
                <w:t>6.3</w:t>
              </w:r>
            </w:ins>
          </w:p>
        </w:tc>
        <w:tc>
          <w:tcPr>
            <w:tcW w:w="1604" w:type="dxa"/>
            <w:noWrap/>
            <w:hideMark/>
            <w:tcPrChange w:id="616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60453FB1" w14:textId="77777777" w:rsidR="002E0EAC" w:rsidRPr="005112CF" w:rsidRDefault="002E0EAC">
            <w:pPr>
              <w:jc w:val="center"/>
              <w:rPr>
                <w:ins w:id="6169" w:author="Adrian Moir (amoir)" w:date="2024-11-04T12:18:00Z"/>
                <w:rFonts w:asciiTheme="minorHAnsi" w:hAnsiTheme="minorHAnsi" w:cstheme="minorHAnsi"/>
                <w:sz w:val="10"/>
                <w:szCs w:val="10"/>
                <w:rPrChange w:id="6170" w:author="Adrian Moir (amoir)" w:date="2024-11-04T12:20:00Z" w16du:dateUtc="2024-11-04T11:20:00Z">
                  <w:rPr>
                    <w:ins w:id="6171" w:author="Adrian Moir (amoir)" w:date="2024-11-04T12:18:00Z"/>
                  </w:rPr>
                </w:rPrChange>
              </w:rPr>
              <w:pPrChange w:id="6172" w:author="Adrian Moir (amoir)" w:date="2024-11-04T12:27:00Z" w16du:dateUtc="2024-11-04T11:27:00Z">
                <w:pPr/>
              </w:pPrChange>
            </w:pPr>
            <w:ins w:id="617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7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7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7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07" w:type="dxa"/>
            <w:noWrap/>
            <w:hideMark/>
            <w:tcPrChange w:id="617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BA94DC7" w14:textId="77777777" w:rsidR="002E0EAC" w:rsidRPr="005112CF" w:rsidRDefault="002E0EAC">
            <w:pPr>
              <w:jc w:val="center"/>
              <w:rPr>
                <w:ins w:id="6178" w:author="Adrian Moir (amoir)" w:date="2024-11-04T12:18:00Z"/>
                <w:rFonts w:asciiTheme="minorHAnsi" w:hAnsiTheme="minorHAnsi" w:cstheme="minorHAnsi"/>
                <w:sz w:val="10"/>
                <w:szCs w:val="10"/>
                <w:rPrChange w:id="6179" w:author="Adrian Moir (amoir)" w:date="2024-11-04T12:20:00Z" w16du:dateUtc="2024-11-04T11:20:00Z">
                  <w:rPr>
                    <w:ins w:id="6180" w:author="Adrian Moir (amoir)" w:date="2024-11-04T12:18:00Z"/>
                  </w:rPr>
                </w:rPrChange>
              </w:rPr>
              <w:pPrChange w:id="6181" w:author="Adrian Moir (amoir)" w:date="2024-11-04T12:27:00Z" w16du:dateUtc="2024-11-04T11:27:00Z">
                <w:pPr/>
              </w:pPrChange>
            </w:pPr>
            <w:ins w:id="618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8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06D7C8C6" w14:textId="77777777" w:rsidTr="005112CF">
        <w:trPr>
          <w:trHeight w:val="320"/>
          <w:jc w:val="center"/>
          <w:ins w:id="6184" w:author="Adrian Moir (amoir)" w:date="2024-11-04T12:18:00Z"/>
          <w:trPrChange w:id="618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18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B36949D" w14:textId="77777777" w:rsidR="002E0EAC" w:rsidRPr="005112CF" w:rsidRDefault="002E0EAC">
            <w:pPr>
              <w:jc w:val="center"/>
              <w:rPr>
                <w:ins w:id="6187" w:author="Adrian Moir (amoir)" w:date="2024-11-04T12:18:00Z"/>
                <w:rFonts w:asciiTheme="minorHAnsi" w:hAnsiTheme="minorHAnsi" w:cstheme="minorHAnsi"/>
                <w:sz w:val="10"/>
                <w:szCs w:val="10"/>
                <w:rPrChange w:id="6188" w:author="Adrian Moir (amoir)" w:date="2024-11-04T12:20:00Z" w16du:dateUtc="2024-11-04T11:20:00Z">
                  <w:rPr>
                    <w:ins w:id="6189" w:author="Adrian Moir (amoir)" w:date="2024-11-04T12:18:00Z"/>
                  </w:rPr>
                </w:rPrChange>
              </w:rPr>
              <w:pPrChange w:id="6190" w:author="Adrian Moir (amoir)" w:date="2024-11-04T12:27:00Z" w16du:dateUtc="2024-11-04T11:27:00Z">
                <w:pPr/>
              </w:pPrChange>
            </w:pPr>
            <w:ins w:id="619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92" w:author="Adrian Moir (amoir)" w:date="2024-11-04T12:20:00Z" w16du:dateUtc="2024-11-04T11:20:00Z">
                    <w:rPr/>
                  </w:rPrChange>
                </w:rPr>
                <w:t>19ecd2ca-cb39-44f4-bf2a-e8b0cd57dde1</w:t>
              </w:r>
            </w:ins>
          </w:p>
        </w:tc>
        <w:tc>
          <w:tcPr>
            <w:tcW w:w="725" w:type="dxa"/>
            <w:noWrap/>
            <w:hideMark/>
            <w:tcPrChange w:id="619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7F02819" w14:textId="77777777" w:rsidR="002E0EAC" w:rsidRPr="005112CF" w:rsidRDefault="002E0EAC">
            <w:pPr>
              <w:jc w:val="center"/>
              <w:rPr>
                <w:ins w:id="6194" w:author="Adrian Moir (amoir)" w:date="2024-11-04T12:18:00Z"/>
                <w:rFonts w:asciiTheme="minorHAnsi" w:hAnsiTheme="minorHAnsi" w:cstheme="minorHAnsi"/>
                <w:sz w:val="10"/>
                <w:szCs w:val="10"/>
                <w:rPrChange w:id="6195" w:author="Adrian Moir (amoir)" w:date="2024-11-04T12:20:00Z" w16du:dateUtc="2024-11-04T11:20:00Z">
                  <w:rPr>
                    <w:ins w:id="6196" w:author="Adrian Moir (amoir)" w:date="2024-11-04T12:18:00Z"/>
                  </w:rPr>
                </w:rPrChange>
              </w:rPr>
              <w:pPrChange w:id="6197" w:author="Adrian Moir (amoir)" w:date="2024-11-04T12:27:00Z" w16du:dateUtc="2024-11-04T11:27:00Z">
                <w:pPr/>
              </w:pPrChange>
            </w:pPr>
            <w:proofErr w:type="spellStart"/>
            <w:ins w:id="619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199" w:author="Adrian Moir (amoir)" w:date="2024-11-04T12:20:00Z" w16du:dateUtc="2024-11-04T11:20:00Z">
                    <w:rPr/>
                  </w:rPrChange>
                </w:rPr>
                <w:t>dem-qstor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20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33F117D" w14:textId="77777777" w:rsidR="002E0EAC" w:rsidRPr="005112CF" w:rsidRDefault="002E0EAC">
            <w:pPr>
              <w:jc w:val="center"/>
              <w:rPr>
                <w:ins w:id="6201" w:author="Adrian Moir (amoir)" w:date="2024-11-04T12:18:00Z"/>
                <w:rFonts w:asciiTheme="minorHAnsi" w:hAnsiTheme="minorHAnsi" w:cstheme="minorHAnsi"/>
                <w:sz w:val="10"/>
                <w:szCs w:val="10"/>
                <w:rPrChange w:id="6202" w:author="Adrian Moir (amoir)" w:date="2024-11-04T12:20:00Z" w16du:dateUtc="2024-11-04T11:20:00Z">
                  <w:rPr>
                    <w:ins w:id="6203" w:author="Adrian Moir (amoir)" w:date="2024-11-04T12:18:00Z"/>
                  </w:rPr>
                </w:rPrChange>
              </w:rPr>
              <w:pPrChange w:id="6204" w:author="Adrian Moir (amoir)" w:date="2024-11-04T12:27:00Z" w16du:dateUtc="2024-11-04T11:27:00Z">
                <w:pPr/>
              </w:pPrChange>
            </w:pPr>
            <w:ins w:id="620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06" w:author="Adrian Moir (amoir)" w:date="2024-11-04T12:20:00Z" w16du:dateUtc="2024-11-04T11:20:00Z">
                    <w:rPr/>
                  </w:rPrChange>
                </w:rPr>
                <w:t>|172.25.14.131|10.160.106.20</w:t>
              </w:r>
            </w:ins>
          </w:p>
        </w:tc>
        <w:tc>
          <w:tcPr>
            <w:tcW w:w="628" w:type="dxa"/>
            <w:noWrap/>
            <w:hideMark/>
            <w:tcPrChange w:id="620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758EAA0B" w14:textId="77777777" w:rsidR="002E0EAC" w:rsidRPr="005112CF" w:rsidRDefault="002E0EAC">
            <w:pPr>
              <w:jc w:val="center"/>
              <w:rPr>
                <w:ins w:id="6208" w:author="Adrian Moir (amoir)" w:date="2024-11-04T12:18:00Z"/>
                <w:rFonts w:asciiTheme="minorHAnsi" w:hAnsiTheme="minorHAnsi" w:cstheme="minorHAnsi"/>
                <w:sz w:val="10"/>
                <w:szCs w:val="10"/>
                <w:rPrChange w:id="6209" w:author="Adrian Moir (amoir)" w:date="2024-11-04T12:20:00Z" w16du:dateUtc="2024-11-04T11:20:00Z">
                  <w:rPr>
                    <w:ins w:id="6210" w:author="Adrian Moir (amoir)" w:date="2024-11-04T12:18:00Z"/>
                  </w:rPr>
                </w:rPrChange>
              </w:rPr>
              <w:pPrChange w:id="6211" w:author="Adrian Moir (amoir)" w:date="2024-11-04T12:27:00Z" w16du:dateUtc="2024-11-04T11:27:00Z">
                <w:pPr/>
              </w:pPrChange>
            </w:pPr>
            <w:ins w:id="621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1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21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D1E6CB1" w14:textId="77777777" w:rsidR="002E0EAC" w:rsidRPr="005112CF" w:rsidRDefault="002E0EAC">
            <w:pPr>
              <w:jc w:val="center"/>
              <w:rPr>
                <w:ins w:id="6215" w:author="Adrian Moir (amoir)" w:date="2024-11-04T12:18:00Z"/>
                <w:rFonts w:asciiTheme="minorHAnsi" w:hAnsiTheme="minorHAnsi" w:cstheme="minorHAnsi"/>
                <w:sz w:val="10"/>
                <w:szCs w:val="10"/>
                <w:rPrChange w:id="6216" w:author="Adrian Moir (amoir)" w:date="2024-11-04T12:20:00Z" w16du:dateUtc="2024-11-04T11:20:00Z">
                  <w:rPr>
                    <w:ins w:id="6217" w:author="Adrian Moir (amoir)" w:date="2024-11-04T12:18:00Z"/>
                  </w:rPr>
                </w:rPrChange>
              </w:rPr>
              <w:pPrChange w:id="6218" w:author="Adrian Moir (amoir)" w:date="2024-11-04T12:27:00Z" w16du:dateUtc="2024-11-04T11:27:00Z">
                <w:pPr/>
              </w:pPrChange>
            </w:pPr>
            <w:proofErr w:type="spellStart"/>
            <w:ins w:id="621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2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22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33CB685" w14:textId="77777777" w:rsidR="002E0EAC" w:rsidRPr="005112CF" w:rsidRDefault="002E0EAC">
            <w:pPr>
              <w:jc w:val="center"/>
              <w:rPr>
                <w:ins w:id="6222" w:author="Adrian Moir (amoir)" w:date="2024-11-04T12:18:00Z"/>
                <w:rFonts w:asciiTheme="minorHAnsi" w:hAnsiTheme="minorHAnsi" w:cstheme="minorHAnsi"/>
                <w:sz w:val="10"/>
                <w:szCs w:val="10"/>
                <w:rPrChange w:id="6223" w:author="Adrian Moir (amoir)" w:date="2024-11-04T12:20:00Z" w16du:dateUtc="2024-11-04T11:20:00Z">
                  <w:rPr>
                    <w:ins w:id="6224" w:author="Adrian Moir (amoir)" w:date="2024-11-04T12:18:00Z"/>
                  </w:rPr>
                </w:rPrChange>
              </w:rPr>
              <w:pPrChange w:id="6225" w:author="Adrian Moir (amoir)" w:date="2024-11-04T12:26:00Z" w16du:dateUtc="2024-11-04T11:26:00Z">
                <w:pPr/>
              </w:pPrChange>
            </w:pPr>
            <w:ins w:id="622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27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22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1B32B54E" w14:textId="77777777" w:rsidR="002E0EAC" w:rsidRPr="005112CF" w:rsidRDefault="002E0EAC">
            <w:pPr>
              <w:jc w:val="center"/>
              <w:rPr>
                <w:ins w:id="6229" w:author="Adrian Moir (amoir)" w:date="2024-11-04T12:18:00Z"/>
                <w:rFonts w:asciiTheme="minorHAnsi" w:hAnsiTheme="minorHAnsi" w:cstheme="minorHAnsi"/>
                <w:sz w:val="10"/>
                <w:szCs w:val="10"/>
                <w:rPrChange w:id="6230" w:author="Adrian Moir (amoir)" w:date="2024-11-04T12:20:00Z" w16du:dateUtc="2024-11-04T11:20:00Z">
                  <w:rPr>
                    <w:ins w:id="6231" w:author="Adrian Moir (amoir)" w:date="2024-11-04T12:18:00Z"/>
                  </w:rPr>
                </w:rPrChange>
              </w:rPr>
              <w:pPrChange w:id="6232" w:author="Adrian Moir (amoir)" w:date="2024-11-04T12:26:00Z" w16du:dateUtc="2024-11-04T11:26:00Z">
                <w:pPr/>
              </w:pPrChange>
            </w:pPr>
            <w:ins w:id="623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34" w:author="Adrian Moir (amoir)" w:date="2024-11-04T12:20:00Z" w16du:dateUtc="2024-11-04T11:20:00Z">
                    <w:rPr/>
                  </w:rPrChange>
                </w:rPr>
                <w:t>0.43</w:t>
              </w:r>
            </w:ins>
          </w:p>
        </w:tc>
        <w:tc>
          <w:tcPr>
            <w:tcW w:w="902" w:type="dxa"/>
            <w:noWrap/>
            <w:hideMark/>
            <w:tcPrChange w:id="623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3623287" w14:textId="77777777" w:rsidR="002E0EAC" w:rsidRPr="005112CF" w:rsidRDefault="002E0EAC">
            <w:pPr>
              <w:jc w:val="center"/>
              <w:rPr>
                <w:ins w:id="6236" w:author="Adrian Moir (amoir)" w:date="2024-11-04T12:18:00Z"/>
                <w:rFonts w:asciiTheme="minorHAnsi" w:hAnsiTheme="minorHAnsi" w:cstheme="minorHAnsi"/>
                <w:sz w:val="10"/>
                <w:szCs w:val="10"/>
                <w:rPrChange w:id="6237" w:author="Adrian Moir (amoir)" w:date="2024-11-04T12:20:00Z" w16du:dateUtc="2024-11-04T11:20:00Z">
                  <w:rPr>
                    <w:ins w:id="6238" w:author="Adrian Moir (amoir)" w:date="2024-11-04T12:18:00Z"/>
                  </w:rPr>
                </w:rPrChange>
              </w:rPr>
              <w:pPrChange w:id="6239" w:author="Adrian Moir (amoir)" w:date="2024-11-04T12:27:00Z" w16du:dateUtc="2024-11-04T11:27:00Z">
                <w:pPr/>
              </w:pPrChange>
            </w:pPr>
            <w:ins w:id="624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41" w:author="Adrian Moir (amoir)" w:date="2024-11-04T12:20:00Z" w16du:dateUtc="2024-11-04T11:20:00Z">
                    <w:rPr/>
                  </w:rPrChange>
                </w:rPr>
                <w:t>3</w:t>
              </w:r>
            </w:ins>
          </w:p>
        </w:tc>
        <w:tc>
          <w:tcPr>
            <w:tcW w:w="1604" w:type="dxa"/>
            <w:noWrap/>
            <w:hideMark/>
            <w:tcPrChange w:id="624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69391991" w14:textId="77777777" w:rsidR="002E0EAC" w:rsidRPr="005112CF" w:rsidRDefault="002E0EAC">
            <w:pPr>
              <w:jc w:val="center"/>
              <w:rPr>
                <w:ins w:id="6243" w:author="Adrian Moir (amoir)" w:date="2024-11-04T12:18:00Z"/>
                <w:rFonts w:asciiTheme="minorHAnsi" w:hAnsiTheme="minorHAnsi" w:cstheme="minorHAnsi"/>
                <w:sz w:val="10"/>
                <w:szCs w:val="10"/>
                <w:rPrChange w:id="6244" w:author="Adrian Moir (amoir)" w:date="2024-11-04T12:20:00Z" w16du:dateUtc="2024-11-04T11:20:00Z">
                  <w:rPr>
                    <w:ins w:id="6245" w:author="Adrian Moir (amoir)" w:date="2024-11-04T12:18:00Z"/>
                  </w:rPr>
                </w:rPrChange>
              </w:rPr>
              <w:pPrChange w:id="6246" w:author="Adrian Moir (amoir)" w:date="2024-11-04T12:27:00Z" w16du:dateUtc="2024-11-04T11:27:00Z">
                <w:pPr/>
              </w:pPrChange>
            </w:pPr>
            <w:ins w:id="624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4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4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5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25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E96B62D" w14:textId="77777777" w:rsidR="002E0EAC" w:rsidRPr="005112CF" w:rsidRDefault="002E0EAC">
            <w:pPr>
              <w:jc w:val="center"/>
              <w:rPr>
                <w:ins w:id="6252" w:author="Adrian Moir (amoir)" w:date="2024-11-04T12:18:00Z"/>
                <w:rFonts w:asciiTheme="minorHAnsi" w:hAnsiTheme="minorHAnsi" w:cstheme="minorHAnsi"/>
                <w:sz w:val="10"/>
                <w:szCs w:val="10"/>
                <w:rPrChange w:id="6253" w:author="Adrian Moir (amoir)" w:date="2024-11-04T12:20:00Z" w16du:dateUtc="2024-11-04T11:20:00Z">
                  <w:rPr>
                    <w:ins w:id="6254" w:author="Adrian Moir (amoir)" w:date="2024-11-04T12:18:00Z"/>
                  </w:rPr>
                </w:rPrChange>
              </w:rPr>
              <w:pPrChange w:id="6255" w:author="Adrian Moir (amoir)" w:date="2024-11-04T12:27:00Z" w16du:dateUtc="2024-11-04T11:27:00Z">
                <w:pPr/>
              </w:pPrChange>
            </w:pPr>
            <w:ins w:id="625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57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3618C8CF" w14:textId="77777777" w:rsidTr="005112CF">
        <w:trPr>
          <w:trHeight w:val="320"/>
          <w:jc w:val="center"/>
          <w:ins w:id="6258" w:author="Adrian Moir (amoir)" w:date="2024-11-04T12:18:00Z"/>
          <w:trPrChange w:id="625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26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F3E010A" w14:textId="77777777" w:rsidR="002E0EAC" w:rsidRPr="005112CF" w:rsidRDefault="002E0EAC">
            <w:pPr>
              <w:jc w:val="center"/>
              <w:rPr>
                <w:ins w:id="6261" w:author="Adrian Moir (amoir)" w:date="2024-11-04T12:18:00Z"/>
                <w:rFonts w:asciiTheme="minorHAnsi" w:hAnsiTheme="minorHAnsi" w:cstheme="minorHAnsi"/>
                <w:sz w:val="10"/>
                <w:szCs w:val="10"/>
                <w:rPrChange w:id="6262" w:author="Adrian Moir (amoir)" w:date="2024-11-04T12:20:00Z" w16du:dateUtc="2024-11-04T11:20:00Z">
                  <w:rPr>
                    <w:ins w:id="6263" w:author="Adrian Moir (amoir)" w:date="2024-11-04T12:18:00Z"/>
                  </w:rPr>
                </w:rPrChange>
              </w:rPr>
              <w:pPrChange w:id="6264" w:author="Adrian Moir (amoir)" w:date="2024-11-04T12:27:00Z" w16du:dateUtc="2024-11-04T11:27:00Z">
                <w:pPr/>
              </w:pPrChange>
            </w:pPr>
            <w:ins w:id="626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66" w:author="Adrian Moir (amoir)" w:date="2024-11-04T12:20:00Z" w16du:dateUtc="2024-11-04T11:20:00Z">
                    <w:rPr/>
                  </w:rPrChange>
                </w:rPr>
                <w:t>5543ce20-dca1-4af0-9722-c8902ab499ca</w:t>
              </w:r>
            </w:ins>
          </w:p>
        </w:tc>
        <w:tc>
          <w:tcPr>
            <w:tcW w:w="725" w:type="dxa"/>
            <w:noWrap/>
            <w:hideMark/>
            <w:tcPrChange w:id="626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28BA9D73" w14:textId="77777777" w:rsidR="002E0EAC" w:rsidRPr="005112CF" w:rsidRDefault="002E0EAC">
            <w:pPr>
              <w:jc w:val="center"/>
              <w:rPr>
                <w:ins w:id="6268" w:author="Adrian Moir (amoir)" w:date="2024-11-04T12:18:00Z"/>
                <w:rFonts w:asciiTheme="minorHAnsi" w:hAnsiTheme="minorHAnsi" w:cstheme="minorHAnsi"/>
                <w:sz w:val="10"/>
                <w:szCs w:val="10"/>
                <w:rPrChange w:id="6269" w:author="Adrian Moir (amoir)" w:date="2024-11-04T12:20:00Z" w16du:dateUtc="2024-11-04T11:20:00Z">
                  <w:rPr>
                    <w:ins w:id="6270" w:author="Adrian Moir (amoir)" w:date="2024-11-04T12:18:00Z"/>
                  </w:rPr>
                </w:rPrChange>
              </w:rPr>
              <w:pPrChange w:id="6271" w:author="Adrian Moir (amoir)" w:date="2024-11-04T12:27:00Z" w16du:dateUtc="2024-11-04T11:27:00Z">
                <w:pPr/>
              </w:pPrChange>
            </w:pPr>
            <w:proofErr w:type="spellStart"/>
            <w:ins w:id="627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73" w:author="Adrian Moir (amoir)" w:date="2024-11-04T12:20:00Z" w16du:dateUtc="2024-11-04T11:20:00Z">
                    <w:rPr/>
                  </w:rPrChange>
                </w:rPr>
                <w:t>gej-qstor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27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A36FCD4" w14:textId="77777777" w:rsidR="002E0EAC" w:rsidRPr="005112CF" w:rsidRDefault="002E0EAC">
            <w:pPr>
              <w:jc w:val="center"/>
              <w:rPr>
                <w:ins w:id="6275" w:author="Adrian Moir (amoir)" w:date="2024-11-04T12:18:00Z"/>
                <w:rFonts w:asciiTheme="minorHAnsi" w:hAnsiTheme="minorHAnsi" w:cstheme="minorHAnsi"/>
                <w:sz w:val="10"/>
                <w:szCs w:val="10"/>
                <w:rPrChange w:id="6276" w:author="Adrian Moir (amoir)" w:date="2024-11-04T12:20:00Z" w16du:dateUtc="2024-11-04T11:20:00Z">
                  <w:rPr>
                    <w:ins w:id="6277" w:author="Adrian Moir (amoir)" w:date="2024-11-04T12:18:00Z"/>
                  </w:rPr>
                </w:rPrChange>
              </w:rPr>
              <w:pPrChange w:id="6278" w:author="Adrian Moir (amoir)" w:date="2024-11-04T12:27:00Z" w16du:dateUtc="2024-11-04T11:27:00Z">
                <w:pPr/>
              </w:pPrChange>
            </w:pPr>
            <w:ins w:id="627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80" w:author="Adrian Moir (amoir)" w:date="2024-11-04T12:20:00Z" w16du:dateUtc="2024-11-04T11:20:00Z">
                    <w:rPr/>
                  </w:rPrChange>
                </w:rPr>
                <w:t>|172.25.14.133|10.160.108.20</w:t>
              </w:r>
            </w:ins>
          </w:p>
        </w:tc>
        <w:tc>
          <w:tcPr>
            <w:tcW w:w="628" w:type="dxa"/>
            <w:noWrap/>
            <w:hideMark/>
            <w:tcPrChange w:id="628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4A8DFF65" w14:textId="77777777" w:rsidR="002E0EAC" w:rsidRPr="005112CF" w:rsidRDefault="002E0EAC">
            <w:pPr>
              <w:jc w:val="center"/>
              <w:rPr>
                <w:ins w:id="6282" w:author="Adrian Moir (amoir)" w:date="2024-11-04T12:18:00Z"/>
                <w:rFonts w:asciiTheme="minorHAnsi" w:hAnsiTheme="minorHAnsi" w:cstheme="minorHAnsi"/>
                <w:sz w:val="10"/>
                <w:szCs w:val="10"/>
                <w:rPrChange w:id="6283" w:author="Adrian Moir (amoir)" w:date="2024-11-04T12:20:00Z" w16du:dateUtc="2024-11-04T11:20:00Z">
                  <w:rPr>
                    <w:ins w:id="6284" w:author="Adrian Moir (amoir)" w:date="2024-11-04T12:18:00Z"/>
                  </w:rPr>
                </w:rPrChange>
              </w:rPr>
              <w:pPrChange w:id="6285" w:author="Adrian Moir (amoir)" w:date="2024-11-04T12:27:00Z" w16du:dateUtc="2024-11-04T11:27:00Z">
                <w:pPr/>
              </w:pPrChange>
            </w:pPr>
            <w:ins w:id="628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8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28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448BB03D" w14:textId="77777777" w:rsidR="002E0EAC" w:rsidRPr="005112CF" w:rsidRDefault="002E0EAC">
            <w:pPr>
              <w:jc w:val="center"/>
              <w:rPr>
                <w:ins w:id="6289" w:author="Adrian Moir (amoir)" w:date="2024-11-04T12:18:00Z"/>
                <w:rFonts w:asciiTheme="minorHAnsi" w:hAnsiTheme="minorHAnsi" w:cstheme="minorHAnsi"/>
                <w:sz w:val="10"/>
                <w:szCs w:val="10"/>
                <w:rPrChange w:id="6290" w:author="Adrian Moir (amoir)" w:date="2024-11-04T12:20:00Z" w16du:dateUtc="2024-11-04T11:20:00Z">
                  <w:rPr>
                    <w:ins w:id="6291" w:author="Adrian Moir (amoir)" w:date="2024-11-04T12:18:00Z"/>
                  </w:rPr>
                </w:rPrChange>
              </w:rPr>
              <w:pPrChange w:id="6292" w:author="Adrian Moir (amoir)" w:date="2024-11-04T12:27:00Z" w16du:dateUtc="2024-11-04T11:27:00Z">
                <w:pPr/>
              </w:pPrChange>
            </w:pPr>
            <w:proofErr w:type="spellStart"/>
            <w:ins w:id="629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29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29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3DF4F93D" w14:textId="77777777" w:rsidR="002E0EAC" w:rsidRPr="005112CF" w:rsidRDefault="002E0EAC">
            <w:pPr>
              <w:jc w:val="center"/>
              <w:rPr>
                <w:ins w:id="6296" w:author="Adrian Moir (amoir)" w:date="2024-11-04T12:18:00Z"/>
                <w:rFonts w:asciiTheme="minorHAnsi" w:hAnsiTheme="minorHAnsi" w:cstheme="minorHAnsi"/>
                <w:sz w:val="10"/>
                <w:szCs w:val="10"/>
                <w:rPrChange w:id="6297" w:author="Adrian Moir (amoir)" w:date="2024-11-04T12:20:00Z" w16du:dateUtc="2024-11-04T11:20:00Z">
                  <w:rPr>
                    <w:ins w:id="6298" w:author="Adrian Moir (amoir)" w:date="2024-11-04T12:18:00Z"/>
                  </w:rPr>
                </w:rPrChange>
              </w:rPr>
              <w:pPrChange w:id="6299" w:author="Adrian Moir (amoir)" w:date="2024-11-04T12:26:00Z" w16du:dateUtc="2024-11-04T11:26:00Z">
                <w:pPr/>
              </w:pPrChange>
            </w:pPr>
            <w:ins w:id="630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01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30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7A0A7445" w14:textId="77777777" w:rsidR="002E0EAC" w:rsidRPr="005112CF" w:rsidRDefault="002E0EAC">
            <w:pPr>
              <w:jc w:val="center"/>
              <w:rPr>
                <w:ins w:id="6303" w:author="Adrian Moir (amoir)" w:date="2024-11-04T12:18:00Z"/>
                <w:rFonts w:asciiTheme="minorHAnsi" w:hAnsiTheme="minorHAnsi" w:cstheme="minorHAnsi"/>
                <w:sz w:val="10"/>
                <w:szCs w:val="10"/>
                <w:rPrChange w:id="6304" w:author="Adrian Moir (amoir)" w:date="2024-11-04T12:20:00Z" w16du:dateUtc="2024-11-04T11:20:00Z">
                  <w:rPr>
                    <w:ins w:id="6305" w:author="Adrian Moir (amoir)" w:date="2024-11-04T12:18:00Z"/>
                  </w:rPr>
                </w:rPrChange>
              </w:rPr>
              <w:pPrChange w:id="6306" w:author="Adrian Moir (amoir)" w:date="2024-11-04T12:26:00Z" w16du:dateUtc="2024-11-04T11:26:00Z">
                <w:pPr/>
              </w:pPrChange>
            </w:pPr>
            <w:ins w:id="630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08" w:author="Adrian Moir (amoir)" w:date="2024-11-04T12:20:00Z" w16du:dateUtc="2024-11-04T11:20:00Z">
                    <w:rPr/>
                  </w:rPrChange>
                </w:rPr>
                <w:t>2.86</w:t>
              </w:r>
            </w:ins>
          </w:p>
        </w:tc>
        <w:tc>
          <w:tcPr>
            <w:tcW w:w="902" w:type="dxa"/>
            <w:noWrap/>
            <w:hideMark/>
            <w:tcPrChange w:id="630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E1B7678" w14:textId="77777777" w:rsidR="002E0EAC" w:rsidRPr="005112CF" w:rsidRDefault="002E0EAC">
            <w:pPr>
              <w:jc w:val="center"/>
              <w:rPr>
                <w:ins w:id="6310" w:author="Adrian Moir (amoir)" w:date="2024-11-04T12:18:00Z"/>
                <w:rFonts w:asciiTheme="minorHAnsi" w:hAnsiTheme="minorHAnsi" w:cstheme="minorHAnsi"/>
                <w:sz w:val="10"/>
                <w:szCs w:val="10"/>
                <w:rPrChange w:id="6311" w:author="Adrian Moir (amoir)" w:date="2024-11-04T12:20:00Z" w16du:dateUtc="2024-11-04T11:20:00Z">
                  <w:rPr>
                    <w:ins w:id="6312" w:author="Adrian Moir (amoir)" w:date="2024-11-04T12:18:00Z"/>
                  </w:rPr>
                </w:rPrChange>
              </w:rPr>
              <w:pPrChange w:id="6313" w:author="Adrian Moir (amoir)" w:date="2024-11-04T12:27:00Z" w16du:dateUtc="2024-11-04T11:27:00Z">
                <w:pPr/>
              </w:pPrChange>
            </w:pPr>
            <w:ins w:id="631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15" w:author="Adrian Moir (amoir)" w:date="2024-11-04T12:20:00Z" w16du:dateUtc="2024-11-04T11:20:00Z">
                    <w:rPr/>
                  </w:rPrChange>
                </w:rPr>
                <w:t>6</w:t>
              </w:r>
            </w:ins>
          </w:p>
        </w:tc>
        <w:tc>
          <w:tcPr>
            <w:tcW w:w="1604" w:type="dxa"/>
            <w:noWrap/>
            <w:hideMark/>
            <w:tcPrChange w:id="631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E9CE016" w14:textId="77777777" w:rsidR="002E0EAC" w:rsidRPr="005112CF" w:rsidRDefault="002E0EAC">
            <w:pPr>
              <w:jc w:val="center"/>
              <w:rPr>
                <w:ins w:id="6317" w:author="Adrian Moir (amoir)" w:date="2024-11-04T12:18:00Z"/>
                <w:rFonts w:asciiTheme="minorHAnsi" w:hAnsiTheme="minorHAnsi" w:cstheme="minorHAnsi"/>
                <w:sz w:val="10"/>
                <w:szCs w:val="10"/>
                <w:rPrChange w:id="6318" w:author="Adrian Moir (amoir)" w:date="2024-11-04T12:20:00Z" w16du:dateUtc="2024-11-04T11:20:00Z">
                  <w:rPr>
                    <w:ins w:id="6319" w:author="Adrian Moir (amoir)" w:date="2024-11-04T12:18:00Z"/>
                  </w:rPr>
                </w:rPrChange>
              </w:rPr>
              <w:pPrChange w:id="6320" w:author="Adrian Moir (amoir)" w:date="2024-11-04T12:27:00Z" w16du:dateUtc="2024-11-04T11:27:00Z">
                <w:pPr/>
              </w:pPrChange>
            </w:pPr>
            <w:ins w:id="632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2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2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2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32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34DADFE" w14:textId="77777777" w:rsidR="002E0EAC" w:rsidRPr="005112CF" w:rsidRDefault="002E0EAC">
            <w:pPr>
              <w:jc w:val="center"/>
              <w:rPr>
                <w:ins w:id="6326" w:author="Adrian Moir (amoir)" w:date="2024-11-04T12:18:00Z"/>
                <w:rFonts w:asciiTheme="minorHAnsi" w:hAnsiTheme="minorHAnsi" w:cstheme="minorHAnsi"/>
                <w:sz w:val="10"/>
                <w:szCs w:val="10"/>
                <w:rPrChange w:id="6327" w:author="Adrian Moir (amoir)" w:date="2024-11-04T12:20:00Z" w16du:dateUtc="2024-11-04T11:20:00Z">
                  <w:rPr>
                    <w:ins w:id="6328" w:author="Adrian Moir (amoir)" w:date="2024-11-04T12:18:00Z"/>
                  </w:rPr>
                </w:rPrChange>
              </w:rPr>
              <w:pPrChange w:id="6329" w:author="Adrian Moir (amoir)" w:date="2024-11-04T12:27:00Z" w16du:dateUtc="2024-11-04T11:27:00Z">
                <w:pPr/>
              </w:pPrChange>
            </w:pPr>
            <w:ins w:id="633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3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36FC7E44" w14:textId="77777777" w:rsidTr="005112CF">
        <w:trPr>
          <w:trHeight w:val="320"/>
          <w:jc w:val="center"/>
          <w:ins w:id="6332" w:author="Adrian Moir (amoir)" w:date="2024-11-04T12:18:00Z"/>
          <w:trPrChange w:id="633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33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6FDC7760" w14:textId="77777777" w:rsidR="002E0EAC" w:rsidRPr="005112CF" w:rsidRDefault="002E0EAC">
            <w:pPr>
              <w:jc w:val="center"/>
              <w:rPr>
                <w:ins w:id="6335" w:author="Adrian Moir (amoir)" w:date="2024-11-04T12:18:00Z"/>
                <w:rFonts w:asciiTheme="minorHAnsi" w:hAnsiTheme="minorHAnsi" w:cstheme="minorHAnsi"/>
                <w:sz w:val="10"/>
                <w:szCs w:val="10"/>
                <w:rPrChange w:id="6336" w:author="Adrian Moir (amoir)" w:date="2024-11-04T12:20:00Z" w16du:dateUtc="2024-11-04T11:20:00Z">
                  <w:rPr>
                    <w:ins w:id="6337" w:author="Adrian Moir (amoir)" w:date="2024-11-04T12:18:00Z"/>
                  </w:rPr>
                </w:rPrChange>
              </w:rPr>
              <w:pPrChange w:id="6338" w:author="Adrian Moir (amoir)" w:date="2024-11-04T12:27:00Z" w16du:dateUtc="2024-11-04T11:27:00Z">
                <w:pPr/>
              </w:pPrChange>
            </w:pPr>
            <w:ins w:id="633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40" w:author="Adrian Moir (amoir)" w:date="2024-11-04T12:20:00Z" w16du:dateUtc="2024-11-04T11:20:00Z">
                    <w:rPr/>
                  </w:rPrChange>
                </w:rPr>
                <w:t>594826e6-24ca-46d4-9e71-8bc605c8e0a1</w:t>
              </w:r>
            </w:ins>
          </w:p>
        </w:tc>
        <w:tc>
          <w:tcPr>
            <w:tcW w:w="725" w:type="dxa"/>
            <w:noWrap/>
            <w:hideMark/>
            <w:tcPrChange w:id="634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7DC9755" w14:textId="77777777" w:rsidR="002E0EAC" w:rsidRPr="005112CF" w:rsidRDefault="002E0EAC">
            <w:pPr>
              <w:jc w:val="center"/>
              <w:rPr>
                <w:ins w:id="6342" w:author="Adrian Moir (amoir)" w:date="2024-11-04T12:18:00Z"/>
                <w:rFonts w:asciiTheme="minorHAnsi" w:hAnsiTheme="minorHAnsi" w:cstheme="minorHAnsi"/>
                <w:sz w:val="10"/>
                <w:szCs w:val="10"/>
                <w:rPrChange w:id="6343" w:author="Adrian Moir (amoir)" w:date="2024-11-04T12:20:00Z" w16du:dateUtc="2024-11-04T11:20:00Z">
                  <w:rPr>
                    <w:ins w:id="6344" w:author="Adrian Moir (amoir)" w:date="2024-11-04T12:18:00Z"/>
                  </w:rPr>
                </w:rPrChange>
              </w:rPr>
              <w:pPrChange w:id="6345" w:author="Adrian Moir (amoir)" w:date="2024-11-04T12:27:00Z" w16du:dateUtc="2024-11-04T11:27:00Z">
                <w:pPr/>
              </w:pPrChange>
            </w:pPr>
            <w:proofErr w:type="spellStart"/>
            <w:ins w:id="634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47" w:author="Adrian Moir (amoir)" w:date="2024-11-04T12:20:00Z" w16du:dateUtc="2024-11-04T11:20:00Z">
                    <w:rPr/>
                  </w:rPrChange>
                </w:rPr>
                <w:t>glm-qstor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34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4A682A6" w14:textId="77777777" w:rsidR="002E0EAC" w:rsidRPr="005112CF" w:rsidRDefault="002E0EAC">
            <w:pPr>
              <w:jc w:val="center"/>
              <w:rPr>
                <w:ins w:id="6349" w:author="Adrian Moir (amoir)" w:date="2024-11-04T12:18:00Z"/>
                <w:rFonts w:asciiTheme="minorHAnsi" w:hAnsiTheme="minorHAnsi" w:cstheme="minorHAnsi"/>
                <w:sz w:val="10"/>
                <w:szCs w:val="10"/>
                <w:rPrChange w:id="6350" w:author="Adrian Moir (amoir)" w:date="2024-11-04T12:20:00Z" w16du:dateUtc="2024-11-04T11:20:00Z">
                  <w:rPr>
                    <w:ins w:id="6351" w:author="Adrian Moir (amoir)" w:date="2024-11-04T12:18:00Z"/>
                  </w:rPr>
                </w:rPrChange>
              </w:rPr>
              <w:pPrChange w:id="6352" w:author="Adrian Moir (amoir)" w:date="2024-11-04T12:27:00Z" w16du:dateUtc="2024-11-04T11:27:00Z">
                <w:pPr/>
              </w:pPrChange>
            </w:pPr>
            <w:ins w:id="635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54" w:author="Adrian Moir (amoir)" w:date="2024-11-04T12:20:00Z" w16du:dateUtc="2024-11-04T11:20:00Z">
                    <w:rPr/>
                  </w:rPrChange>
                </w:rPr>
                <w:t>|172.25.14.134|10.160.110.20</w:t>
              </w:r>
            </w:ins>
          </w:p>
        </w:tc>
        <w:tc>
          <w:tcPr>
            <w:tcW w:w="628" w:type="dxa"/>
            <w:noWrap/>
            <w:hideMark/>
            <w:tcPrChange w:id="635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62EF145C" w14:textId="77777777" w:rsidR="002E0EAC" w:rsidRPr="005112CF" w:rsidRDefault="002E0EAC">
            <w:pPr>
              <w:jc w:val="center"/>
              <w:rPr>
                <w:ins w:id="6356" w:author="Adrian Moir (amoir)" w:date="2024-11-04T12:18:00Z"/>
                <w:rFonts w:asciiTheme="minorHAnsi" w:hAnsiTheme="minorHAnsi" w:cstheme="minorHAnsi"/>
                <w:sz w:val="10"/>
                <w:szCs w:val="10"/>
                <w:rPrChange w:id="6357" w:author="Adrian Moir (amoir)" w:date="2024-11-04T12:20:00Z" w16du:dateUtc="2024-11-04T11:20:00Z">
                  <w:rPr>
                    <w:ins w:id="6358" w:author="Adrian Moir (amoir)" w:date="2024-11-04T12:18:00Z"/>
                  </w:rPr>
                </w:rPrChange>
              </w:rPr>
              <w:pPrChange w:id="6359" w:author="Adrian Moir (amoir)" w:date="2024-11-04T12:27:00Z" w16du:dateUtc="2024-11-04T11:27:00Z">
                <w:pPr/>
              </w:pPrChange>
            </w:pPr>
            <w:ins w:id="63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6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36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8ED0982" w14:textId="77777777" w:rsidR="002E0EAC" w:rsidRPr="005112CF" w:rsidRDefault="002E0EAC">
            <w:pPr>
              <w:jc w:val="center"/>
              <w:rPr>
                <w:ins w:id="6363" w:author="Adrian Moir (amoir)" w:date="2024-11-04T12:18:00Z"/>
                <w:rFonts w:asciiTheme="minorHAnsi" w:hAnsiTheme="minorHAnsi" w:cstheme="minorHAnsi"/>
                <w:sz w:val="10"/>
                <w:szCs w:val="10"/>
                <w:rPrChange w:id="6364" w:author="Adrian Moir (amoir)" w:date="2024-11-04T12:20:00Z" w16du:dateUtc="2024-11-04T11:20:00Z">
                  <w:rPr>
                    <w:ins w:id="6365" w:author="Adrian Moir (amoir)" w:date="2024-11-04T12:18:00Z"/>
                  </w:rPr>
                </w:rPrChange>
              </w:rPr>
              <w:pPrChange w:id="6366" w:author="Adrian Moir (amoir)" w:date="2024-11-04T12:27:00Z" w16du:dateUtc="2024-11-04T11:27:00Z">
                <w:pPr/>
              </w:pPrChange>
            </w:pPr>
            <w:proofErr w:type="spellStart"/>
            <w:ins w:id="636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6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36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8926BEA" w14:textId="77777777" w:rsidR="002E0EAC" w:rsidRPr="005112CF" w:rsidRDefault="002E0EAC">
            <w:pPr>
              <w:jc w:val="center"/>
              <w:rPr>
                <w:ins w:id="6370" w:author="Adrian Moir (amoir)" w:date="2024-11-04T12:18:00Z"/>
                <w:rFonts w:asciiTheme="minorHAnsi" w:hAnsiTheme="minorHAnsi" w:cstheme="minorHAnsi"/>
                <w:sz w:val="10"/>
                <w:szCs w:val="10"/>
                <w:rPrChange w:id="6371" w:author="Adrian Moir (amoir)" w:date="2024-11-04T12:20:00Z" w16du:dateUtc="2024-11-04T11:20:00Z">
                  <w:rPr>
                    <w:ins w:id="6372" w:author="Adrian Moir (amoir)" w:date="2024-11-04T12:18:00Z"/>
                  </w:rPr>
                </w:rPrChange>
              </w:rPr>
              <w:pPrChange w:id="6373" w:author="Adrian Moir (amoir)" w:date="2024-11-04T12:26:00Z" w16du:dateUtc="2024-11-04T11:26:00Z">
                <w:pPr/>
              </w:pPrChange>
            </w:pPr>
            <w:ins w:id="637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75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37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74429F82" w14:textId="77777777" w:rsidR="002E0EAC" w:rsidRPr="005112CF" w:rsidRDefault="002E0EAC">
            <w:pPr>
              <w:jc w:val="center"/>
              <w:rPr>
                <w:ins w:id="6377" w:author="Adrian Moir (amoir)" w:date="2024-11-04T12:18:00Z"/>
                <w:rFonts w:asciiTheme="minorHAnsi" w:hAnsiTheme="minorHAnsi" w:cstheme="minorHAnsi"/>
                <w:sz w:val="10"/>
                <w:szCs w:val="10"/>
                <w:rPrChange w:id="6378" w:author="Adrian Moir (amoir)" w:date="2024-11-04T12:20:00Z" w16du:dateUtc="2024-11-04T11:20:00Z">
                  <w:rPr>
                    <w:ins w:id="6379" w:author="Adrian Moir (amoir)" w:date="2024-11-04T12:18:00Z"/>
                  </w:rPr>
                </w:rPrChange>
              </w:rPr>
              <w:pPrChange w:id="6380" w:author="Adrian Moir (amoir)" w:date="2024-11-04T12:26:00Z" w16du:dateUtc="2024-11-04T11:26:00Z">
                <w:pPr/>
              </w:pPrChange>
            </w:pPr>
            <w:ins w:id="638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82" w:author="Adrian Moir (amoir)" w:date="2024-11-04T12:20:00Z" w16du:dateUtc="2024-11-04T11:20:00Z">
                    <w:rPr/>
                  </w:rPrChange>
                </w:rPr>
                <w:t>0.1</w:t>
              </w:r>
            </w:ins>
          </w:p>
        </w:tc>
        <w:tc>
          <w:tcPr>
            <w:tcW w:w="902" w:type="dxa"/>
            <w:noWrap/>
            <w:hideMark/>
            <w:tcPrChange w:id="638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AEE4493" w14:textId="77777777" w:rsidR="002E0EAC" w:rsidRPr="005112CF" w:rsidRDefault="002E0EAC">
            <w:pPr>
              <w:jc w:val="center"/>
              <w:rPr>
                <w:ins w:id="6384" w:author="Adrian Moir (amoir)" w:date="2024-11-04T12:18:00Z"/>
                <w:rFonts w:asciiTheme="minorHAnsi" w:hAnsiTheme="minorHAnsi" w:cstheme="minorHAnsi"/>
                <w:sz w:val="10"/>
                <w:szCs w:val="10"/>
                <w:rPrChange w:id="6385" w:author="Adrian Moir (amoir)" w:date="2024-11-04T12:20:00Z" w16du:dateUtc="2024-11-04T11:20:00Z">
                  <w:rPr>
                    <w:ins w:id="6386" w:author="Adrian Moir (amoir)" w:date="2024-11-04T12:18:00Z"/>
                  </w:rPr>
                </w:rPrChange>
              </w:rPr>
              <w:pPrChange w:id="6387" w:author="Adrian Moir (amoir)" w:date="2024-11-04T12:27:00Z" w16du:dateUtc="2024-11-04T11:27:00Z">
                <w:pPr/>
              </w:pPrChange>
            </w:pPr>
            <w:ins w:id="638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89" w:author="Adrian Moir (amoir)" w:date="2024-11-04T12:20:00Z" w16du:dateUtc="2024-11-04T11:20:00Z">
                    <w:rPr/>
                  </w:rPrChange>
                </w:rPr>
                <w:t>2</w:t>
              </w:r>
            </w:ins>
          </w:p>
        </w:tc>
        <w:tc>
          <w:tcPr>
            <w:tcW w:w="1604" w:type="dxa"/>
            <w:noWrap/>
            <w:hideMark/>
            <w:tcPrChange w:id="639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61C9891A" w14:textId="77777777" w:rsidR="002E0EAC" w:rsidRPr="005112CF" w:rsidRDefault="002E0EAC">
            <w:pPr>
              <w:jc w:val="center"/>
              <w:rPr>
                <w:ins w:id="6391" w:author="Adrian Moir (amoir)" w:date="2024-11-04T12:18:00Z"/>
                <w:rFonts w:asciiTheme="minorHAnsi" w:hAnsiTheme="minorHAnsi" w:cstheme="minorHAnsi"/>
                <w:sz w:val="10"/>
                <w:szCs w:val="10"/>
                <w:rPrChange w:id="6392" w:author="Adrian Moir (amoir)" w:date="2024-11-04T12:20:00Z" w16du:dateUtc="2024-11-04T11:20:00Z">
                  <w:rPr>
                    <w:ins w:id="6393" w:author="Adrian Moir (amoir)" w:date="2024-11-04T12:18:00Z"/>
                  </w:rPr>
                </w:rPrChange>
              </w:rPr>
              <w:pPrChange w:id="6394" w:author="Adrian Moir (amoir)" w:date="2024-11-04T12:27:00Z" w16du:dateUtc="2024-11-04T11:27:00Z">
                <w:pPr/>
              </w:pPrChange>
            </w:pPr>
            <w:ins w:id="639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9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9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398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39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0B9D9226" w14:textId="77777777" w:rsidR="002E0EAC" w:rsidRPr="005112CF" w:rsidRDefault="002E0EAC">
            <w:pPr>
              <w:jc w:val="center"/>
              <w:rPr>
                <w:ins w:id="6400" w:author="Adrian Moir (amoir)" w:date="2024-11-04T12:18:00Z"/>
                <w:rFonts w:asciiTheme="minorHAnsi" w:hAnsiTheme="minorHAnsi" w:cstheme="minorHAnsi"/>
                <w:sz w:val="10"/>
                <w:szCs w:val="10"/>
                <w:rPrChange w:id="6401" w:author="Adrian Moir (amoir)" w:date="2024-11-04T12:20:00Z" w16du:dateUtc="2024-11-04T11:20:00Z">
                  <w:rPr>
                    <w:ins w:id="6402" w:author="Adrian Moir (amoir)" w:date="2024-11-04T12:18:00Z"/>
                  </w:rPr>
                </w:rPrChange>
              </w:rPr>
              <w:pPrChange w:id="6403" w:author="Adrian Moir (amoir)" w:date="2024-11-04T12:27:00Z" w16du:dateUtc="2024-11-04T11:27:00Z">
                <w:pPr/>
              </w:pPrChange>
            </w:pPr>
            <w:ins w:id="64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05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046E4837" w14:textId="77777777" w:rsidTr="005112CF">
        <w:trPr>
          <w:trHeight w:val="320"/>
          <w:jc w:val="center"/>
          <w:ins w:id="6406" w:author="Adrian Moir (amoir)" w:date="2024-11-04T12:18:00Z"/>
          <w:trPrChange w:id="640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40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F84D4F7" w14:textId="77777777" w:rsidR="002E0EAC" w:rsidRPr="005112CF" w:rsidRDefault="002E0EAC">
            <w:pPr>
              <w:jc w:val="center"/>
              <w:rPr>
                <w:ins w:id="6409" w:author="Adrian Moir (amoir)" w:date="2024-11-04T12:18:00Z"/>
                <w:rFonts w:asciiTheme="minorHAnsi" w:hAnsiTheme="minorHAnsi" w:cstheme="minorHAnsi"/>
                <w:sz w:val="10"/>
                <w:szCs w:val="10"/>
                <w:rPrChange w:id="6410" w:author="Adrian Moir (amoir)" w:date="2024-11-04T12:20:00Z" w16du:dateUtc="2024-11-04T11:20:00Z">
                  <w:rPr>
                    <w:ins w:id="6411" w:author="Adrian Moir (amoir)" w:date="2024-11-04T12:18:00Z"/>
                  </w:rPr>
                </w:rPrChange>
              </w:rPr>
              <w:pPrChange w:id="6412" w:author="Adrian Moir (amoir)" w:date="2024-11-04T12:27:00Z" w16du:dateUtc="2024-11-04T11:27:00Z">
                <w:pPr/>
              </w:pPrChange>
            </w:pPr>
            <w:ins w:id="641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14" w:author="Adrian Moir (amoir)" w:date="2024-11-04T12:20:00Z" w16du:dateUtc="2024-11-04T11:20:00Z">
                    <w:rPr/>
                  </w:rPrChange>
                </w:rPr>
                <w:t>5ce3850d-6b9f-4cf4-bfda-7d7a58b09d27</w:t>
              </w:r>
            </w:ins>
          </w:p>
        </w:tc>
        <w:tc>
          <w:tcPr>
            <w:tcW w:w="725" w:type="dxa"/>
            <w:noWrap/>
            <w:hideMark/>
            <w:tcPrChange w:id="641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5EACE89" w14:textId="77777777" w:rsidR="002E0EAC" w:rsidRPr="005112CF" w:rsidRDefault="002E0EAC">
            <w:pPr>
              <w:jc w:val="center"/>
              <w:rPr>
                <w:ins w:id="6416" w:author="Adrian Moir (amoir)" w:date="2024-11-04T12:18:00Z"/>
                <w:rFonts w:asciiTheme="minorHAnsi" w:hAnsiTheme="minorHAnsi" w:cstheme="minorHAnsi"/>
                <w:sz w:val="10"/>
                <w:szCs w:val="10"/>
                <w:rPrChange w:id="6417" w:author="Adrian Moir (amoir)" w:date="2024-11-04T12:20:00Z" w16du:dateUtc="2024-11-04T11:20:00Z">
                  <w:rPr>
                    <w:ins w:id="6418" w:author="Adrian Moir (amoir)" w:date="2024-11-04T12:18:00Z"/>
                  </w:rPr>
                </w:rPrChange>
              </w:rPr>
              <w:pPrChange w:id="6419" w:author="Adrian Moir (amoir)" w:date="2024-11-04T12:27:00Z" w16du:dateUtc="2024-11-04T11:27:00Z">
                <w:pPr/>
              </w:pPrChange>
            </w:pPr>
            <w:proofErr w:type="spellStart"/>
            <w:ins w:id="642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21" w:author="Adrian Moir (amoir)" w:date="2024-11-04T12:20:00Z" w16du:dateUtc="2024-11-04T11:20:00Z">
                    <w:rPr/>
                  </w:rPrChange>
                </w:rPr>
                <w:t>hpe-qstor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42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C02508F" w14:textId="77777777" w:rsidR="002E0EAC" w:rsidRPr="005112CF" w:rsidRDefault="002E0EAC">
            <w:pPr>
              <w:jc w:val="center"/>
              <w:rPr>
                <w:ins w:id="6423" w:author="Adrian Moir (amoir)" w:date="2024-11-04T12:18:00Z"/>
                <w:rFonts w:asciiTheme="minorHAnsi" w:hAnsiTheme="minorHAnsi" w:cstheme="minorHAnsi"/>
                <w:sz w:val="10"/>
                <w:szCs w:val="10"/>
                <w:rPrChange w:id="6424" w:author="Adrian Moir (amoir)" w:date="2024-11-04T12:20:00Z" w16du:dateUtc="2024-11-04T11:20:00Z">
                  <w:rPr>
                    <w:ins w:id="6425" w:author="Adrian Moir (amoir)" w:date="2024-11-04T12:18:00Z"/>
                  </w:rPr>
                </w:rPrChange>
              </w:rPr>
              <w:pPrChange w:id="6426" w:author="Adrian Moir (amoir)" w:date="2024-11-04T12:27:00Z" w16du:dateUtc="2024-11-04T11:27:00Z">
                <w:pPr/>
              </w:pPrChange>
            </w:pPr>
            <w:ins w:id="642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28" w:author="Adrian Moir (amoir)" w:date="2024-11-04T12:20:00Z" w16du:dateUtc="2024-11-04T11:20:00Z">
                    <w:rPr/>
                  </w:rPrChange>
                </w:rPr>
                <w:t>|172.25.14.135|10.160.111.20</w:t>
              </w:r>
            </w:ins>
          </w:p>
        </w:tc>
        <w:tc>
          <w:tcPr>
            <w:tcW w:w="628" w:type="dxa"/>
            <w:noWrap/>
            <w:hideMark/>
            <w:tcPrChange w:id="642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FD96248" w14:textId="77777777" w:rsidR="002E0EAC" w:rsidRPr="005112CF" w:rsidRDefault="002E0EAC">
            <w:pPr>
              <w:jc w:val="center"/>
              <w:rPr>
                <w:ins w:id="6430" w:author="Adrian Moir (amoir)" w:date="2024-11-04T12:18:00Z"/>
                <w:rFonts w:asciiTheme="minorHAnsi" w:hAnsiTheme="minorHAnsi" w:cstheme="minorHAnsi"/>
                <w:sz w:val="10"/>
                <w:szCs w:val="10"/>
                <w:rPrChange w:id="6431" w:author="Adrian Moir (amoir)" w:date="2024-11-04T12:20:00Z" w16du:dateUtc="2024-11-04T11:20:00Z">
                  <w:rPr>
                    <w:ins w:id="6432" w:author="Adrian Moir (amoir)" w:date="2024-11-04T12:18:00Z"/>
                  </w:rPr>
                </w:rPrChange>
              </w:rPr>
              <w:pPrChange w:id="6433" w:author="Adrian Moir (amoir)" w:date="2024-11-04T12:27:00Z" w16du:dateUtc="2024-11-04T11:27:00Z">
                <w:pPr/>
              </w:pPrChange>
            </w:pPr>
            <w:ins w:id="643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3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43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19C1FF4" w14:textId="77777777" w:rsidR="002E0EAC" w:rsidRPr="005112CF" w:rsidRDefault="002E0EAC">
            <w:pPr>
              <w:jc w:val="center"/>
              <w:rPr>
                <w:ins w:id="6437" w:author="Adrian Moir (amoir)" w:date="2024-11-04T12:18:00Z"/>
                <w:rFonts w:asciiTheme="minorHAnsi" w:hAnsiTheme="minorHAnsi" w:cstheme="minorHAnsi"/>
                <w:sz w:val="10"/>
                <w:szCs w:val="10"/>
                <w:rPrChange w:id="6438" w:author="Adrian Moir (amoir)" w:date="2024-11-04T12:20:00Z" w16du:dateUtc="2024-11-04T11:20:00Z">
                  <w:rPr>
                    <w:ins w:id="6439" w:author="Adrian Moir (amoir)" w:date="2024-11-04T12:18:00Z"/>
                  </w:rPr>
                </w:rPrChange>
              </w:rPr>
              <w:pPrChange w:id="6440" w:author="Adrian Moir (amoir)" w:date="2024-11-04T12:27:00Z" w16du:dateUtc="2024-11-04T11:27:00Z">
                <w:pPr/>
              </w:pPrChange>
            </w:pPr>
            <w:proofErr w:type="spellStart"/>
            <w:ins w:id="644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4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44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7D82852A" w14:textId="77777777" w:rsidR="002E0EAC" w:rsidRPr="005112CF" w:rsidRDefault="002E0EAC">
            <w:pPr>
              <w:jc w:val="center"/>
              <w:rPr>
                <w:ins w:id="6444" w:author="Adrian Moir (amoir)" w:date="2024-11-04T12:18:00Z"/>
                <w:rFonts w:asciiTheme="minorHAnsi" w:hAnsiTheme="minorHAnsi" w:cstheme="minorHAnsi"/>
                <w:sz w:val="10"/>
                <w:szCs w:val="10"/>
                <w:rPrChange w:id="6445" w:author="Adrian Moir (amoir)" w:date="2024-11-04T12:20:00Z" w16du:dateUtc="2024-11-04T11:20:00Z">
                  <w:rPr>
                    <w:ins w:id="6446" w:author="Adrian Moir (amoir)" w:date="2024-11-04T12:18:00Z"/>
                  </w:rPr>
                </w:rPrChange>
              </w:rPr>
              <w:pPrChange w:id="6447" w:author="Adrian Moir (amoir)" w:date="2024-11-04T12:26:00Z" w16du:dateUtc="2024-11-04T11:26:00Z">
                <w:pPr/>
              </w:pPrChange>
            </w:pPr>
            <w:ins w:id="644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49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45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133B9EF0" w14:textId="77777777" w:rsidR="002E0EAC" w:rsidRPr="005112CF" w:rsidRDefault="002E0EAC">
            <w:pPr>
              <w:jc w:val="center"/>
              <w:rPr>
                <w:ins w:id="6451" w:author="Adrian Moir (amoir)" w:date="2024-11-04T12:18:00Z"/>
                <w:rFonts w:asciiTheme="minorHAnsi" w:hAnsiTheme="minorHAnsi" w:cstheme="minorHAnsi"/>
                <w:sz w:val="10"/>
                <w:szCs w:val="10"/>
                <w:rPrChange w:id="6452" w:author="Adrian Moir (amoir)" w:date="2024-11-04T12:20:00Z" w16du:dateUtc="2024-11-04T11:20:00Z">
                  <w:rPr>
                    <w:ins w:id="6453" w:author="Adrian Moir (amoir)" w:date="2024-11-04T12:18:00Z"/>
                  </w:rPr>
                </w:rPrChange>
              </w:rPr>
              <w:pPrChange w:id="6454" w:author="Adrian Moir (amoir)" w:date="2024-11-04T12:26:00Z" w16du:dateUtc="2024-11-04T11:26:00Z">
                <w:pPr/>
              </w:pPrChange>
            </w:pPr>
            <w:ins w:id="645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56" w:author="Adrian Moir (amoir)" w:date="2024-11-04T12:20:00Z" w16du:dateUtc="2024-11-04T11:20:00Z">
                    <w:rPr/>
                  </w:rPrChange>
                </w:rPr>
                <w:t>2.24</w:t>
              </w:r>
            </w:ins>
          </w:p>
        </w:tc>
        <w:tc>
          <w:tcPr>
            <w:tcW w:w="902" w:type="dxa"/>
            <w:noWrap/>
            <w:hideMark/>
            <w:tcPrChange w:id="645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14D0845" w14:textId="77777777" w:rsidR="002E0EAC" w:rsidRPr="005112CF" w:rsidRDefault="002E0EAC">
            <w:pPr>
              <w:jc w:val="center"/>
              <w:rPr>
                <w:ins w:id="6458" w:author="Adrian Moir (amoir)" w:date="2024-11-04T12:18:00Z"/>
                <w:rFonts w:asciiTheme="minorHAnsi" w:hAnsiTheme="minorHAnsi" w:cstheme="minorHAnsi"/>
                <w:sz w:val="10"/>
                <w:szCs w:val="10"/>
                <w:rPrChange w:id="6459" w:author="Adrian Moir (amoir)" w:date="2024-11-04T12:20:00Z" w16du:dateUtc="2024-11-04T11:20:00Z">
                  <w:rPr>
                    <w:ins w:id="6460" w:author="Adrian Moir (amoir)" w:date="2024-11-04T12:18:00Z"/>
                  </w:rPr>
                </w:rPrChange>
              </w:rPr>
              <w:pPrChange w:id="6461" w:author="Adrian Moir (amoir)" w:date="2024-11-04T12:27:00Z" w16du:dateUtc="2024-11-04T11:27:00Z">
                <w:pPr/>
              </w:pPrChange>
            </w:pPr>
            <w:ins w:id="646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63" w:author="Adrian Moir (amoir)" w:date="2024-11-04T12:20:00Z" w16du:dateUtc="2024-11-04T11:20:00Z">
                    <w:rPr/>
                  </w:rPrChange>
                </w:rPr>
                <w:t>4</w:t>
              </w:r>
            </w:ins>
          </w:p>
        </w:tc>
        <w:tc>
          <w:tcPr>
            <w:tcW w:w="1604" w:type="dxa"/>
            <w:noWrap/>
            <w:hideMark/>
            <w:tcPrChange w:id="646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34329EA" w14:textId="77777777" w:rsidR="002E0EAC" w:rsidRPr="005112CF" w:rsidRDefault="002E0EAC">
            <w:pPr>
              <w:jc w:val="center"/>
              <w:rPr>
                <w:ins w:id="6465" w:author="Adrian Moir (amoir)" w:date="2024-11-04T12:18:00Z"/>
                <w:rFonts w:asciiTheme="minorHAnsi" w:hAnsiTheme="minorHAnsi" w:cstheme="minorHAnsi"/>
                <w:sz w:val="10"/>
                <w:szCs w:val="10"/>
                <w:rPrChange w:id="6466" w:author="Adrian Moir (amoir)" w:date="2024-11-04T12:20:00Z" w16du:dateUtc="2024-11-04T11:20:00Z">
                  <w:rPr>
                    <w:ins w:id="6467" w:author="Adrian Moir (amoir)" w:date="2024-11-04T12:18:00Z"/>
                  </w:rPr>
                </w:rPrChange>
              </w:rPr>
              <w:pPrChange w:id="6468" w:author="Adrian Moir (amoir)" w:date="2024-11-04T12:27:00Z" w16du:dateUtc="2024-11-04T11:27:00Z">
                <w:pPr/>
              </w:pPrChange>
            </w:pPr>
            <w:ins w:id="646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7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7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7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47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32ABD099" w14:textId="77777777" w:rsidR="002E0EAC" w:rsidRPr="005112CF" w:rsidRDefault="002E0EAC">
            <w:pPr>
              <w:jc w:val="center"/>
              <w:rPr>
                <w:ins w:id="6474" w:author="Adrian Moir (amoir)" w:date="2024-11-04T12:18:00Z"/>
                <w:rFonts w:asciiTheme="minorHAnsi" w:hAnsiTheme="minorHAnsi" w:cstheme="minorHAnsi"/>
                <w:sz w:val="10"/>
                <w:szCs w:val="10"/>
                <w:rPrChange w:id="6475" w:author="Adrian Moir (amoir)" w:date="2024-11-04T12:20:00Z" w16du:dateUtc="2024-11-04T11:20:00Z">
                  <w:rPr>
                    <w:ins w:id="6476" w:author="Adrian Moir (amoir)" w:date="2024-11-04T12:18:00Z"/>
                  </w:rPr>
                </w:rPrChange>
              </w:rPr>
              <w:pPrChange w:id="6477" w:author="Adrian Moir (amoir)" w:date="2024-11-04T12:27:00Z" w16du:dateUtc="2024-11-04T11:27:00Z">
                <w:pPr/>
              </w:pPrChange>
            </w:pPr>
            <w:ins w:id="647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7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1BDC5E6E" w14:textId="77777777" w:rsidTr="005112CF">
        <w:trPr>
          <w:trHeight w:val="320"/>
          <w:jc w:val="center"/>
          <w:ins w:id="6480" w:author="Adrian Moir (amoir)" w:date="2024-11-04T12:18:00Z"/>
          <w:trPrChange w:id="648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48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5D5162A" w14:textId="77777777" w:rsidR="002E0EAC" w:rsidRPr="005112CF" w:rsidRDefault="002E0EAC">
            <w:pPr>
              <w:jc w:val="center"/>
              <w:rPr>
                <w:ins w:id="6483" w:author="Adrian Moir (amoir)" w:date="2024-11-04T12:18:00Z"/>
                <w:rFonts w:asciiTheme="minorHAnsi" w:hAnsiTheme="minorHAnsi" w:cstheme="minorHAnsi"/>
                <w:sz w:val="10"/>
                <w:szCs w:val="10"/>
                <w:rPrChange w:id="6484" w:author="Adrian Moir (amoir)" w:date="2024-11-04T12:20:00Z" w16du:dateUtc="2024-11-04T11:20:00Z">
                  <w:rPr>
                    <w:ins w:id="6485" w:author="Adrian Moir (amoir)" w:date="2024-11-04T12:18:00Z"/>
                  </w:rPr>
                </w:rPrChange>
              </w:rPr>
              <w:pPrChange w:id="6486" w:author="Adrian Moir (amoir)" w:date="2024-11-04T12:27:00Z" w16du:dateUtc="2024-11-04T11:27:00Z">
                <w:pPr/>
              </w:pPrChange>
            </w:pPr>
            <w:ins w:id="648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88" w:author="Adrian Moir (amoir)" w:date="2024-11-04T12:20:00Z" w16du:dateUtc="2024-11-04T11:20:00Z">
                    <w:rPr/>
                  </w:rPrChange>
                </w:rPr>
                <w:t>5ff39bc3-635f-440a-8670-b9e66f89b9a7</w:t>
              </w:r>
            </w:ins>
          </w:p>
        </w:tc>
        <w:tc>
          <w:tcPr>
            <w:tcW w:w="725" w:type="dxa"/>
            <w:noWrap/>
            <w:hideMark/>
            <w:tcPrChange w:id="648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2ABFF4DE" w14:textId="77777777" w:rsidR="002E0EAC" w:rsidRPr="005112CF" w:rsidRDefault="002E0EAC">
            <w:pPr>
              <w:jc w:val="center"/>
              <w:rPr>
                <w:ins w:id="6490" w:author="Adrian Moir (amoir)" w:date="2024-11-04T12:18:00Z"/>
                <w:rFonts w:asciiTheme="minorHAnsi" w:hAnsiTheme="minorHAnsi" w:cstheme="minorHAnsi"/>
                <w:sz w:val="10"/>
                <w:szCs w:val="10"/>
                <w:rPrChange w:id="6491" w:author="Adrian Moir (amoir)" w:date="2024-11-04T12:20:00Z" w16du:dateUtc="2024-11-04T11:20:00Z">
                  <w:rPr>
                    <w:ins w:id="6492" w:author="Adrian Moir (amoir)" w:date="2024-11-04T12:18:00Z"/>
                  </w:rPr>
                </w:rPrChange>
              </w:rPr>
              <w:pPrChange w:id="6493" w:author="Adrian Moir (amoir)" w:date="2024-11-04T12:27:00Z" w16du:dateUtc="2024-11-04T11:27:00Z">
                <w:pPr/>
              </w:pPrChange>
            </w:pPr>
            <w:proofErr w:type="spellStart"/>
            <w:ins w:id="649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495" w:author="Adrian Moir (amoir)" w:date="2024-11-04T12:20:00Z" w16du:dateUtc="2024-11-04T11:20:00Z">
                    <w:rPr/>
                  </w:rPrChange>
                </w:rPr>
                <w:t>hzh-qstor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49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121B78D" w14:textId="77777777" w:rsidR="002E0EAC" w:rsidRPr="005112CF" w:rsidRDefault="002E0EAC">
            <w:pPr>
              <w:jc w:val="center"/>
              <w:rPr>
                <w:ins w:id="6497" w:author="Adrian Moir (amoir)" w:date="2024-11-04T12:18:00Z"/>
                <w:rFonts w:asciiTheme="minorHAnsi" w:hAnsiTheme="minorHAnsi" w:cstheme="minorHAnsi"/>
                <w:sz w:val="10"/>
                <w:szCs w:val="10"/>
                <w:rPrChange w:id="6498" w:author="Adrian Moir (amoir)" w:date="2024-11-04T12:20:00Z" w16du:dateUtc="2024-11-04T11:20:00Z">
                  <w:rPr>
                    <w:ins w:id="6499" w:author="Adrian Moir (amoir)" w:date="2024-11-04T12:18:00Z"/>
                  </w:rPr>
                </w:rPrChange>
              </w:rPr>
              <w:pPrChange w:id="6500" w:author="Adrian Moir (amoir)" w:date="2024-11-04T12:27:00Z" w16du:dateUtc="2024-11-04T11:27:00Z">
                <w:pPr/>
              </w:pPrChange>
            </w:pPr>
            <w:ins w:id="650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02" w:author="Adrian Moir (amoir)" w:date="2024-11-04T12:20:00Z" w16du:dateUtc="2024-11-04T11:20:00Z">
                    <w:rPr/>
                  </w:rPrChange>
                </w:rPr>
                <w:t>|172.25.14.136|10.160.112.20</w:t>
              </w:r>
            </w:ins>
          </w:p>
        </w:tc>
        <w:tc>
          <w:tcPr>
            <w:tcW w:w="628" w:type="dxa"/>
            <w:noWrap/>
            <w:hideMark/>
            <w:tcPrChange w:id="650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258B59F7" w14:textId="77777777" w:rsidR="002E0EAC" w:rsidRPr="005112CF" w:rsidRDefault="002E0EAC">
            <w:pPr>
              <w:jc w:val="center"/>
              <w:rPr>
                <w:ins w:id="6504" w:author="Adrian Moir (amoir)" w:date="2024-11-04T12:18:00Z"/>
                <w:rFonts w:asciiTheme="minorHAnsi" w:hAnsiTheme="minorHAnsi" w:cstheme="minorHAnsi"/>
                <w:sz w:val="10"/>
                <w:szCs w:val="10"/>
                <w:rPrChange w:id="6505" w:author="Adrian Moir (amoir)" w:date="2024-11-04T12:20:00Z" w16du:dateUtc="2024-11-04T11:20:00Z">
                  <w:rPr>
                    <w:ins w:id="6506" w:author="Adrian Moir (amoir)" w:date="2024-11-04T12:18:00Z"/>
                  </w:rPr>
                </w:rPrChange>
              </w:rPr>
              <w:pPrChange w:id="6507" w:author="Adrian Moir (amoir)" w:date="2024-11-04T12:27:00Z" w16du:dateUtc="2024-11-04T11:27:00Z">
                <w:pPr/>
              </w:pPrChange>
            </w:pPr>
            <w:ins w:id="650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0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51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E0725FB" w14:textId="77777777" w:rsidR="002E0EAC" w:rsidRPr="005112CF" w:rsidRDefault="002E0EAC">
            <w:pPr>
              <w:jc w:val="center"/>
              <w:rPr>
                <w:ins w:id="6511" w:author="Adrian Moir (amoir)" w:date="2024-11-04T12:18:00Z"/>
                <w:rFonts w:asciiTheme="minorHAnsi" w:hAnsiTheme="minorHAnsi" w:cstheme="minorHAnsi"/>
                <w:sz w:val="10"/>
                <w:szCs w:val="10"/>
                <w:rPrChange w:id="6512" w:author="Adrian Moir (amoir)" w:date="2024-11-04T12:20:00Z" w16du:dateUtc="2024-11-04T11:20:00Z">
                  <w:rPr>
                    <w:ins w:id="6513" w:author="Adrian Moir (amoir)" w:date="2024-11-04T12:18:00Z"/>
                  </w:rPr>
                </w:rPrChange>
              </w:rPr>
              <w:pPrChange w:id="6514" w:author="Adrian Moir (amoir)" w:date="2024-11-04T12:27:00Z" w16du:dateUtc="2024-11-04T11:27:00Z">
                <w:pPr/>
              </w:pPrChange>
            </w:pPr>
            <w:proofErr w:type="spellStart"/>
            <w:ins w:id="651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1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51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348F271" w14:textId="77777777" w:rsidR="002E0EAC" w:rsidRPr="005112CF" w:rsidRDefault="002E0EAC">
            <w:pPr>
              <w:jc w:val="center"/>
              <w:rPr>
                <w:ins w:id="6518" w:author="Adrian Moir (amoir)" w:date="2024-11-04T12:18:00Z"/>
                <w:rFonts w:asciiTheme="minorHAnsi" w:hAnsiTheme="minorHAnsi" w:cstheme="minorHAnsi"/>
                <w:sz w:val="10"/>
                <w:szCs w:val="10"/>
                <w:rPrChange w:id="6519" w:author="Adrian Moir (amoir)" w:date="2024-11-04T12:20:00Z" w16du:dateUtc="2024-11-04T11:20:00Z">
                  <w:rPr>
                    <w:ins w:id="6520" w:author="Adrian Moir (amoir)" w:date="2024-11-04T12:18:00Z"/>
                  </w:rPr>
                </w:rPrChange>
              </w:rPr>
              <w:pPrChange w:id="6521" w:author="Adrian Moir (amoir)" w:date="2024-11-04T12:26:00Z" w16du:dateUtc="2024-11-04T11:26:00Z">
                <w:pPr/>
              </w:pPrChange>
            </w:pPr>
            <w:ins w:id="652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23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52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0898DE0" w14:textId="77777777" w:rsidR="002E0EAC" w:rsidRPr="005112CF" w:rsidRDefault="002E0EAC">
            <w:pPr>
              <w:jc w:val="center"/>
              <w:rPr>
                <w:ins w:id="6525" w:author="Adrian Moir (amoir)" w:date="2024-11-04T12:18:00Z"/>
                <w:rFonts w:asciiTheme="minorHAnsi" w:hAnsiTheme="minorHAnsi" w:cstheme="minorHAnsi"/>
                <w:sz w:val="10"/>
                <w:szCs w:val="10"/>
                <w:rPrChange w:id="6526" w:author="Adrian Moir (amoir)" w:date="2024-11-04T12:20:00Z" w16du:dateUtc="2024-11-04T11:20:00Z">
                  <w:rPr>
                    <w:ins w:id="6527" w:author="Adrian Moir (amoir)" w:date="2024-11-04T12:18:00Z"/>
                  </w:rPr>
                </w:rPrChange>
              </w:rPr>
              <w:pPrChange w:id="6528" w:author="Adrian Moir (amoir)" w:date="2024-11-04T12:26:00Z" w16du:dateUtc="2024-11-04T11:26:00Z">
                <w:pPr/>
              </w:pPrChange>
            </w:pPr>
            <w:ins w:id="652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30" w:author="Adrian Moir (amoir)" w:date="2024-11-04T12:20:00Z" w16du:dateUtc="2024-11-04T11:20:00Z">
                    <w:rPr/>
                  </w:rPrChange>
                </w:rPr>
                <w:t>0.97</w:t>
              </w:r>
            </w:ins>
          </w:p>
        </w:tc>
        <w:tc>
          <w:tcPr>
            <w:tcW w:w="902" w:type="dxa"/>
            <w:noWrap/>
            <w:hideMark/>
            <w:tcPrChange w:id="653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814A662" w14:textId="77777777" w:rsidR="002E0EAC" w:rsidRPr="005112CF" w:rsidRDefault="002E0EAC">
            <w:pPr>
              <w:jc w:val="center"/>
              <w:rPr>
                <w:ins w:id="6532" w:author="Adrian Moir (amoir)" w:date="2024-11-04T12:18:00Z"/>
                <w:rFonts w:asciiTheme="minorHAnsi" w:hAnsiTheme="minorHAnsi" w:cstheme="minorHAnsi"/>
                <w:sz w:val="10"/>
                <w:szCs w:val="10"/>
                <w:rPrChange w:id="6533" w:author="Adrian Moir (amoir)" w:date="2024-11-04T12:20:00Z" w16du:dateUtc="2024-11-04T11:20:00Z">
                  <w:rPr>
                    <w:ins w:id="6534" w:author="Adrian Moir (amoir)" w:date="2024-11-04T12:18:00Z"/>
                  </w:rPr>
                </w:rPrChange>
              </w:rPr>
              <w:pPrChange w:id="6535" w:author="Adrian Moir (amoir)" w:date="2024-11-04T12:27:00Z" w16du:dateUtc="2024-11-04T11:27:00Z">
                <w:pPr/>
              </w:pPrChange>
            </w:pPr>
            <w:ins w:id="653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37" w:author="Adrian Moir (amoir)" w:date="2024-11-04T12:20:00Z" w16du:dateUtc="2024-11-04T11:20:00Z">
                    <w:rPr/>
                  </w:rPrChange>
                </w:rPr>
                <w:t>4</w:t>
              </w:r>
            </w:ins>
          </w:p>
        </w:tc>
        <w:tc>
          <w:tcPr>
            <w:tcW w:w="1604" w:type="dxa"/>
            <w:noWrap/>
            <w:hideMark/>
            <w:tcPrChange w:id="653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B3FFFE7" w14:textId="77777777" w:rsidR="002E0EAC" w:rsidRPr="005112CF" w:rsidRDefault="002E0EAC">
            <w:pPr>
              <w:jc w:val="center"/>
              <w:rPr>
                <w:ins w:id="6539" w:author="Adrian Moir (amoir)" w:date="2024-11-04T12:18:00Z"/>
                <w:rFonts w:asciiTheme="minorHAnsi" w:hAnsiTheme="minorHAnsi" w:cstheme="minorHAnsi"/>
                <w:sz w:val="10"/>
                <w:szCs w:val="10"/>
                <w:rPrChange w:id="6540" w:author="Adrian Moir (amoir)" w:date="2024-11-04T12:20:00Z" w16du:dateUtc="2024-11-04T11:20:00Z">
                  <w:rPr>
                    <w:ins w:id="6541" w:author="Adrian Moir (amoir)" w:date="2024-11-04T12:18:00Z"/>
                  </w:rPr>
                </w:rPrChange>
              </w:rPr>
              <w:pPrChange w:id="6542" w:author="Adrian Moir (amoir)" w:date="2024-11-04T12:27:00Z" w16du:dateUtc="2024-11-04T11:27:00Z">
                <w:pPr/>
              </w:pPrChange>
            </w:pPr>
            <w:ins w:id="654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4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4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4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54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14915F5" w14:textId="77777777" w:rsidR="002E0EAC" w:rsidRPr="005112CF" w:rsidRDefault="002E0EAC">
            <w:pPr>
              <w:jc w:val="center"/>
              <w:rPr>
                <w:ins w:id="6548" w:author="Adrian Moir (amoir)" w:date="2024-11-04T12:18:00Z"/>
                <w:rFonts w:asciiTheme="minorHAnsi" w:hAnsiTheme="minorHAnsi" w:cstheme="minorHAnsi"/>
                <w:sz w:val="10"/>
                <w:szCs w:val="10"/>
                <w:rPrChange w:id="6549" w:author="Adrian Moir (amoir)" w:date="2024-11-04T12:20:00Z" w16du:dateUtc="2024-11-04T11:20:00Z">
                  <w:rPr>
                    <w:ins w:id="6550" w:author="Adrian Moir (amoir)" w:date="2024-11-04T12:18:00Z"/>
                  </w:rPr>
                </w:rPrChange>
              </w:rPr>
              <w:pPrChange w:id="6551" w:author="Adrian Moir (amoir)" w:date="2024-11-04T12:27:00Z" w16du:dateUtc="2024-11-04T11:27:00Z">
                <w:pPr/>
              </w:pPrChange>
            </w:pPr>
            <w:ins w:id="655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5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751BFC44" w14:textId="77777777" w:rsidTr="005112CF">
        <w:trPr>
          <w:trHeight w:val="320"/>
          <w:jc w:val="center"/>
          <w:ins w:id="6554" w:author="Adrian Moir (amoir)" w:date="2024-11-04T12:18:00Z"/>
          <w:trPrChange w:id="655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55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701F5030" w14:textId="77777777" w:rsidR="002E0EAC" w:rsidRPr="005112CF" w:rsidRDefault="002E0EAC">
            <w:pPr>
              <w:jc w:val="center"/>
              <w:rPr>
                <w:ins w:id="6557" w:author="Adrian Moir (amoir)" w:date="2024-11-04T12:18:00Z"/>
                <w:rFonts w:asciiTheme="minorHAnsi" w:hAnsiTheme="minorHAnsi" w:cstheme="minorHAnsi"/>
                <w:sz w:val="10"/>
                <w:szCs w:val="10"/>
                <w:rPrChange w:id="6558" w:author="Adrian Moir (amoir)" w:date="2024-11-04T12:20:00Z" w16du:dateUtc="2024-11-04T11:20:00Z">
                  <w:rPr>
                    <w:ins w:id="6559" w:author="Adrian Moir (amoir)" w:date="2024-11-04T12:18:00Z"/>
                  </w:rPr>
                </w:rPrChange>
              </w:rPr>
              <w:pPrChange w:id="6560" w:author="Adrian Moir (amoir)" w:date="2024-11-04T12:27:00Z" w16du:dateUtc="2024-11-04T11:27:00Z">
                <w:pPr/>
              </w:pPrChange>
            </w:pPr>
            <w:ins w:id="656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62" w:author="Adrian Moir (amoir)" w:date="2024-11-04T12:20:00Z" w16du:dateUtc="2024-11-04T11:20:00Z">
                    <w:rPr/>
                  </w:rPrChange>
                </w:rPr>
                <w:t>5ceb5e8a-9b79-404e-8073-27cec16c7b8a</w:t>
              </w:r>
            </w:ins>
          </w:p>
        </w:tc>
        <w:tc>
          <w:tcPr>
            <w:tcW w:w="725" w:type="dxa"/>
            <w:noWrap/>
            <w:hideMark/>
            <w:tcPrChange w:id="656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C544469" w14:textId="77777777" w:rsidR="002E0EAC" w:rsidRPr="005112CF" w:rsidRDefault="002E0EAC">
            <w:pPr>
              <w:jc w:val="center"/>
              <w:rPr>
                <w:ins w:id="6564" w:author="Adrian Moir (amoir)" w:date="2024-11-04T12:18:00Z"/>
                <w:rFonts w:asciiTheme="minorHAnsi" w:hAnsiTheme="minorHAnsi" w:cstheme="minorHAnsi"/>
                <w:sz w:val="10"/>
                <w:szCs w:val="10"/>
                <w:rPrChange w:id="6565" w:author="Adrian Moir (amoir)" w:date="2024-11-04T12:20:00Z" w16du:dateUtc="2024-11-04T11:20:00Z">
                  <w:rPr>
                    <w:ins w:id="6566" w:author="Adrian Moir (amoir)" w:date="2024-11-04T12:18:00Z"/>
                  </w:rPr>
                </w:rPrChange>
              </w:rPr>
              <w:pPrChange w:id="6567" w:author="Adrian Moir (amoir)" w:date="2024-11-04T12:27:00Z" w16du:dateUtc="2024-11-04T11:27:00Z">
                <w:pPr/>
              </w:pPrChange>
            </w:pPr>
            <w:proofErr w:type="spellStart"/>
            <w:ins w:id="656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69" w:author="Adrian Moir (amoir)" w:date="2024-11-04T12:20:00Z" w16du:dateUtc="2024-11-04T11:20:00Z">
                    <w:rPr/>
                  </w:rPrChange>
                </w:rPr>
                <w:t>lan-qstor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57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7D15D77" w14:textId="77777777" w:rsidR="002E0EAC" w:rsidRPr="005112CF" w:rsidRDefault="002E0EAC">
            <w:pPr>
              <w:jc w:val="center"/>
              <w:rPr>
                <w:ins w:id="6571" w:author="Adrian Moir (amoir)" w:date="2024-11-04T12:18:00Z"/>
                <w:rFonts w:asciiTheme="minorHAnsi" w:hAnsiTheme="minorHAnsi" w:cstheme="minorHAnsi"/>
                <w:sz w:val="10"/>
                <w:szCs w:val="10"/>
                <w:rPrChange w:id="6572" w:author="Adrian Moir (amoir)" w:date="2024-11-04T12:20:00Z" w16du:dateUtc="2024-11-04T11:20:00Z">
                  <w:rPr>
                    <w:ins w:id="6573" w:author="Adrian Moir (amoir)" w:date="2024-11-04T12:18:00Z"/>
                  </w:rPr>
                </w:rPrChange>
              </w:rPr>
              <w:pPrChange w:id="6574" w:author="Adrian Moir (amoir)" w:date="2024-11-04T12:27:00Z" w16du:dateUtc="2024-11-04T11:27:00Z">
                <w:pPr/>
              </w:pPrChange>
            </w:pPr>
            <w:ins w:id="657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76" w:author="Adrian Moir (amoir)" w:date="2024-11-04T12:20:00Z" w16du:dateUtc="2024-11-04T11:20:00Z">
                    <w:rPr/>
                  </w:rPrChange>
                </w:rPr>
                <w:t>|172.25.14.138|10.160.115.20</w:t>
              </w:r>
            </w:ins>
          </w:p>
        </w:tc>
        <w:tc>
          <w:tcPr>
            <w:tcW w:w="628" w:type="dxa"/>
            <w:noWrap/>
            <w:hideMark/>
            <w:tcPrChange w:id="657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45FB78AB" w14:textId="77777777" w:rsidR="002E0EAC" w:rsidRPr="005112CF" w:rsidRDefault="002E0EAC">
            <w:pPr>
              <w:jc w:val="center"/>
              <w:rPr>
                <w:ins w:id="6578" w:author="Adrian Moir (amoir)" w:date="2024-11-04T12:18:00Z"/>
                <w:rFonts w:asciiTheme="minorHAnsi" w:hAnsiTheme="minorHAnsi" w:cstheme="minorHAnsi"/>
                <w:sz w:val="10"/>
                <w:szCs w:val="10"/>
                <w:rPrChange w:id="6579" w:author="Adrian Moir (amoir)" w:date="2024-11-04T12:20:00Z" w16du:dateUtc="2024-11-04T11:20:00Z">
                  <w:rPr>
                    <w:ins w:id="6580" w:author="Adrian Moir (amoir)" w:date="2024-11-04T12:18:00Z"/>
                  </w:rPr>
                </w:rPrChange>
              </w:rPr>
              <w:pPrChange w:id="6581" w:author="Adrian Moir (amoir)" w:date="2024-11-04T12:27:00Z" w16du:dateUtc="2024-11-04T11:27:00Z">
                <w:pPr/>
              </w:pPrChange>
            </w:pPr>
            <w:ins w:id="658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8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58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5B511B2D" w14:textId="77777777" w:rsidR="002E0EAC" w:rsidRPr="005112CF" w:rsidRDefault="002E0EAC">
            <w:pPr>
              <w:jc w:val="center"/>
              <w:rPr>
                <w:ins w:id="6585" w:author="Adrian Moir (amoir)" w:date="2024-11-04T12:18:00Z"/>
                <w:rFonts w:asciiTheme="minorHAnsi" w:hAnsiTheme="minorHAnsi" w:cstheme="minorHAnsi"/>
                <w:sz w:val="10"/>
                <w:szCs w:val="10"/>
                <w:rPrChange w:id="6586" w:author="Adrian Moir (amoir)" w:date="2024-11-04T12:20:00Z" w16du:dateUtc="2024-11-04T11:20:00Z">
                  <w:rPr>
                    <w:ins w:id="6587" w:author="Adrian Moir (amoir)" w:date="2024-11-04T12:18:00Z"/>
                  </w:rPr>
                </w:rPrChange>
              </w:rPr>
              <w:pPrChange w:id="6588" w:author="Adrian Moir (amoir)" w:date="2024-11-04T12:27:00Z" w16du:dateUtc="2024-11-04T11:27:00Z">
                <w:pPr/>
              </w:pPrChange>
            </w:pPr>
            <w:proofErr w:type="spellStart"/>
            <w:ins w:id="658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9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59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18C6C22" w14:textId="77777777" w:rsidR="002E0EAC" w:rsidRPr="005112CF" w:rsidRDefault="002E0EAC">
            <w:pPr>
              <w:jc w:val="center"/>
              <w:rPr>
                <w:ins w:id="6592" w:author="Adrian Moir (amoir)" w:date="2024-11-04T12:18:00Z"/>
                <w:rFonts w:asciiTheme="minorHAnsi" w:hAnsiTheme="minorHAnsi" w:cstheme="minorHAnsi"/>
                <w:sz w:val="10"/>
                <w:szCs w:val="10"/>
                <w:rPrChange w:id="6593" w:author="Adrian Moir (amoir)" w:date="2024-11-04T12:20:00Z" w16du:dateUtc="2024-11-04T11:20:00Z">
                  <w:rPr>
                    <w:ins w:id="6594" w:author="Adrian Moir (amoir)" w:date="2024-11-04T12:18:00Z"/>
                  </w:rPr>
                </w:rPrChange>
              </w:rPr>
              <w:pPrChange w:id="6595" w:author="Adrian Moir (amoir)" w:date="2024-11-04T12:26:00Z" w16du:dateUtc="2024-11-04T11:26:00Z">
                <w:pPr/>
              </w:pPrChange>
            </w:pPr>
            <w:ins w:id="659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597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59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131D2594" w14:textId="77777777" w:rsidR="002E0EAC" w:rsidRPr="005112CF" w:rsidRDefault="002E0EAC">
            <w:pPr>
              <w:jc w:val="center"/>
              <w:rPr>
                <w:ins w:id="6599" w:author="Adrian Moir (amoir)" w:date="2024-11-04T12:18:00Z"/>
                <w:rFonts w:asciiTheme="minorHAnsi" w:hAnsiTheme="minorHAnsi" w:cstheme="minorHAnsi"/>
                <w:sz w:val="10"/>
                <w:szCs w:val="10"/>
                <w:rPrChange w:id="6600" w:author="Adrian Moir (amoir)" w:date="2024-11-04T12:20:00Z" w16du:dateUtc="2024-11-04T11:20:00Z">
                  <w:rPr>
                    <w:ins w:id="6601" w:author="Adrian Moir (amoir)" w:date="2024-11-04T12:18:00Z"/>
                  </w:rPr>
                </w:rPrChange>
              </w:rPr>
              <w:pPrChange w:id="6602" w:author="Adrian Moir (amoir)" w:date="2024-11-04T12:26:00Z" w16du:dateUtc="2024-11-04T11:26:00Z">
                <w:pPr/>
              </w:pPrChange>
            </w:pPr>
            <w:ins w:id="660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04" w:author="Adrian Moir (amoir)" w:date="2024-11-04T12:20:00Z" w16du:dateUtc="2024-11-04T11:20:00Z">
                    <w:rPr/>
                  </w:rPrChange>
                </w:rPr>
                <w:t>2.43</w:t>
              </w:r>
            </w:ins>
          </w:p>
        </w:tc>
        <w:tc>
          <w:tcPr>
            <w:tcW w:w="902" w:type="dxa"/>
            <w:noWrap/>
            <w:hideMark/>
            <w:tcPrChange w:id="660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0374E58" w14:textId="77777777" w:rsidR="002E0EAC" w:rsidRPr="005112CF" w:rsidRDefault="002E0EAC">
            <w:pPr>
              <w:jc w:val="center"/>
              <w:rPr>
                <w:ins w:id="6606" w:author="Adrian Moir (amoir)" w:date="2024-11-04T12:18:00Z"/>
                <w:rFonts w:asciiTheme="minorHAnsi" w:hAnsiTheme="minorHAnsi" w:cstheme="minorHAnsi"/>
                <w:sz w:val="10"/>
                <w:szCs w:val="10"/>
                <w:rPrChange w:id="6607" w:author="Adrian Moir (amoir)" w:date="2024-11-04T12:20:00Z" w16du:dateUtc="2024-11-04T11:20:00Z">
                  <w:rPr>
                    <w:ins w:id="6608" w:author="Adrian Moir (amoir)" w:date="2024-11-04T12:18:00Z"/>
                  </w:rPr>
                </w:rPrChange>
              </w:rPr>
              <w:pPrChange w:id="6609" w:author="Adrian Moir (amoir)" w:date="2024-11-04T12:27:00Z" w16du:dateUtc="2024-11-04T11:27:00Z">
                <w:pPr/>
              </w:pPrChange>
            </w:pPr>
            <w:ins w:id="661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11" w:author="Adrian Moir (amoir)" w:date="2024-11-04T12:20:00Z" w16du:dateUtc="2024-11-04T11:20:00Z">
                    <w:rPr/>
                  </w:rPrChange>
                </w:rPr>
                <w:t>4</w:t>
              </w:r>
            </w:ins>
          </w:p>
        </w:tc>
        <w:tc>
          <w:tcPr>
            <w:tcW w:w="1604" w:type="dxa"/>
            <w:noWrap/>
            <w:hideMark/>
            <w:tcPrChange w:id="661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4C56CEC" w14:textId="77777777" w:rsidR="002E0EAC" w:rsidRPr="005112CF" w:rsidRDefault="002E0EAC">
            <w:pPr>
              <w:jc w:val="center"/>
              <w:rPr>
                <w:ins w:id="6613" w:author="Adrian Moir (amoir)" w:date="2024-11-04T12:18:00Z"/>
                <w:rFonts w:asciiTheme="minorHAnsi" w:hAnsiTheme="minorHAnsi" w:cstheme="minorHAnsi"/>
                <w:sz w:val="10"/>
                <w:szCs w:val="10"/>
                <w:rPrChange w:id="6614" w:author="Adrian Moir (amoir)" w:date="2024-11-04T12:20:00Z" w16du:dateUtc="2024-11-04T11:20:00Z">
                  <w:rPr>
                    <w:ins w:id="6615" w:author="Adrian Moir (amoir)" w:date="2024-11-04T12:18:00Z"/>
                  </w:rPr>
                </w:rPrChange>
              </w:rPr>
              <w:pPrChange w:id="6616" w:author="Adrian Moir (amoir)" w:date="2024-11-04T12:27:00Z" w16du:dateUtc="2024-11-04T11:27:00Z">
                <w:pPr/>
              </w:pPrChange>
            </w:pPr>
            <w:ins w:id="661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1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1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2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62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4F0633D" w14:textId="77777777" w:rsidR="002E0EAC" w:rsidRPr="005112CF" w:rsidRDefault="002E0EAC">
            <w:pPr>
              <w:jc w:val="center"/>
              <w:rPr>
                <w:ins w:id="6622" w:author="Adrian Moir (amoir)" w:date="2024-11-04T12:18:00Z"/>
                <w:rFonts w:asciiTheme="minorHAnsi" w:hAnsiTheme="minorHAnsi" w:cstheme="minorHAnsi"/>
                <w:sz w:val="10"/>
                <w:szCs w:val="10"/>
                <w:rPrChange w:id="6623" w:author="Adrian Moir (amoir)" w:date="2024-11-04T12:20:00Z" w16du:dateUtc="2024-11-04T11:20:00Z">
                  <w:rPr>
                    <w:ins w:id="6624" w:author="Adrian Moir (amoir)" w:date="2024-11-04T12:18:00Z"/>
                  </w:rPr>
                </w:rPrChange>
              </w:rPr>
              <w:pPrChange w:id="6625" w:author="Adrian Moir (amoir)" w:date="2024-11-04T12:27:00Z" w16du:dateUtc="2024-11-04T11:27:00Z">
                <w:pPr/>
              </w:pPrChange>
            </w:pPr>
            <w:ins w:id="662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27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3DC43642" w14:textId="77777777" w:rsidTr="005112CF">
        <w:trPr>
          <w:trHeight w:val="320"/>
          <w:jc w:val="center"/>
          <w:ins w:id="6628" w:author="Adrian Moir (amoir)" w:date="2024-11-04T12:18:00Z"/>
          <w:trPrChange w:id="662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63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4DA9A620" w14:textId="77777777" w:rsidR="002E0EAC" w:rsidRPr="005112CF" w:rsidRDefault="002E0EAC">
            <w:pPr>
              <w:jc w:val="center"/>
              <w:rPr>
                <w:ins w:id="6631" w:author="Adrian Moir (amoir)" w:date="2024-11-04T12:18:00Z"/>
                <w:rFonts w:asciiTheme="minorHAnsi" w:hAnsiTheme="minorHAnsi" w:cstheme="minorHAnsi"/>
                <w:sz w:val="10"/>
                <w:szCs w:val="10"/>
                <w:rPrChange w:id="6632" w:author="Adrian Moir (amoir)" w:date="2024-11-04T12:20:00Z" w16du:dateUtc="2024-11-04T11:20:00Z">
                  <w:rPr>
                    <w:ins w:id="6633" w:author="Adrian Moir (amoir)" w:date="2024-11-04T12:18:00Z"/>
                  </w:rPr>
                </w:rPrChange>
              </w:rPr>
              <w:pPrChange w:id="6634" w:author="Adrian Moir (amoir)" w:date="2024-11-04T12:27:00Z" w16du:dateUtc="2024-11-04T11:27:00Z">
                <w:pPr/>
              </w:pPrChange>
            </w:pPr>
            <w:ins w:id="663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36" w:author="Adrian Moir (amoir)" w:date="2024-11-04T12:20:00Z" w16du:dateUtc="2024-11-04T11:20:00Z">
                    <w:rPr/>
                  </w:rPrChange>
                </w:rPr>
                <w:t>c7dfc5f6-f162-48ee-9130-1c0e41c9a3a4</w:t>
              </w:r>
            </w:ins>
          </w:p>
        </w:tc>
        <w:tc>
          <w:tcPr>
            <w:tcW w:w="725" w:type="dxa"/>
            <w:noWrap/>
            <w:hideMark/>
            <w:tcPrChange w:id="663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00570959" w14:textId="77777777" w:rsidR="002E0EAC" w:rsidRPr="005112CF" w:rsidRDefault="002E0EAC">
            <w:pPr>
              <w:jc w:val="center"/>
              <w:rPr>
                <w:ins w:id="6638" w:author="Adrian Moir (amoir)" w:date="2024-11-04T12:18:00Z"/>
                <w:rFonts w:asciiTheme="minorHAnsi" w:hAnsiTheme="minorHAnsi" w:cstheme="minorHAnsi"/>
                <w:sz w:val="10"/>
                <w:szCs w:val="10"/>
                <w:rPrChange w:id="6639" w:author="Adrian Moir (amoir)" w:date="2024-11-04T12:20:00Z" w16du:dateUtc="2024-11-04T11:20:00Z">
                  <w:rPr>
                    <w:ins w:id="6640" w:author="Adrian Moir (amoir)" w:date="2024-11-04T12:18:00Z"/>
                  </w:rPr>
                </w:rPrChange>
              </w:rPr>
              <w:pPrChange w:id="6641" w:author="Adrian Moir (amoir)" w:date="2024-11-04T12:27:00Z" w16du:dateUtc="2024-11-04T11:27:00Z">
                <w:pPr/>
              </w:pPrChange>
            </w:pPr>
            <w:proofErr w:type="spellStart"/>
            <w:ins w:id="664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43" w:author="Adrian Moir (amoir)" w:date="2024-11-04T12:20:00Z" w16du:dateUtc="2024-11-04T11:20:00Z">
                    <w:rPr/>
                  </w:rPrChange>
                </w:rPr>
                <w:t>asem-qstor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64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60E4824" w14:textId="77777777" w:rsidR="002E0EAC" w:rsidRPr="005112CF" w:rsidRDefault="002E0EAC">
            <w:pPr>
              <w:jc w:val="center"/>
              <w:rPr>
                <w:ins w:id="6645" w:author="Adrian Moir (amoir)" w:date="2024-11-04T12:18:00Z"/>
                <w:rFonts w:asciiTheme="minorHAnsi" w:hAnsiTheme="minorHAnsi" w:cstheme="minorHAnsi"/>
                <w:sz w:val="10"/>
                <w:szCs w:val="10"/>
                <w:rPrChange w:id="6646" w:author="Adrian Moir (amoir)" w:date="2024-11-04T12:20:00Z" w16du:dateUtc="2024-11-04T11:20:00Z">
                  <w:rPr>
                    <w:ins w:id="6647" w:author="Adrian Moir (amoir)" w:date="2024-11-04T12:18:00Z"/>
                  </w:rPr>
                </w:rPrChange>
              </w:rPr>
              <w:pPrChange w:id="6648" w:author="Adrian Moir (amoir)" w:date="2024-11-04T12:27:00Z" w16du:dateUtc="2024-11-04T11:27:00Z">
                <w:pPr/>
              </w:pPrChange>
            </w:pPr>
            <w:ins w:id="664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50" w:author="Adrian Moir (amoir)" w:date="2024-11-04T12:20:00Z" w16du:dateUtc="2024-11-04T11:20:00Z">
                    <w:rPr/>
                  </w:rPrChange>
                </w:rPr>
                <w:t>|10.253.32.200</w:t>
              </w:r>
            </w:ins>
          </w:p>
        </w:tc>
        <w:tc>
          <w:tcPr>
            <w:tcW w:w="628" w:type="dxa"/>
            <w:noWrap/>
            <w:hideMark/>
            <w:tcPrChange w:id="665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CF25863" w14:textId="77777777" w:rsidR="002E0EAC" w:rsidRPr="005112CF" w:rsidRDefault="002E0EAC">
            <w:pPr>
              <w:jc w:val="center"/>
              <w:rPr>
                <w:ins w:id="6652" w:author="Adrian Moir (amoir)" w:date="2024-11-04T12:18:00Z"/>
                <w:rFonts w:asciiTheme="minorHAnsi" w:hAnsiTheme="minorHAnsi" w:cstheme="minorHAnsi"/>
                <w:sz w:val="10"/>
                <w:szCs w:val="10"/>
                <w:rPrChange w:id="6653" w:author="Adrian Moir (amoir)" w:date="2024-11-04T12:20:00Z" w16du:dateUtc="2024-11-04T11:20:00Z">
                  <w:rPr>
                    <w:ins w:id="6654" w:author="Adrian Moir (amoir)" w:date="2024-11-04T12:18:00Z"/>
                  </w:rPr>
                </w:rPrChange>
              </w:rPr>
              <w:pPrChange w:id="6655" w:author="Adrian Moir (amoir)" w:date="2024-11-04T12:27:00Z" w16du:dateUtc="2024-11-04T11:27:00Z">
                <w:pPr/>
              </w:pPrChange>
            </w:pPr>
            <w:ins w:id="665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5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65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48357E85" w14:textId="77777777" w:rsidR="002E0EAC" w:rsidRPr="005112CF" w:rsidRDefault="002E0EAC">
            <w:pPr>
              <w:jc w:val="center"/>
              <w:rPr>
                <w:ins w:id="6659" w:author="Adrian Moir (amoir)" w:date="2024-11-04T12:18:00Z"/>
                <w:rFonts w:asciiTheme="minorHAnsi" w:hAnsiTheme="minorHAnsi" w:cstheme="minorHAnsi"/>
                <w:sz w:val="10"/>
                <w:szCs w:val="10"/>
                <w:rPrChange w:id="6660" w:author="Adrian Moir (amoir)" w:date="2024-11-04T12:20:00Z" w16du:dateUtc="2024-11-04T11:20:00Z">
                  <w:rPr>
                    <w:ins w:id="6661" w:author="Adrian Moir (amoir)" w:date="2024-11-04T12:18:00Z"/>
                  </w:rPr>
                </w:rPrChange>
              </w:rPr>
              <w:pPrChange w:id="6662" w:author="Adrian Moir (amoir)" w:date="2024-11-04T12:27:00Z" w16du:dateUtc="2024-11-04T11:27:00Z">
                <w:pPr/>
              </w:pPrChange>
            </w:pPr>
            <w:proofErr w:type="spellStart"/>
            <w:ins w:id="666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6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66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74382C4" w14:textId="77777777" w:rsidR="002E0EAC" w:rsidRPr="005112CF" w:rsidRDefault="002E0EAC">
            <w:pPr>
              <w:jc w:val="center"/>
              <w:rPr>
                <w:ins w:id="6666" w:author="Adrian Moir (amoir)" w:date="2024-11-04T12:18:00Z"/>
                <w:rFonts w:asciiTheme="minorHAnsi" w:hAnsiTheme="minorHAnsi" w:cstheme="minorHAnsi"/>
                <w:sz w:val="10"/>
                <w:szCs w:val="10"/>
                <w:rPrChange w:id="6667" w:author="Adrian Moir (amoir)" w:date="2024-11-04T12:20:00Z" w16du:dateUtc="2024-11-04T11:20:00Z">
                  <w:rPr>
                    <w:ins w:id="6668" w:author="Adrian Moir (amoir)" w:date="2024-11-04T12:18:00Z"/>
                  </w:rPr>
                </w:rPrChange>
              </w:rPr>
              <w:pPrChange w:id="6669" w:author="Adrian Moir (amoir)" w:date="2024-11-04T12:26:00Z" w16du:dateUtc="2024-11-04T11:26:00Z">
                <w:pPr/>
              </w:pPrChange>
            </w:pPr>
            <w:ins w:id="667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71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67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3FC79DD" w14:textId="77777777" w:rsidR="002E0EAC" w:rsidRPr="005112CF" w:rsidRDefault="002E0EAC">
            <w:pPr>
              <w:jc w:val="center"/>
              <w:rPr>
                <w:ins w:id="6673" w:author="Adrian Moir (amoir)" w:date="2024-11-04T12:18:00Z"/>
                <w:rFonts w:asciiTheme="minorHAnsi" w:hAnsiTheme="minorHAnsi" w:cstheme="minorHAnsi"/>
                <w:sz w:val="10"/>
                <w:szCs w:val="10"/>
                <w:rPrChange w:id="6674" w:author="Adrian Moir (amoir)" w:date="2024-11-04T12:20:00Z" w16du:dateUtc="2024-11-04T11:20:00Z">
                  <w:rPr>
                    <w:ins w:id="6675" w:author="Adrian Moir (amoir)" w:date="2024-11-04T12:18:00Z"/>
                  </w:rPr>
                </w:rPrChange>
              </w:rPr>
              <w:pPrChange w:id="6676" w:author="Adrian Moir (amoir)" w:date="2024-11-04T12:26:00Z" w16du:dateUtc="2024-11-04T11:26:00Z">
                <w:pPr/>
              </w:pPrChange>
            </w:pPr>
            <w:ins w:id="667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78" w:author="Adrian Moir (amoir)" w:date="2024-11-04T12:20:00Z" w16du:dateUtc="2024-11-04T11:20:00Z">
                    <w:rPr/>
                  </w:rPrChange>
                </w:rPr>
                <w:t>2.4</w:t>
              </w:r>
            </w:ins>
          </w:p>
        </w:tc>
        <w:tc>
          <w:tcPr>
            <w:tcW w:w="902" w:type="dxa"/>
            <w:noWrap/>
            <w:hideMark/>
            <w:tcPrChange w:id="667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7DBD2E7" w14:textId="77777777" w:rsidR="002E0EAC" w:rsidRPr="005112CF" w:rsidRDefault="002E0EAC">
            <w:pPr>
              <w:jc w:val="center"/>
              <w:rPr>
                <w:ins w:id="6680" w:author="Adrian Moir (amoir)" w:date="2024-11-04T12:18:00Z"/>
                <w:rFonts w:asciiTheme="minorHAnsi" w:hAnsiTheme="minorHAnsi" w:cstheme="minorHAnsi"/>
                <w:sz w:val="10"/>
                <w:szCs w:val="10"/>
                <w:rPrChange w:id="6681" w:author="Adrian Moir (amoir)" w:date="2024-11-04T12:20:00Z" w16du:dateUtc="2024-11-04T11:20:00Z">
                  <w:rPr>
                    <w:ins w:id="6682" w:author="Adrian Moir (amoir)" w:date="2024-11-04T12:18:00Z"/>
                  </w:rPr>
                </w:rPrChange>
              </w:rPr>
              <w:pPrChange w:id="6683" w:author="Adrian Moir (amoir)" w:date="2024-11-04T12:27:00Z" w16du:dateUtc="2024-11-04T11:27:00Z">
                <w:pPr/>
              </w:pPrChange>
            </w:pPr>
            <w:ins w:id="668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85" w:author="Adrian Moir (amoir)" w:date="2024-11-04T12:20:00Z" w16du:dateUtc="2024-11-04T11:20:00Z">
                    <w:rPr/>
                  </w:rPrChange>
                </w:rPr>
                <w:t>8</w:t>
              </w:r>
            </w:ins>
          </w:p>
        </w:tc>
        <w:tc>
          <w:tcPr>
            <w:tcW w:w="1604" w:type="dxa"/>
            <w:noWrap/>
            <w:hideMark/>
            <w:tcPrChange w:id="668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736A390" w14:textId="77777777" w:rsidR="002E0EAC" w:rsidRPr="005112CF" w:rsidRDefault="002E0EAC">
            <w:pPr>
              <w:jc w:val="center"/>
              <w:rPr>
                <w:ins w:id="6687" w:author="Adrian Moir (amoir)" w:date="2024-11-04T12:18:00Z"/>
                <w:rFonts w:asciiTheme="minorHAnsi" w:hAnsiTheme="minorHAnsi" w:cstheme="minorHAnsi"/>
                <w:sz w:val="10"/>
                <w:szCs w:val="10"/>
                <w:rPrChange w:id="6688" w:author="Adrian Moir (amoir)" w:date="2024-11-04T12:20:00Z" w16du:dateUtc="2024-11-04T11:20:00Z">
                  <w:rPr>
                    <w:ins w:id="6689" w:author="Adrian Moir (amoir)" w:date="2024-11-04T12:18:00Z"/>
                  </w:rPr>
                </w:rPrChange>
              </w:rPr>
              <w:pPrChange w:id="6690" w:author="Adrian Moir (amoir)" w:date="2024-11-04T12:27:00Z" w16du:dateUtc="2024-11-04T11:27:00Z">
                <w:pPr/>
              </w:pPrChange>
            </w:pPr>
            <w:ins w:id="669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9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9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694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07" w:type="dxa"/>
            <w:noWrap/>
            <w:hideMark/>
            <w:tcPrChange w:id="669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62D9545" w14:textId="77777777" w:rsidR="002E0EAC" w:rsidRPr="005112CF" w:rsidRDefault="002E0EAC">
            <w:pPr>
              <w:jc w:val="center"/>
              <w:rPr>
                <w:ins w:id="6696" w:author="Adrian Moir (amoir)" w:date="2024-11-04T12:18:00Z"/>
                <w:rFonts w:asciiTheme="minorHAnsi" w:hAnsiTheme="minorHAnsi" w:cstheme="minorHAnsi"/>
                <w:sz w:val="10"/>
                <w:szCs w:val="10"/>
                <w:rPrChange w:id="6697" w:author="Adrian Moir (amoir)" w:date="2024-11-04T12:20:00Z" w16du:dateUtc="2024-11-04T11:20:00Z">
                  <w:rPr>
                    <w:ins w:id="6698" w:author="Adrian Moir (amoir)" w:date="2024-11-04T12:18:00Z"/>
                  </w:rPr>
                </w:rPrChange>
              </w:rPr>
              <w:pPrChange w:id="6699" w:author="Adrian Moir (amoir)" w:date="2024-11-04T12:27:00Z" w16du:dateUtc="2024-11-04T11:27:00Z">
                <w:pPr/>
              </w:pPrChange>
            </w:pPr>
            <w:ins w:id="670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01" w:author="Adrian Moir (amoir)" w:date="2024-11-04T12:20:00Z" w16du:dateUtc="2024-11-04T11:20:00Z">
                    <w:rPr/>
                  </w:rPrChange>
                </w:rPr>
                <w:t>4.18.0-513.11.0.1.el8_9.x86_64</w:t>
              </w:r>
            </w:ins>
          </w:p>
        </w:tc>
      </w:tr>
      <w:tr w:rsidR="002E0EAC" w:rsidRPr="005112CF" w14:paraId="1372701B" w14:textId="77777777" w:rsidTr="005112CF">
        <w:trPr>
          <w:trHeight w:val="320"/>
          <w:jc w:val="center"/>
          <w:ins w:id="6702" w:author="Adrian Moir (amoir)" w:date="2024-11-04T12:18:00Z"/>
          <w:trPrChange w:id="670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70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B6252AD" w14:textId="77777777" w:rsidR="002E0EAC" w:rsidRPr="005112CF" w:rsidRDefault="002E0EAC">
            <w:pPr>
              <w:jc w:val="center"/>
              <w:rPr>
                <w:ins w:id="6705" w:author="Adrian Moir (amoir)" w:date="2024-11-04T12:18:00Z"/>
                <w:rFonts w:asciiTheme="minorHAnsi" w:hAnsiTheme="minorHAnsi" w:cstheme="minorHAnsi"/>
                <w:sz w:val="10"/>
                <w:szCs w:val="10"/>
                <w:rPrChange w:id="6706" w:author="Adrian Moir (amoir)" w:date="2024-11-04T12:20:00Z" w16du:dateUtc="2024-11-04T11:20:00Z">
                  <w:rPr>
                    <w:ins w:id="6707" w:author="Adrian Moir (amoir)" w:date="2024-11-04T12:18:00Z"/>
                  </w:rPr>
                </w:rPrChange>
              </w:rPr>
              <w:pPrChange w:id="6708" w:author="Adrian Moir (amoir)" w:date="2024-11-04T12:27:00Z" w16du:dateUtc="2024-11-04T11:27:00Z">
                <w:pPr/>
              </w:pPrChange>
            </w:pPr>
            <w:ins w:id="670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10" w:author="Adrian Moir (amoir)" w:date="2024-11-04T12:20:00Z" w16du:dateUtc="2024-11-04T11:20:00Z">
                    <w:rPr/>
                  </w:rPrChange>
                </w:rPr>
                <w:lastRenderedPageBreak/>
                <w:t>2bcc18d2-8464-4e33-9e29-4280969b2f51</w:t>
              </w:r>
            </w:ins>
          </w:p>
        </w:tc>
        <w:tc>
          <w:tcPr>
            <w:tcW w:w="725" w:type="dxa"/>
            <w:noWrap/>
            <w:hideMark/>
            <w:tcPrChange w:id="671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60A825F" w14:textId="77777777" w:rsidR="002E0EAC" w:rsidRPr="005112CF" w:rsidRDefault="002E0EAC">
            <w:pPr>
              <w:jc w:val="center"/>
              <w:rPr>
                <w:ins w:id="6712" w:author="Adrian Moir (amoir)" w:date="2024-11-04T12:18:00Z"/>
                <w:rFonts w:asciiTheme="minorHAnsi" w:hAnsiTheme="minorHAnsi" w:cstheme="minorHAnsi"/>
                <w:sz w:val="10"/>
                <w:szCs w:val="10"/>
                <w:rPrChange w:id="6713" w:author="Adrian Moir (amoir)" w:date="2024-11-04T12:20:00Z" w16du:dateUtc="2024-11-04T11:20:00Z">
                  <w:rPr>
                    <w:ins w:id="6714" w:author="Adrian Moir (amoir)" w:date="2024-11-04T12:18:00Z"/>
                  </w:rPr>
                </w:rPrChange>
              </w:rPr>
              <w:pPrChange w:id="6715" w:author="Adrian Moir (amoir)" w:date="2024-11-04T12:27:00Z" w16du:dateUtc="2024-11-04T11:27:00Z">
                <w:pPr/>
              </w:pPrChange>
            </w:pPr>
            <w:proofErr w:type="spellStart"/>
            <w:ins w:id="671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17" w:author="Adrian Moir (amoir)" w:date="2024-11-04T12:20:00Z" w16du:dateUtc="2024-11-04T11:20:00Z">
                    <w:rPr/>
                  </w:rPrChange>
                </w:rPr>
                <w:t>bih-qstor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71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0C387A50" w14:textId="77777777" w:rsidR="002E0EAC" w:rsidRPr="005112CF" w:rsidRDefault="002E0EAC">
            <w:pPr>
              <w:jc w:val="center"/>
              <w:rPr>
                <w:ins w:id="6719" w:author="Adrian Moir (amoir)" w:date="2024-11-04T12:18:00Z"/>
                <w:rFonts w:asciiTheme="minorHAnsi" w:hAnsiTheme="minorHAnsi" w:cstheme="minorHAnsi"/>
                <w:sz w:val="10"/>
                <w:szCs w:val="10"/>
                <w:rPrChange w:id="6720" w:author="Adrian Moir (amoir)" w:date="2024-11-04T12:20:00Z" w16du:dateUtc="2024-11-04T11:20:00Z">
                  <w:rPr>
                    <w:ins w:id="6721" w:author="Adrian Moir (amoir)" w:date="2024-11-04T12:18:00Z"/>
                  </w:rPr>
                </w:rPrChange>
              </w:rPr>
              <w:pPrChange w:id="6722" w:author="Adrian Moir (amoir)" w:date="2024-11-04T12:27:00Z" w16du:dateUtc="2024-11-04T11:27:00Z">
                <w:pPr/>
              </w:pPrChange>
            </w:pPr>
            <w:ins w:id="672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24" w:author="Adrian Moir (amoir)" w:date="2024-11-04T12:20:00Z" w16du:dateUtc="2024-11-04T11:20:00Z">
                    <w:rPr/>
                  </w:rPrChange>
                </w:rPr>
                <w:t>|172.24.14.99|10.150.148.29</w:t>
              </w:r>
            </w:ins>
          </w:p>
        </w:tc>
        <w:tc>
          <w:tcPr>
            <w:tcW w:w="628" w:type="dxa"/>
            <w:noWrap/>
            <w:hideMark/>
            <w:tcPrChange w:id="672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6DB91604" w14:textId="77777777" w:rsidR="002E0EAC" w:rsidRPr="005112CF" w:rsidRDefault="002E0EAC">
            <w:pPr>
              <w:jc w:val="center"/>
              <w:rPr>
                <w:ins w:id="6726" w:author="Adrian Moir (amoir)" w:date="2024-11-04T12:18:00Z"/>
                <w:rFonts w:asciiTheme="minorHAnsi" w:hAnsiTheme="minorHAnsi" w:cstheme="minorHAnsi"/>
                <w:sz w:val="10"/>
                <w:szCs w:val="10"/>
                <w:rPrChange w:id="6727" w:author="Adrian Moir (amoir)" w:date="2024-11-04T12:20:00Z" w16du:dateUtc="2024-11-04T11:20:00Z">
                  <w:rPr>
                    <w:ins w:id="6728" w:author="Adrian Moir (amoir)" w:date="2024-11-04T12:18:00Z"/>
                  </w:rPr>
                </w:rPrChange>
              </w:rPr>
              <w:pPrChange w:id="6729" w:author="Adrian Moir (amoir)" w:date="2024-11-04T12:27:00Z" w16du:dateUtc="2024-11-04T11:27:00Z">
                <w:pPr/>
              </w:pPrChange>
            </w:pPr>
            <w:ins w:id="673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31" w:author="Adrian Moir (amoir)" w:date="2024-11-04T12:20:00Z" w16du:dateUtc="2024-11-04T11:20:00Z">
                    <w:rPr/>
                  </w:rPrChange>
                </w:rPr>
                <w:t>7.3.0.165</w:t>
              </w:r>
            </w:ins>
          </w:p>
        </w:tc>
        <w:tc>
          <w:tcPr>
            <w:tcW w:w="831" w:type="dxa"/>
            <w:noWrap/>
            <w:hideMark/>
            <w:tcPrChange w:id="673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08E982D" w14:textId="77777777" w:rsidR="002E0EAC" w:rsidRPr="005112CF" w:rsidRDefault="002E0EAC">
            <w:pPr>
              <w:jc w:val="center"/>
              <w:rPr>
                <w:ins w:id="6733" w:author="Adrian Moir (amoir)" w:date="2024-11-04T12:18:00Z"/>
                <w:rFonts w:asciiTheme="minorHAnsi" w:hAnsiTheme="minorHAnsi" w:cstheme="minorHAnsi"/>
                <w:sz w:val="10"/>
                <w:szCs w:val="10"/>
                <w:rPrChange w:id="6734" w:author="Adrian Moir (amoir)" w:date="2024-11-04T12:20:00Z" w16du:dateUtc="2024-11-04T11:20:00Z">
                  <w:rPr>
                    <w:ins w:id="6735" w:author="Adrian Moir (amoir)" w:date="2024-11-04T12:18:00Z"/>
                  </w:rPr>
                </w:rPrChange>
              </w:rPr>
              <w:pPrChange w:id="6736" w:author="Adrian Moir (amoir)" w:date="2024-11-04T12:27:00Z" w16du:dateUtc="2024-11-04T11:27:00Z">
                <w:pPr/>
              </w:pPrChange>
            </w:pPr>
            <w:proofErr w:type="spellStart"/>
            <w:ins w:id="673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3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73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970F8CD" w14:textId="77777777" w:rsidR="002E0EAC" w:rsidRPr="005112CF" w:rsidRDefault="002E0EAC">
            <w:pPr>
              <w:jc w:val="center"/>
              <w:rPr>
                <w:ins w:id="6740" w:author="Adrian Moir (amoir)" w:date="2024-11-04T12:18:00Z"/>
                <w:rFonts w:asciiTheme="minorHAnsi" w:hAnsiTheme="minorHAnsi" w:cstheme="minorHAnsi"/>
                <w:sz w:val="10"/>
                <w:szCs w:val="10"/>
                <w:rPrChange w:id="6741" w:author="Adrian Moir (amoir)" w:date="2024-11-04T12:20:00Z" w16du:dateUtc="2024-11-04T11:20:00Z">
                  <w:rPr>
                    <w:ins w:id="6742" w:author="Adrian Moir (amoir)" w:date="2024-11-04T12:18:00Z"/>
                  </w:rPr>
                </w:rPrChange>
              </w:rPr>
              <w:pPrChange w:id="6743" w:author="Adrian Moir (amoir)" w:date="2024-11-04T12:26:00Z" w16du:dateUtc="2024-11-04T11:26:00Z">
                <w:pPr/>
              </w:pPrChange>
            </w:pPr>
            <w:ins w:id="674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45" w:author="Adrian Moir (amoir)" w:date="2024-11-04T12:20:00Z" w16du:dateUtc="2024-11-04T11:20:00Z">
                    <w:rPr/>
                  </w:rPrChange>
                </w:rPr>
                <w:t>350</w:t>
              </w:r>
            </w:ins>
          </w:p>
        </w:tc>
        <w:tc>
          <w:tcPr>
            <w:tcW w:w="1036" w:type="dxa"/>
            <w:noWrap/>
            <w:hideMark/>
            <w:tcPrChange w:id="674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E058D16" w14:textId="77777777" w:rsidR="002E0EAC" w:rsidRPr="005112CF" w:rsidRDefault="002E0EAC">
            <w:pPr>
              <w:jc w:val="center"/>
              <w:rPr>
                <w:ins w:id="6747" w:author="Adrian Moir (amoir)" w:date="2024-11-04T12:18:00Z"/>
                <w:rFonts w:asciiTheme="minorHAnsi" w:hAnsiTheme="minorHAnsi" w:cstheme="minorHAnsi"/>
                <w:sz w:val="10"/>
                <w:szCs w:val="10"/>
                <w:rPrChange w:id="6748" w:author="Adrian Moir (amoir)" w:date="2024-11-04T12:20:00Z" w16du:dateUtc="2024-11-04T11:20:00Z">
                  <w:rPr>
                    <w:ins w:id="6749" w:author="Adrian Moir (amoir)" w:date="2024-11-04T12:18:00Z"/>
                  </w:rPr>
                </w:rPrChange>
              </w:rPr>
              <w:pPrChange w:id="6750" w:author="Adrian Moir (amoir)" w:date="2024-11-04T12:26:00Z" w16du:dateUtc="2024-11-04T11:26:00Z">
                <w:pPr/>
              </w:pPrChange>
            </w:pPr>
            <w:ins w:id="675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52" w:author="Adrian Moir (amoir)" w:date="2024-11-04T12:20:00Z" w16du:dateUtc="2024-11-04T11:20:00Z">
                    <w:rPr/>
                  </w:rPrChange>
                </w:rPr>
                <w:t>0.00002</w:t>
              </w:r>
            </w:ins>
          </w:p>
        </w:tc>
        <w:tc>
          <w:tcPr>
            <w:tcW w:w="902" w:type="dxa"/>
            <w:noWrap/>
            <w:hideMark/>
            <w:tcPrChange w:id="675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602832B" w14:textId="77777777" w:rsidR="002E0EAC" w:rsidRPr="005112CF" w:rsidRDefault="002E0EAC">
            <w:pPr>
              <w:jc w:val="center"/>
              <w:rPr>
                <w:ins w:id="6754" w:author="Adrian Moir (amoir)" w:date="2024-11-04T12:18:00Z"/>
                <w:rFonts w:asciiTheme="minorHAnsi" w:hAnsiTheme="minorHAnsi" w:cstheme="minorHAnsi"/>
                <w:sz w:val="10"/>
                <w:szCs w:val="10"/>
                <w:rPrChange w:id="6755" w:author="Adrian Moir (amoir)" w:date="2024-11-04T12:20:00Z" w16du:dateUtc="2024-11-04T11:20:00Z">
                  <w:rPr>
                    <w:ins w:id="6756" w:author="Adrian Moir (amoir)" w:date="2024-11-04T12:18:00Z"/>
                  </w:rPr>
                </w:rPrChange>
              </w:rPr>
              <w:pPrChange w:id="6757" w:author="Adrian Moir (amoir)" w:date="2024-11-04T12:27:00Z" w16du:dateUtc="2024-11-04T11:27:00Z">
                <w:pPr/>
              </w:pPrChange>
            </w:pPr>
            <w:ins w:id="675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59" w:author="Adrian Moir (amoir)" w:date="2024-11-04T12:20:00Z" w16du:dateUtc="2024-11-04T11:20:00Z">
                    <w:rPr/>
                  </w:rPrChange>
                </w:rPr>
                <w:t>24</w:t>
              </w:r>
            </w:ins>
          </w:p>
        </w:tc>
        <w:tc>
          <w:tcPr>
            <w:tcW w:w="1604" w:type="dxa"/>
            <w:noWrap/>
            <w:hideMark/>
            <w:tcPrChange w:id="676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96F0455" w14:textId="77777777" w:rsidR="002E0EAC" w:rsidRPr="005112CF" w:rsidRDefault="002E0EAC">
            <w:pPr>
              <w:jc w:val="center"/>
              <w:rPr>
                <w:ins w:id="6761" w:author="Adrian Moir (amoir)" w:date="2024-11-04T12:18:00Z"/>
                <w:rFonts w:asciiTheme="minorHAnsi" w:hAnsiTheme="minorHAnsi" w:cstheme="minorHAnsi"/>
                <w:sz w:val="10"/>
                <w:szCs w:val="10"/>
                <w:rPrChange w:id="6762" w:author="Adrian Moir (amoir)" w:date="2024-11-04T12:20:00Z" w16du:dateUtc="2024-11-04T11:20:00Z">
                  <w:rPr>
                    <w:ins w:id="6763" w:author="Adrian Moir (amoir)" w:date="2024-11-04T12:18:00Z"/>
                  </w:rPr>
                </w:rPrChange>
              </w:rPr>
              <w:pPrChange w:id="6764" w:author="Adrian Moir (amoir)" w:date="2024-11-04T12:27:00Z" w16du:dateUtc="2024-11-04T11:27:00Z">
                <w:pPr/>
              </w:pPrChange>
            </w:pPr>
            <w:ins w:id="676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6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6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68" w:author="Adrian Moir (amoir)" w:date="2024-11-04T12:20:00Z" w16du:dateUtc="2024-11-04T11:20:00Z">
                    <w:rPr/>
                  </w:rPrChange>
                </w:rPr>
                <w:t xml:space="preserve"> 8.7</w:t>
              </w:r>
            </w:ins>
          </w:p>
        </w:tc>
        <w:tc>
          <w:tcPr>
            <w:tcW w:w="1516" w:type="dxa"/>
            <w:noWrap/>
            <w:hideMark/>
            <w:tcPrChange w:id="676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0305E016" w14:textId="77777777" w:rsidR="002E0EAC" w:rsidRPr="005112CF" w:rsidRDefault="002E0EAC">
            <w:pPr>
              <w:jc w:val="center"/>
              <w:rPr>
                <w:ins w:id="6770" w:author="Adrian Moir (amoir)" w:date="2024-11-04T12:18:00Z"/>
                <w:rFonts w:asciiTheme="minorHAnsi" w:hAnsiTheme="minorHAnsi" w:cstheme="minorHAnsi"/>
                <w:sz w:val="10"/>
                <w:szCs w:val="10"/>
                <w:rPrChange w:id="6771" w:author="Adrian Moir (amoir)" w:date="2024-11-04T12:20:00Z" w16du:dateUtc="2024-11-04T11:20:00Z">
                  <w:rPr>
                    <w:ins w:id="6772" w:author="Adrian Moir (amoir)" w:date="2024-11-04T12:18:00Z"/>
                  </w:rPr>
                </w:rPrChange>
              </w:rPr>
              <w:pPrChange w:id="6773" w:author="Adrian Moir (amoir)" w:date="2024-11-04T12:27:00Z" w16du:dateUtc="2024-11-04T11:27:00Z">
                <w:pPr/>
              </w:pPrChange>
            </w:pPr>
            <w:ins w:id="677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75" w:author="Adrian Moir (amoir)" w:date="2024-11-04T12:20:00Z" w16du:dateUtc="2024-11-04T11:20:00Z">
                    <w:rPr/>
                  </w:rPrChange>
                </w:rPr>
                <w:t>4.18.0-425.19.2.el8_7.x86_64</w:t>
              </w:r>
            </w:ins>
          </w:p>
        </w:tc>
      </w:tr>
      <w:tr w:rsidR="002E0EAC" w:rsidRPr="005112CF" w14:paraId="2F525C5B" w14:textId="77777777" w:rsidTr="005112CF">
        <w:trPr>
          <w:trHeight w:val="320"/>
          <w:jc w:val="center"/>
          <w:ins w:id="6776" w:author="Adrian Moir (amoir)" w:date="2024-11-04T12:18:00Z"/>
          <w:trPrChange w:id="677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77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843738F" w14:textId="77777777" w:rsidR="002E0EAC" w:rsidRPr="005112CF" w:rsidRDefault="002E0EAC">
            <w:pPr>
              <w:jc w:val="center"/>
              <w:rPr>
                <w:ins w:id="6779" w:author="Adrian Moir (amoir)" w:date="2024-11-04T12:18:00Z"/>
                <w:rFonts w:asciiTheme="minorHAnsi" w:hAnsiTheme="minorHAnsi" w:cstheme="minorHAnsi"/>
                <w:sz w:val="10"/>
                <w:szCs w:val="10"/>
                <w:rPrChange w:id="6780" w:author="Adrian Moir (amoir)" w:date="2024-11-04T12:20:00Z" w16du:dateUtc="2024-11-04T11:20:00Z">
                  <w:rPr>
                    <w:ins w:id="6781" w:author="Adrian Moir (amoir)" w:date="2024-11-04T12:18:00Z"/>
                  </w:rPr>
                </w:rPrChange>
              </w:rPr>
              <w:pPrChange w:id="6782" w:author="Adrian Moir (amoir)" w:date="2024-11-04T12:27:00Z" w16du:dateUtc="2024-11-04T11:27:00Z">
                <w:pPr/>
              </w:pPrChange>
            </w:pPr>
            <w:ins w:id="678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84" w:author="Adrian Moir (amoir)" w:date="2024-11-04T12:20:00Z" w16du:dateUtc="2024-11-04T11:20:00Z">
                    <w:rPr/>
                  </w:rPrChange>
                </w:rPr>
                <w:t>fae9ae78-82f7-4e4f-b02d-a9abfee07323</w:t>
              </w:r>
            </w:ins>
          </w:p>
        </w:tc>
        <w:tc>
          <w:tcPr>
            <w:tcW w:w="725" w:type="dxa"/>
            <w:noWrap/>
            <w:hideMark/>
            <w:tcPrChange w:id="678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EB504D3" w14:textId="77777777" w:rsidR="002E0EAC" w:rsidRPr="005112CF" w:rsidRDefault="002E0EAC">
            <w:pPr>
              <w:jc w:val="center"/>
              <w:rPr>
                <w:ins w:id="6786" w:author="Adrian Moir (amoir)" w:date="2024-11-04T12:18:00Z"/>
                <w:rFonts w:asciiTheme="minorHAnsi" w:hAnsiTheme="minorHAnsi" w:cstheme="minorHAnsi"/>
                <w:sz w:val="10"/>
                <w:szCs w:val="10"/>
                <w:rPrChange w:id="6787" w:author="Adrian Moir (amoir)" w:date="2024-11-04T12:20:00Z" w16du:dateUtc="2024-11-04T11:20:00Z">
                  <w:rPr>
                    <w:ins w:id="6788" w:author="Adrian Moir (amoir)" w:date="2024-11-04T12:18:00Z"/>
                  </w:rPr>
                </w:rPrChange>
              </w:rPr>
              <w:pPrChange w:id="6789" w:author="Adrian Moir (amoir)" w:date="2024-11-04T12:27:00Z" w16du:dateUtc="2024-11-04T11:27:00Z">
                <w:pPr/>
              </w:pPrChange>
            </w:pPr>
            <w:proofErr w:type="spellStart"/>
            <w:ins w:id="679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91" w:author="Adrian Moir (amoir)" w:date="2024-11-04T12:20:00Z" w16du:dateUtc="2024-11-04T11:20:00Z">
                    <w:rPr/>
                  </w:rPrChange>
                </w:rPr>
                <w:t>mhjv-qstor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79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186DE41" w14:textId="77777777" w:rsidR="002E0EAC" w:rsidRPr="005112CF" w:rsidRDefault="002E0EAC">
            <w:pPr>
              <w:jc w:val="center"/>
              <w:rPr>
                <w:ins w:id="6793" w:author="Adrian Moir (amoir)" w:date="2024-11-04T12:18:00Z"/>
                <w:rFonts w:asciiTheme="minorHAnsi" w:hAnsiTheme="minorHAnsi" w:cstheme="minorHAnsi"/>
                <w:sz w:val="10"/>
                <w:szCs w:val="10"/>
                <w:rPrChange w:id="6794" w:author="Adrian Moir (amoir)" w:date="2024-11-04T12:20:00Z" w16du:dateUtc="2024-11-04T11:20:00Z">
                  <w:rPr>
                    <w:ins w:id="6795" w:author="Adrian Moir (amoir)" w:date="2024-11-04T12:18:00Z"/>
                  </w:rPr>
                </w:rPrChange>
              </w:rPr>
              <w:pPrChange w:id="6796" w:author="Adrian Moir (amoir)" w:date="2024-11-04T12:27:00Z" w16du:dateUtc="2024-11-04T11:27:00Z">
                <w:pPr/>
              </w:pPrChange>
            </w:pPr>
            <w:ins w:id="679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798" w:author="Adrian Moir (amoir)" w:date="2024-11-04T12:20:00Z" w16du:dateUtc="2024-11-04T11:20:00Z">
                    <w:rPr/>
                  </w:rPrChange>
                </w:rPr>
                <w:t>|172.25.14.139|10.160.116.20</w:t>
              </w:r>
            </w:ins>
          </w:p>
        </w:tc>
        <w:tc>
          <w:tcPr>
            <w:tcW w:w="628" w:type="dxa"/>
            <w:noWrap/>
            <w:hideMark/>
            <w:tcPrChange w:id="679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6E094804" w14:textId="77777777" w:rsidR="002E0EAC" w:rsidRPr="005112CF" w:rsidRDefault="002E0EAC">
            <w:pPr>
              <w:jc w:val="center"/>
              <w:rPr>
                <w:ins w:id="6800" w:author="Adrian Moir (amoir)" w:date="2024-11-04T12:18:00Z"/>
                <w:rFonts w:asciiTheme="minorHAnsi" w:hAnsiTheme="minorHAnsi" w:cstheme="minorHAnsi"/>
                <w:sz w:val="10"/>
                <w:szCs w:val="10"/>
                <w:rPrChange w:id="6801" w:author="Adrian Moir (amoir)" w:date="2024-11-04T12:20:00Z" w16du:dateUtc="2024-11-04T11:20:00Z">
                  <w:rPr>
                    <w:ins w:id="6802" w:author="Adrian Moir (amoir)" w:date="2024-11-04T12:18:00Z"/>
                  </w:rPr>
                </w:rPrChange>
              </w:rPr>
              <w:pPrChange w:id="6803" w:author="Adrian Moir (amoir)" w:date="2024-11-04T12:27:00Z" w16du:dateUtc="2024-11-04T11:27:00Z">
                <w:pPr/>
              </w:pPrChange>
            </w:pPr>
            <w:ins w:id="68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0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80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51CAA93" w14:textId="77777777" w:rsidR="002E0EAC" w:rsidRPr="005112CF" w:rsidRDefault="002E0EAC">
            <w:pPr>
              <w:jc w:val="center"/>
              <w:rPr>
                <w:ins w:id="6807" w:author="Adrian Moir (amoir)" w:date="2024-11-04T12:18:00Z"/>
                <w:rFonts w:asciiTheme="minorHAnsi" w:hAnsiTheme="minorHAnsi" w:cstheme="minorHAnsi"/>
                <w:sz w:val="10"/>
                <w:szCs w:val="10"/>
                <w:rPrChange w:id="6808" w:author="Adrian Moir (amoir)" w:date="2024-11-04T12:20:00Z" w16du:dateUtc="2024-11-04T11:20:00Z">
                  <w:rPr>
                    <w:ins w:id="6809" w:author="Adrian Moir (amoir)" w:date="2024-11-04T12:18:00Z"/>
                  </w:rPr>
                </w:rPrChange>
              </w:rPr>
              <w:pPrChange w:id="6810" w:author="Adrian Moir (amoir)" w:date="2024-11-04T12:27:00Z" w16du:dateUtc="2024-11-04T11:27:00Z">
                <w:pPr/>
              </w:pPrChange>
            </w:pPr>
            <w:proofErr w:type="spellStart"/>
            <w:ins w:id="681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1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81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67C8C39C" w14:textId="77777777" w:rsidR="002E0EAC" w:rsidRPr="005112CF" w:rsidRDefault="002E0EAC">
            <w:pPr>
              <w:jc w:val="center"/>
              <w:rPr>
                <w:ins w:id="6814" w:author="Adrian Moir (amoir)" w:date="2024-11-04T12:18:00Z"/>
                <w:rFonts w:asciiTheme="minorHAnsi" w:hAnsiTheme="minorHAnsi" w:cstheme="minorHAnsi"/>
                <w:sz w:val="10"/>
                <w:szCs w:val="10"/>
                <w:rPrChange w:id="6815" w:author="Adrian Moir (amoir)" w:date="2024-11-04T12:20:00Z" w16du:dateUtc="2024-11-04T11:20:00Z">
                  <w:rPr>
                    <w:ins w:id="6816" w:author="Adrian Moir (amoir)" w:date="2024-11-04T12:18:00Z"/>
                  </w:rPr>
                </w:rPrChange>
              </w:rPr>
              <w:pPrChange w:id="6817" w:author="Adrian Moir (amoir)" w:date="2024-11-04T12:26:00Z" w16du:dateUtc="2024-11-04T11:26:00Z">
                <w:pPr/>
              </w:pPrChange>
            </w:pPr>
            <w:ins w:id="681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19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82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1C051B67" w14:textId="77777777" w:rsidR="002E0EAC" w:rsidRPr="005112CF" w:rsidRDefault="002E0EAC">
            <w:pPr>
              <w:jc w:val="center"/>
              <w:rPr>
                <w:ins w:id="6821" w:author="Adrian Moir (amoir)" w:date="2024-11-04T12:18:00Z"/>
                <w:rFonts w:asciiTheme="minorHAnsi" w:hAnsiTheme="minorHAnsi" w:cstheme="minorHAnsi"/>
                <w:sz w:val="10"/>
                <w:szCs w:val="10"/>
                <w:rPrChange w:id="6822" w:author="Adrian Moir (amoir)" w:date="2024-11-04T12:20:00Z" w16du:dateUtc="2024-11-04T11:20:00Z">
                  <w:rPr>
                    <w:ins w:id="6823" w:author="Adrian Moir (amoir)" w:date="2024-11-04T12:18:00Z"/>
                  </w:rPr>
                </w:rPrChange>
              </w:rPr>
              <w:pPrChange w:id="6824" w:author="Adrian Moir (amoir)" w:date="2024-11-04T12:26:00Z" w16du:dateUtc="2024-11-04T11:26:00Z">
                <w:pPr/>
              </w:pPrChange>
            </w:pPr>
            <w:ins w:id="68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26" w:author="Adrian Moir (amoir)" w:date="2024-11-04T12:20:00Z" w16du:dateUtc="2024-11-04T11:20:00Z">
                    <w:rPr/>
                  </w:rPrChange>
                </w:rPr>
                <w:t>0.81</w:t>
              </w:r>
            </w:ins>
          </w:p>
        </w:tc>
        <w:tc>
          <w:tcPr>
            <w:tcW w:w="902" w:type="dxa"/>
            <w:noWrap/>
            <w:hideMark/>
            <w:tcPrChange w:id="682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AF90F32" w14:textId="77777777" w:rsidR="002E0EAC" w:rsidRPr="005112CF" w:rsidRDefault="002E0EAC">
            <w:pPr>
              <w:jc w:val="center"/>
              <w:rPr>
                <w:ins w:id="6828" w:author="Adrian Moir (amoir)" w:date="2024-11-04T12:18:00Z"/>
                <w:rFonts w:asciiTheme="minorHAnsi" w:hAnsiTheme="minorHAnsi" w:cstheme="minorHAnsi"/>
                <w:sz w:val="10"/>
                <w:szCs w:val="10"/>
                <w:rPrChange w:id="6829" w:author="Adrian Moir (amoir)" w:date="2024-11-04T12:20:00Z" w16du:dateUtc="2024-11-04T11:20:00Z">
                  <w:rPr>
                    <w:ins w:id="6830" w:author="Adrian Moir (amoir)" w:date="2024-11-04T12:18:00Z"/>
                  </w:rPr>
                </w:rPrChange>
              </w:rPr>
              <w:pPrChange w:id="6831" w:author="Adrian Moir (amoir)" w:date="2024-11-04T12:27:00Z" w16du:dateUtc="2024-11-04T11:27:00Z">
                <w:pPr/>
              </w:pPrChange>
            </w:pPr>
            <w:ins w:id="683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33" w:author="Adrian Moir (amoir)" w:date="2024-11-04T12:20:00Z" w16du:dateUtc="2024-11-04T11:20:00Z">
                    <w:rPr/>
                  </w:rPrChange>
                </w:rPr>
                <w:t>4</w:t>
              </w:r>
            </w:ins>
          </w:p>
        </w:tc>
        <w:tc>
          <w:tcPr>
            <w:tcW w:w="1604" w:type="dxa"/>
            <w:noWrap/>
            <w:hideMark/>
            <w:tcPrChange w:id="683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FC89D4D" w14:textId="77777777" w:rsidR="002E0EAC" w:rsidRPr="005112CF" w:rsidRDefault="002E0EAC">
            <w:pPr>
              <w:jc w:val="center"/>
              <w:rPr>
                <w:ins w:id="6835" w:author="Adrian Moir (amoir)" w:date="2024-11-04T12:18:00Z"/>
                <w:rFonts w:asciiTheme="minorHAnsi" w:hAnsiTheme="minorHAnsi" w:cstheme="minorHAnsi"/>
                <w:sz w:val="10"/>
                <w:szCs w:val="10"/>
                <w:rPrChange w:id="6836" w:author="Adrian Moir (amoir)" w:date="2024-11-04T12:20:00Z" w16du:dateUtc="2024-11-04T11:20:00Z">
                  <w:rPr>
                    <w:ins w:id="6837" w:author="Adrian Moir (amoir)" w:date="2024-11-04T12:18:00Z"/>
                  </w:rPr>
                </w:rPrChange>
              </w:rPr>
              <w:pPrChange w:id="6838" w:author="Adrian Moir (amoir)" w:date="2024-11-04T12:27:00Z" w16du:dateUtc="2024-11-04T11:27:00Z">
                <w:pPr/>
              </w:pPrChange>
            </w:pPr>
            <w:ins w:id="683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4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4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4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84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1E4745ED" w14:textId="77777777" w:rsidR="002E0EAC" w:rsidRPr="005112CF" w:rsidRDefault="002E0EAC">
            <w:pPr>
              <w:jc w:val="center"/>
              <w:rPr>
                <w:ins w:id="6844" w:author="Adrian Moir (amoir)" w:date="2024-11-04T12:18:00Z"/>
                <w:rFonts w:asciiTheme="minorHAnsi" w:hAnsiTheme="minorHAnsi" w:cstheme="minorHAnsi"/>
                <w:sz w:val="10"/>
                <w:szCs w:val="10"/>
                <w:rPrChange w:id="6845" w:author="Adrian Moir (amoir)" w:date="2024-11-04T12:20:00Z" w16du:dateUtc="2024-11-04T11:20:00Z">
                  <w:rPr>
                    <w:ins w:id="6846" w:author="Adrian Moir (amoir)" w:date="2024-11-04T12:18:00Z"/>
                  </w:rPr>
                </w:rPrChange>
              </w:rPr>
              <w:pPrChange w:id="6847" w:author="Adrian Moir (amoir)" w:date="2024-11-04T12:27:00Z" w16du:dateUtc="2024-11-04T11:27:00Z">
                <w:pPr/>
              </w:pPrChange>
            </w:pPr>
            <w:ins w:id="684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4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19ECE55C" w14:textId="77777777" w:rsidTr="005112CF">
        <w:trPr>
          <w:trHeight w:val="320"/>
          <w:jc w:val="center"/>
          <w:ins w:id="6850" w:author="Adrian Moir (amoir)" w:date="2024-11-04T12:18:00Z"/>
          <w:trPrChange w:id="685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85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5ADDEF0" w14:textId="77777777" w:rsidR="002E0EAC" w:rsidRPr="005112CF" w:rsidRDefault="002E0EAC">
            <w:pPr>
              <w:jc w:val="center"/>
              <w:rPr>
                <w:ins w:id="6853" w:author="Adrian Moir (amoir)" w:date="2024-11-04T12:18:00Z"/>
                <w:rFonts w:asciiTheme="minorHAnsi" w:hAnsiTheme="minorHAnsi" w:cstheme="minorHAnsi"/>
                <w:sz w:val="10"/>
                <w:szCs w:val="10"/>
                <w:rPrChange w:id="6854" w:author="Adrian Moir (amoir)" w:date="2024-11-04T12:20:00Z" w16du:dateUtc="2024-11-04T11:20:00Z">
                  <w:rPr>
                    <w:ins w:id="6855" w:author="Adrian Moir (amoir)" w:date="2024-11-04T12:18:00Z"/>
                  </w:rPr>
                </w:rPrChange>
              </w:rPr>
              <w:pPrChange w:id="6856" w:author="Adrian Moir (amoir)" w:date="2024-11-04T12:27:00Z" w16du:dateUtc="2024-11-04T11:27:00Z">
                <w:pPr/>
              </w:pPrChange>
            </w:pPr>
            <w:ins w:id="685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58" w:author="Adrian Moir (amoir)" w:date="2024-11-04T12:20:00Z" w16du:dateUtc="2024-11-04T11:20:00Z">
                    <w:rPr/>
                  </w:rPrChange>
                </w:rPr>
                <w:t>a50c00b4-1621-4e15-9661-23d0ad4878e9</w:t>
              </w:r>
            </w:ins>
          </w:p>
        </w:tc>
        <w:tc>
          <w:tcPr>
            <w:tcW w:w="725" w:type="dxa"/>
            <w:noWrap/>
            <w:hideMark/>
            <w:tcPrChange w:id="685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A4E426C" w14:textId="77777777" w:rsidR="002E0EAC" w:rsidRPr="005112CF" w:rsidRDefault="002E0EAC">
            <w:pPr>
              <w:jc w:val="center"/>
              <w:rPr>
                <w:ins w:id="6860" w:author="Adrian Moir (amoir)" w:date="2024-11-04T12:18:00Z"/>
                <w:rFonts w:asciiTheme="minorHAnsi" w:hAnsiTheme="minorHAnsi" w:cstheme="minorHAnsi"/>
                <w:sz w:val="10"/>
                <w:szCs w:val="10"/>
                <w:rPrChange w:id="6861" w:author="Adrian Moir (amoir)" w:date="2024-11-04T12:20:00Z" w16du:dateUtc="2024-11-04T11:20:00Z">
                  <w:rPr>
                    <w:ins w:id="6862" w:author="Adrian Moir (amoir)" w:date="2024-11-04T12:18:00Z"/>
                  </w:rPr>
                </w:rPrChange>
              </w:rPr>
              <w:pPrChange w:id="6863" w:author="Adrian Moir (amoir)" w:date="2024-11-04T12:27:00Z" w16du:dateUtc="2024-11-04T11:27:00Z">
                <w:pPr/>
              </w:pPrChange>
            </w:pPr>
            <w:proofErr w:type="spellStart"/>
            <w:ins w:id="686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65" w:author="Adrian Moir (amoir)" w:date="2024-11-04T12:20:00Z" w16du:dateUtc="2024-11-04T11:20:00Z">
                    <w:rPr/>
                  </w:rPrChange>
                </w:rPr>
                <w:t>kib-qstor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86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7573401" w14:textId="77777777" w:rsidR="002E0EAC" w:rsidRPr="005112CF" w:rsidRDefault="002E0EAC">
            <w:pPr>
              <w:jc w:val="center"/>
              <w:rPr>
                <w:ins w:id="6867" w:author="Adrian Moir (amoir)" w:date="2024-11-04T12:18:00Z"/>
                <w:rFonts w:asciiTheme="minorHAnsi" w:hAnsiTheme="minorHAnsi" w:cstheme="minorHAnsi"/>
                <w:sz w:val="10"/>
                <w:szCs w:val="10"/>
                <w:rPrChange w:id="6868" w:author="Adrian Moir (amoir)" w:date="2024-11-04T12:20:00Z" w16du:dateUtc="2024-11-04T11:20:00Z">
                  <w:rPr>
                    <w:ins w:id="6869" w:author="Adrian Moir (amoir)" w:date="2024-11-04T12:18:00Z"/>
                  </w:rPr>
                </w:rPrChange>
              </w:rPr>
              <w:pPrChange w:id="6870" w:author="Adrian Moir (amoir)" w:date="2024-11-04T12:27:00Z" w16du:dateUtc="2024-11-04T11:27:00Z">
                <w:pPr/>
              </w:pPrChange>
            </w:pPr>
            <w:ins w:id="687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72" w:author="Adrian Moir (amoir)" w:date="2024-11-04T12:20:00Z" w16du:dateUtc="2024-11-04T11:20:00Z">
                    <w:rPr/>
                  </w:rPrChange>
                </w:rPr>
                <w:t>|172.25.14.137|10.160.114.20</w:t>
              </w:r>
            </w:ins>
          </w:p>
        </w:tc>
        <w:tc>
          <w:tcPr>
            <w:tcW w:w="628" w:type="dxa"/>
            <w:noWrap/>
            <w:hideMark/>
            <w:tcPrChange w:id="687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772CD20" w14:textId="77777777" w:rsidR="002E0EAC" w:rsidRPr="005112CF" w:rsidRDefault="002E0EAC">
            <w:pPr>
              <w:jc w:val="center"/>
              <w:rPr>
                <w:ins w:id="6874" w:author="Adrian Moir (amoir)" w:date="2024-11-04T12:18:00Z"/>
                <w:rFonts w:asciiTheme="minorHAnsi" w:hAnsiTheme="minorHAnsi" w:cstheme="minorHAnsi"/>
                <w:sz w:val="10"/>
                <w:szCs w:val="10"/>
                <w:rPrChange w:id="6875" w:author="Adrian Moir (amoir)" w:date="2024-11-04T12:20:00Z" w16du:dateUtc="2024-11-04T11:20:00Z">
                  <w:rPr>
                    <w:ins w:id="6876" w:author="Adrian Moir (amoir)" w:date="2024-11-04T12:18:00Z"/>
                  </w:rPr>
                </w:rPrChange>
              </w:rPr>
              <w:pPrChange w:id="6877" w:author="Adrian Moir (amoir)" w:date="2024-11-04T12:27:00Z" w16du:dateUtc="2024-11-04T11:27:00Z">
                <w:pPr/>
              </w:pPrChange>
            </w:pPr>
            <w:ins w:id="687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7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88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A341865" w14:textId="77777777" w:rsidR="002E0EAC" w:rsidRPr="005112CF" w:rsidRDefault="002E0EAC">
            <w:pPr>
              <w:jc w:val="center"/>
              <w:rPr>
                <w:ins w:id="6881" w:author="Adrian Moir (amoir)" w:date="2024-11-04T12:18:00Z"/>
                <w:rFonts w:asciiTheme="minorHAnsi" w:hAnsiTheme="minorHAnsi" w:cstheme="minorHAnsi"/>
                <w:sz w:val="10"/>
                <w:szCs w:val="10"/>
                <w:rPrChange w:id="6882" w:author="Adrian Moir (amoir)" w:date="2024-11-04T12:20:00Z" w16du:dateUtc="2024-11-04T11:20:00Z">
                  <w:rPr>
                    <w:ins w:id="6883" w:author="Adrian Moir (amoir)" w:date="2024-11-04T12:18:00Z"/>
                  </w:rPr>
                </w:rPrChange>
              </w:rPr>
              <w:pPrChange w:id="6884" w:author="Adrian Moir (amoir)" w:date="2024-11-04T12:27:00Z" w16du:dateUtc="2024-11-04T11:27:00Z">
                <w:pPr/>
              </w:pPrChange>
            </w:pPr>
            <w:proofErr w:type="spellStart"/>
            <w:ins w:id="688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8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88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6B98B760" w14:textId="77777777" w:rsidR="002E0EAC" w:rsidRPr="005112CF" w:rsidRDefault="002E0EAC">
            <w:pPr>
              <w:jc w:val="center"/>
              <w:rPr>
                <w:ins w:id="6888" w:author="Adrian Moir (amoir)" w:date="2024-11-04T12:18:00Z"/>
                <w:rFonts w:asciiTheme="minorHAnsi" w:hAnsiTheme="minorHAnsi" w:cstheme="minorHAnsi"/>
                <w:sz w:val="10"/>
                <w:szCs w:val="10"/>
                <w:rPrChange w:id="6889" w:author="Adrian Moir (amoir)" w:date="2024-11-04T12:20:00Z" w16du:dateUtc="2024-11-04T11:20:00Z">
                  <w:rPr>
                    <w:ins w:id="6890" w:author="Adrian Moir (amoir)" w:date="2024-11-04T12:18:00Z"/>
                  </w:rPr>
                </w:rPrChange>
              </w:rPr>
              <w:pPrChange w:id="6891" w:author="Adrian Moir (amoir)" w:date="2024-11-04T12:26:00Z" w16du:dateUtc="2024-11-04T11:26:00Z">
                <w:pPr/>
              </w:pPrChange>
            </w:pPr>
            <w:ins w:id="689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893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89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5CBFD22A" w14:textId="77777777" w:rsidR="002E0EAC" w:rsidRPr="005112CF" w:rsidRDefault="002E0EAC">
            <w:pPr>
              <w:jc w:val="center"/>
              <w:rPr>
                <w:ins w:id="6895" w:author="Adrian Moir (amoir)" w:date="2024-11-04T12:18:00Z"/>
                <w:rFonts w:asciiTheme="minorHAnsi" w:hAnsiTheme="minorHAnsi" w:cstheme="minorHAnsi"/>
                <w:sz w:val="10"/>
                <w:szCs w:val="10"/>
                <w:rPrChange w:id="6896" w:author="Adrian Moir (amoir)" w:date="2024-11-04T12:20:00Z" w16du:dateUtc="2024-11-04T11:20:00Z">
                  <w:rPr>
                    <w:ins w:id="6897" w:author="Adrian Moir (amoir)" w:date="2024-11-04T12:18:00Z"/>
                  </w:rPr>
                </w:rPrChange>
              </w:rPr>
              <w:pPrChange w:id="6898" w:author="Adrian Moir (amoir)" w:date="2024-11-04T12:26:00Z" w16du:dateUtc="2024-11-04T11:26:00Z">
                <w:pPr/>
              </w:pPrChange>
            </w:pPr>
            <w:ins w:id="689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00" w:author="Adrian Moir (amoir)" w:date="2024-11-04T12:20:00Z" w16du:dateUtc="2024-11-04T11:20:00Z">
                    <w:rPr/>
                  </w:rPrChange>
                </w:rPr>
                <w:t>2.39</w:t>
              </w:r>
            </w:ins>
          </w:p>
        </w:tc>
        <w:tc>
          <w:tcPr>
            <w:tcW w:w="902" w:type="dxa"/>
            <w:noWrap/>
            <w:hideMark/>
            <w:tcPrChange w:id="690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45EE6B80" w14:textId="77777777" w:rsidR="002E0EAC" w:rsidRPr="005112CF" w:rsidRDefault="002E0EAC">
            <w:pPr>
              <w:jc w:val="center"/>
              <w:rPr>
                <w:ins w:id="6902" w:author="Adrian Moir (amoir)" w:date="2024-11-04T12:18:00Z"/>
                <w:rFonts w:asciiTheme="minorHAnsi" w:hAnsiTheme="minorHAnsi" w:cstheme="minorHAnsi"/>
                <w:sz w:val="10"/>
                <w:szCs w:val="10"/>
                <w:rPrChange w:id="6903" w:author="Adrian Moir (amoir)" w:date="2024-11-04T12:20:00Z" w16du:dateUtc="2024-11-04T11:20:00Z">
                  <w:rPr>
                    <w:ins w:id="6904" w:author="Adrian Moir (amoir)" w:date="2024-11-04T12:18:00Z"/>
                  </w:rPr>
                </w:rPrChange>
              </w:rPr>
              <w:pPrChange w:id="6905" w:author="Adrian Moir (amoir)" w:date="2024-11-04T12:27:00Z" w16du:dateUtc="2024-11-04T11:27:00Z">
                <w:pPr/>
              </w:pPrChange>
            </w:pPr>
            <w:ins w:id="690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07" w:author="Adrian Moir (amoir)" w:date="2024-11-04T12:20:00Z" w16du:dateUtc="2024-11-04T11:20:00Z">
                    <w:rPr/>
                  </w:rPrChange>
                </w:rPr>
                <w:t>5.5</w:t>
              </w:r>
            </w:ins>
          </w:p>
        </w:tc>
        <w:tc>
          <w:tcPr>
            <w:tcW w:w="1604" w:type="dxa"/>
            <w:noWrap/>
            <w:hideMark/>
            <w:tcPrChange w:id="690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669EE9F6" w14:textId="77777777" w:rsidR="002E0EAC" w:rsidRPr="005112CF" w:rsidRDefault="002E0EAC">
            <w:pPr>
              <w:jc w:val="center"/>
              <w:rPr>
                <w:ins w:id="6909" w:author="Adrian Moir (amoir)" w:date="2024-11-04T12:18:00Z"/>
                <w:rFonts w:asciiTheme="minorHAnsi" w:hAnsiTheme="minorHAnsi" w:cstheme="minorHAnsi"/>
                <w:sz w:val="10"/>
                <w:szCs w:val="10"/>
                <w:rPrChange w:id="6910" w:author="Adrian Moir (amoir)" w:date="2024-11-04T12:20:00Z" w16du:dateUtc="2024-11-04T11:20:00Z">
                  <w:rPr>
                    <w:ins w:id="6911" w:author="Adrian Moir (amoir)" w:date="2024-11-04T12:18:00Z"/>
                  </w:rPr>
                </w:rPrChange>
              </w:rPr>
              <w:pPrChange w:id="6912" w:author="Adrian Moir (amoir)" w:date="2024-11-04T12:27:00Z" w16du:dateUtc="2024-11-04T11:27:00Z">
                <w:pPr/>
              </w:pPrChange>
            </w:pPr>
            <w:ins w:id="691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1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1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1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91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98261BF" w14:textId="77777777" w:rsidR="002E0EAC" w:rsidRPr="005112CF" w:rsidRDefault="002E0EAC">
            <w:pPr>
              <w:jc w:val="center"/>
              <w:rPr>
                <w:ins w:id="6918" w:author="Adrian Moir (amoir)" w:date="2024-11-04T12:18:00Z"/>
                <w:rFonts w:asciiTheme="minorHAnsi" w:hAnsiTheme="minorHAnsi" w:cstheme="minorHAnsi"/>
                <w:sz w:val="10"/>
                <w:szCs w:val="10"/>
                <w:rPrChange w:id="6919" w:author="Adrian Moir (amoir)" w:date="2024-11-04T12:20:00Z" w16du:dateUtc="2024-11-04T11:20:00Z">
                  <w:rPr>
                    <w:ins w:id="6920" w:author="Adrian Moir (amoir)" w:date="2024-11-04T12:18:00Z"/>
                  </w:rPr>
                </w:rPrChange>
              </w:rPr>
              <w:pPrChange w:id="6921" w:author="Adrian Moir (amoir)" w:date="2024-11-04T12:27:00Z" w16du:dateUtc="2024-11-04T11:27:00Z">
                <w:pPr/>
              </w:pPrChange>
            </w:pPr>
            <w:ins w:id="692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2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4C9D9138" w14:textId="77777777" w:rsidTr="005112CF">
        <w:trPr>
          <w:trHeight w:val="320"/>
          <w:jc w:val="center"/>
          <w:ins w:id="6924" w:author="Adrian Moir (amoir)" w:date="2024-11-04T12:18:00Z"/>
          <w:trPrChange w:id="692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692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027AF66" w14:textId="77777777" w:rsidR="002E0EAC" w:rsidRPr="005112CF" w:rsidRDefault="002E0EAC">
            <w:pPr>
              <w:jc w:val="center"/>
              <w:rPr>
                <w:ins w:id="6927" w:author="Adrian Moir (amoir)" w:date="2024-11-04T12:18:00Z"/>
                <w:rFonts w:asciiTheme="minorHAnsi" w:hAnsiTheme="minorHAnsi" w:cstheme="minorHAnsi"/>
                <w:sz w:val="10"/>
                <w:szCs w:val="10"/>
                <w:rPrChange w:id="6928" w:author="Adrian Moir (amoir)" w:date="2024-11-04T12:20:00Z" w16du:dateUtc="2024-11-04T11:20:00Z">
                  <w:rPr>
                    <w:ins w:id="6929" w:author="Adrian Moir (amoir)" w:date="2024-11-04T12:18:00Z"/>
                  </w:rPr>
                </w:rPrChange>
              </w:rPr>
              <w:pPrChange w:id="6930" w:author="Adrian Moir (amoir)" w:date="2024-11-04T12:27:00Z" w16du:dateUtc="2024-11-04T11:27:00Z">
                <w:pPr/>
              </w:pPrChange>
            </w:pPr>
            <w:ins w:id="693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32" w:author="Adrian Moir (amoir)" w:date="2024-11-04T12:20:00Z" w16du:dateUtc="2024-11-04T11:20:00Z">
                    <w:rPr/>
                  </w:rPrChange>
                </w:rPr>
                <w:t>618bf3ce-aa36-45d2-8212-2f37fc3d03b7</w:t>
              </w:r>
            </w:ins>
          </w:p>
        </w:tc>
        <w:tc>
          <w:tcPr>
            <w:tcW w:w="725" w:type="dxa"/>
            <w:noWrap/>
            <w:hideMark/>
            <w:tcPrChange w:id="693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D809FA3" w14:textId="77777777" w:rsidR="002E0EAC" w:rsidRPr="005112CF" w:rsidRDefault="002E0EAC">
            <w:pPr>
              <w:jc w:val="center"/>
              <w:rPr>
                <w:ins w:id="6934" w:author="Adrian Moir (amoir)" w:date="2024-11-04T12:18:00Z"/>
                <w:rFonts w:asciiTheme="minorHAnsi" w:hAnsiTheme="minorHAnsi" w:cstheme="minorHAnsi"/>
                <w:sz w:val="10"/>
                <w:szCs w:val="10"/>
                <w:rPrChange w:id="6935" w:author="Adrian Moir (amoir)" w:date="2024-11-04T12:20:00Z" w16du:dateUtc="2024-11-04T11:20:00Z">
                  <w:rPr>
                    <w:ins w:id="6936" w:author="Adrian Moir (amoir)" w:date="2024-11-04T12:18:00Z"/>
                  </w:rPr>
                </w:rPrChange>
              </w:rPr>
              <w:pPrChange w:id="6937" w:author="Adrian Moir (amoir)" w:date="2024-11-04T12:27:00Z" w16du:dateUtc="2024-11-04T11:27:00Z">
                <w:pPr/>
              </w:pPrChange>
            </w:pPr>
            <w:proofErr w:type="spellStart"/>
            <w:ins w:id="693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39" w:author="Adrian Moir (amoir)" w:date="2024-11-04T12:20:00Z" w16du:dateUtc="2024-11-04T11:20:00Z">
                    <w:rPr/>
                  </w:rPrChange>
                </w:rPr>
                <w:t>mrx-qstor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694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A792A46" w14:textId="77777777" w:rsidR="002E0EAC" w:rsidRPr="005112CF" w:rsidRDefault="002E0EAC">
            <w:pPr>
              <w:jc w:val="center"/>
              <w:rPr>
                <w:ins w:id="6941" w:author="Adrian Moir (amoir)" w:date="2024-11-04T12:18:00Z"/>
                <w:rFonts w:asciiTheme="minorHAnsi" w:hAnsiTheme="minorHAnsi" w:cstheme="minorHAnsi"/>
                <w:sz w:val="10"/>
                <w:szCs w:val="10"/>
                <w:rPrChange w:id="6942" w:author="Adrian Moir (amoir)" w:date="2024-11-04T12:20:00Z" w16du:dateUtc="2024-11-04T11:20:00Z">
                  <w:rPr>
                    <w:ins w:id="6943" w:author="Adrian Moir (amoir)" w:date="2024-11-04T12:18:00Z"/>
                  </w:rPr>
                </w:rPrChange>
              </w:rPr>
              <w:pPrChange w:id="6944" w:author="Adrian Moir (amoir)" w:date="2024-11-04T12:27:00Z" w16du:dateUtc="2024-11-04T11:27:00Z">
                <w:pPr/>
              </w:pPrChange>
            </w:pPr>
            <w:ins w:id="694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46" w:author="Adrian Moir (amoir)" w:date="2024-11-04T12:20:00Z" w16du:dateUtc="2024-11-04T11:20:00Z">
                    <w:rPr/>
                  </w:rPrChange>
                </w:rPr>
                <w:t>|172.25.14.140|10.160.129.20</w:t>
              </w:r>
            </w:ins>
          </w:p>
        </w:tc>
        <w:tc>
          <w:tcPr>
            <w:tcW w:w="628" w:type="dxa"/>
            <w:noWrap/>
            <w:hideMark/>
            <w:tcPrChange w:id="694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25579539" w14:textId="77777777" w:rsidR="002E0EAC" w:rsidRPr="005112CF" w:rsidRDefault="002E0EAC">
            <w:pPr>
              <w:jc w:val="center"/>
              <w:rPr>
                <w:ins w:id="6948" w:author="Adrian Moir (amoir)" w:date="2024-11-04T12:18:00Z"/>
                <w:rFonts w:asciiTheme="minorHAnsi" w:hAnsiTheme="minorHAnsi" w:cstheme="minorHAnsi"/>
                <w:sz w:val="10"/>
                <w:szCs w:val="10"/>
                <w:rPrChange w:id="6949" w:author="Adrian Moir (amoir)" w:date="2024-11-04T12:20:00Z" w16du:dateUtc="2024-11-04T11:20:00Z">
                  <w:rPr>
                    <w:ins w:id="6950" w:author="Adrian Moir (amoir)" w:date="2024-11-04T12:18:00Z"/>
                  </w:rPr>
                </w:rPrChange>
              </w:rPr>
              <w:pPrChange w:id="6951" w:author="Adrian Moir (amoir)" w:date="2024-11-04T12:27:00Z" w16du:dateUtc="2024-11-04T11:27:00Z">
                <w:pPr/>
              </w:pPrChange>
            </w:pPr>
            <w:ins w:id="695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5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695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C0484B9" w14:textId="77777777" w:rsidR="002E0EAC" w:rsidRPr="005112CF" w:rsidRDefault="002E0EAC">
            <w:pPr>
              <w:jc w:val="center"/>
              <w:rPr>
                <w:ins w:id="6955" w:author="Adrian Moir (amoir)" w:date="2024-11-04T12:18:00Z"/>
                <w:rFonts w:asciiTheme="minorHAnsi" w:hAnsiTheme="minorHAnsi" w:cstheme="minorHAnsi"/>
                <w:sz w:val="10"/>
                <w:szCs w:val="10"/>
                <w:rPrChange w:id="6956" w:author="Adrian Moir (amoir)" w:date="2024-11-04T12:20:00Z" w16du:dateUtc="2024-11-04T11:20:00Z">
                  <w:rPr>
                    <w:ins w:id="6957" w:author="Adrian Moir (amoir)" w:date="2024-11-04T12:18:00Z"/>
                  </w:rPr>
                </w:rPrChange>
              </w:rPr>
              <w:pPrChange w:id="6958" w:author="Adrian Moir (amoir)" w:date="2024-11-04T12:27:00Z" w16du:dateUtc="2024-11-04T11:27:00Z">
                <w:pPr/>
              </w:pPrChange>
            </w:pPr>
            <w:proofErr w:type="spellStart"/>
            <w:ins w:id="695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6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696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4647EF4" w14:textId="77777777" w:rsidR="002E0EAC" w:rsidRPr="005112CF" w:rsidRDefault="002E0EAC">
            <w:pPr>
              <w:jc w:val="center"/>
              <w:rPr>
                <w:ins w:id="6962" w:author="Adrian Moir (amoir)" w:date="2024-11-04T12:18:00Z"/>
                <w:rFonts w:asciiTheme="minorHAnsi" w:hAnsiTheme="minorHAnsi" w:cstheme="minorHAnsi"/>
                <w:sz w:val="10"/>
                <w:szCs w:val="10"/>
                <w:rPrChange w:id="6963" w:author="Adrian Moir (amoir)" w:date="2024-11-04T12:20:00Z" w16du:dateUtc="2024-11-04T11:20:00Z">
                  <w:rPr>
                    <w:ins w:id="6964" w:author="Adrian Moir (amoir)" w:date="2024-11-04T12:18:00Z"/>
                  </w:rPr>
                </w:rPrChange>
              </w:rPr>
              <w:pPrChange w:id="6965" w:author="Adrian Moir (amoir)" w:date="2024-11-04T12:26:00Z" w16du:dateUtc="2024-11-04T11:26:00Z">
                <w:pPr/>
              </w:pPrChange>
            </w:pPr>
            <w:ins w:id="696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67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696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5E6736FF" w14:textId="77777777" w:rsidR="002E0EAC" w:rsidRPr="005112CF" w:rsidRDefault="002E0EAC">
            <w:pPr>
              <w:jc w:val="center"/>
              <w:rPr>
                <w:ins w:id="6969" w:author="Adrian Moir (amoir)" w:date="2024-11-04T12:18:00Z"/>
                <w:rFonts w:asciiTheme="minorHAnsi" w:hAnsiTheme="minorHAnsi" w:cstheme="minorHAnsi"/>
                <w:sz w:val="10"/>
                <w:szCs w:val="10"/>
                <w:rPrChange w:id="6970" w:author="Adrian Moir (amoir)" w:date="2024-11-04T12:20:00Z" w16du:dateUtc="2024-11-04T11:20:00Z">
                  <w:rPr>
                    <w:ins w:id="6971" w:author="Adrian Moir (amoir)" w:date="2024-11-04T12:18:00Z"/>
                  </w:rPr>
                </w:rPrChange>
              </w:rPr>
              <w:pPrChange w:id="6972" w:author="Adrian Moir (amoir)" w:date="2024-11-04T12:26:00Z" w16du:dateUtc="2024-11-04T11:26:00Z">
                <w:pPr/>
              </w:pPrChange>
            </w:pPr>
            <w:ins w:id="697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74" w:author="Adrian Moir (amoir)" w:date="2024-11-04T12:20:00Z" w16du:dateUtc="2024-11-04T11:20:00Z">
                    <w:rPr/>
                  </w:rPrChange>
                </w:rPr>
                <w:t>0.06</w:t>
              </w:r>
            </w:ins>
          </w:p>
        </w:tc>
        <w:tc>
          <w:tcPr>
            <w:tcW w:w="902" w:type="dxa"/>
            <w:noWrap/>
            <w:hideMark/>
            <w:tcPrChange w:id="697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8B5C51B" w14:textId="77777777" w:rsidR="002E0EAC" w:rsidRPr="005112CF" w:rsidRDefault="002E0EAC">
            <w:pPr>
              <w:jc w:val="center"/>
              <w:rPr>
                <w:ins w:id="6976" w:author="Adrian Moir (amoir)" w:date="2024-11-04T12:18:00Z"/>
                <w:rFonts w:asciiTheme="minorHAnsi" w:hAnsiTheme="minorHAnsi" w:cstheme="minorHAnsi"/>
                <w:sz w:val="10"/>
                <w:szCs w:val="10"/>
                <w:rPrChange w:id="6977" w:author="Adrian Moir (amoir)" w:date="2024-11-04T12:20:00Z" w16du:dateUtc="2024-11-04T11:20:00Z">
                  <w:rPr>
                    <w:ins w:id="6978" w:author="Adrian Moir (amoir)" w:date="2024-11-04T12:18:00Z"/>
                  </w:rPr>
                </w:rPrChange>
              </w:rPr>
              <w:pPrChange w:id="6979" w:author="Adrian Moir (amoir)" w:date="2024-11-04T12:27:00Z" w16du:dateUtc="2024-11-04T11:27:00Z">
                <w:pPr/>
              </w:pPrChange>
            </w:pPr>
            <w:ins w:id="698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81" w:author="Adrian Moir (amoir)" w:date="2024-11-04T12:20:00Z" w16du:dateUtc="2024-11-04T11:20:00Z">
                    <w:rPr/>
                  </w:rPrChange>
                </w:rPr>
                <w:t>1</w:t>
              </w:r>
            </w:ins>
          </w:p>
        </w:tc>
        <w:tc>
          <w:tcPr>
            <w:tcW w:w="1604" w:type="dxa"/>
            <w:noWrap/>
            <w:hideMark/>
            <w:tcPrChange w:id="698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05768F0" w14:textId="77777777" w:rsidR="002E0EAC" w:rsidRPr="005112CF" w:rsidRDefault="002E0EAC">
            <w:pPr>
              <w:jc w:val="center"/>
              <w:rPr>
                <w:ins w:id="6983" w:author="Adrian Moir (amoir)" w:date="2024-11-04T12:18:00Z"/>
                <w:rFonts w:asciiTheme="minorHAnsi" w:hAnsiTheme="minorHAnsi" w:cstheme="minorHAnsi"/>
                <w:sz w:val="10"/>
                <w:szCs w:val="10"/>
                <w:rPrChange w:id="6984" w:author="Adrian Moir (amoir)" w:date="2024-11-04T12:20:00Z" w16du:dateUtc="2024-11-04T11:20:00Z">
                  <w:rPr>
                    <w:ins w:id="6985" w:author="Adrian Moir (amoir)" w:date="2024-11-04T12:18:00Z"/>
                  </w:rPr>
                </w:rPrChange>
              </w:rPr>
              <w:pPrChange w:id="6986" w:author="Adrian Moir (amoir)" w:date="2024-11-04T12:27:00Z" w16du:dateUtc="2024-11-04T11:27:00Z">
                <w:pPr/>
              </w:pPrChange>
            </w:pPr>
            <w:ins w:id="698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8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8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9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699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46187A5" w14:textId="77777777" w:rsidR="002E0EAC" w:rsidRPr="005112CF" w:rsidRDefault="002E0EAC">
            <w:pPr>
              <w:jc w:val="center"/>
              <w:rPr>
                <w:ins w:id="6992" w:author="Adrian Moir (amoir)" w:date="2024-11-04T12:18:00Z"/>
                <w:rFonts w:asciiTheme="minorHAnsi" w:hAnsiTheme="minorHAnsi" w:cstheme="minorHAnsi"/>
                <w:sz w:val="10"/>
                <w:szCs w:val="10"/>
                <w:rPrChange w:id="6993" w:author="Adrian Moir (amoir)" w:date="2024-11-04T12:20:00Z" w16du:dateUtc="2024-11-04T11:20:00Z">
                  <w:rPr>
                    <w:ins w:id="6994" w:author="Adrian Moir (amoir)" w:date="2024-11-04T12:18:00Z"/>
                  </w:rPr>
                </w:rPrChange>
              </w:rPr>
              <w:pPrChange w:id="6995" w:author="Adrian Moir (amoir)" w:date="2024-11-04T12:27:00Z" w16du:dateUtc="2024-11-04T11:27:00Z">
                <w:pPr/>
              </w:pPrChange>
            </w:pPr>
            <w:ins w:id="699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6997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59875FD5" w14:textId="77777777" w:rsidTr="005112CF">
        <w:trPr>
          <w:trHeight w:val="320"/>
          <w:jc w:val="center"/>
          <w:ins w:id="6998" w:author="Adrian Moir (amoir)" w:date="2024-11-04T12:18:00Z"/>
          <w:trPrChange w:id="699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00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53D8E7BC" w14:textId="77777777" w:rsidR="002E0EAC" w:rsidRPr="005112CF" w:rsidRDefault="002E0EAC">
            <w:pPr>
              <w:jc w:val="center"/>
              <w:rPr>
                <w:ins w:id="7001" w:author="Adrian Moir (amoir)" w:date="2024-11-04T12:18:00Z"/>
                <w:rFonts w:asciiTheme="minorHAnsi" w:hAnsiTheme="minorHAnsi" w:cstheme="minorHAnsi"/>
                <w:sz w:val="10"/>
                <w:szCs w:val="10"/>
                <w:rPrChange w:id="7002" w:author="Adrian Moir (amoir)" w:date="2024-11-04T12:20:00Z" w16du:dateUtc="2024-11-04T11:20:00Z">
                  <w:rPr>
                    <w:ins w:id="7003" w:author="Adrian Moir (amoir)" w:date="2024-11-04T12:18:00Z"/>
                  </w:rPr>
                </w:rPrChange>
              </w:rPr>
              <w:pPrChange w:id="7004" w:author="Adrian Moir (amoir)" w:date="2024-11-04T12:27:00Z" w16du:dateUtc="2024-11-04T11:27:00Z">
                <w:pPr/>
              </w:pPrChange>
            </w:pPr>
            <w:ins w:id="700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06" w:author="Adrian Moir (amoir)" w:date="2024-11-04T12:20:00Z" w16du:dateUtc="2024-11-04T11:20:00Z">
                    <w:rPr/>
                  </w:rPrChange>
                </w:rPr>
                <w:t>b9ddd3b9-948d-420e-baf7-bd3abcb02962</w:t>
              </w:r>
            </w:ins>
          </w:p>
        </w:tc>
        <w:tc>
          <w:tcPr>
            <w:tcW w:w="725" w:type="dxa"/>
            <w:noWrap/>
            <w:hideMark/>
            <w:tcPrChange w:id="700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433F01B2" w14:textId="77777777" w:rsidR="002E0EAC" w:rsidRPr="005112CF" w:rsidRDefault="002E0EAC">
            <w:pPr>
              <w:jc w:val="center"/>
              <w:rPr>
                <w:ins w:id="7008" w:author="Adrian Moir (amoir)" w:date="2024-11-04T12:18:00Z"/>
                <w:rFonts w:asciiTheme="minorHAnsi" w:hAnsiTheme="minorHAnsi" w:cstheme="minorHAnsi"/>
                <w:sz w:val="10"/>
                <w:szCs w:val="10"/>
                <w:rPrChange w:id="7009" w:author="Adrian Moir (amoir)" w:date="2024-11-04T12:20:00Z" w16du:dateUtc="2024-11-04T11:20:00Z">
                  <w:rPr>
                    <w:ins w:id="7010" w:author="Adrian Moir (amoir)" w:date="2024-11-04T12:18:00Z"/>
                  </w:rPr>
                </w:rPrChange>
              </w:rPr>
              <w:pPrChange w:id="7011" w:author="Adrian Moir (amoir)" w:date="2024-11-04T12:27:00Z" w16du:dateUtc="2024-11-04T11:27:00Z">
                <w:pPr/>
              </w:pPrChange>
            </w:pPr>
            <w:proofErr w:type="spellStart"/>
            <w:ins w:id="701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13" w:author="Adrian Moir (amoir)" w:date="2024-11-04T12:20:00Z" w16du:dateUtc="2024-11-04T11:20:00Z">
                    <w:rPr/>
                  </w:rPrChange>
                </w:rPr>
                <w:t>mti-qstor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01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330E0CE" w14:textId="77777777" w:rsidR="002E0EAC" w:rsidRPr="005112CF" w:rsidRDefault="002E0EAC">
            <w:pPr>
              <w:jc w:val="center"/>
              <w:rPr>
                <w:ins w:id="7015" w:author="Adrian Moir (amoir)" w:date="2024-11-04T12:18:00Z"/>
                <w:rFonts w:asciiTheme="minorHAnsi" w:hAnsiTheme="minorHAnsi" w:cstheme="minorHAnsi"/>
                <w:sz w:val="10"/>
                <w:szCs w:val="10"/>
                <w:rPrChange w:id="7016" w:author="Adrian Moir (amoir)" w:date="2024-11-04T12:20:00Z" w16du:dateUtc="2024-11-04T11:20:00Z">
                  <w:rPr>
                    <w:ins w:id="7017" w:author="Adrian Moir (amoir)" w:date="2024-11-04T12:18:00Z"/>
                  </w:rPr>
                </w:rPrChange>
              </w:rPr>
              <w:pPrChange w:id="7018" w:author="Adrian Moir (amoir)" w:date="2024-11-04T12:27:00Z" w16du:dateUtc="2024-11-04T11:27:00Z">
                <w:pPr/>
              </w:pPrChange>
            </w:pPr>
            <w:ins w:id="701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20" w:author="Adrian Moir (amoir)" w:date="2024-11-04T12:20:00Z" w16du:dateUtc="2024-11-04T11:20:00Z">
                    <w:rPr/>
                  </w:rPrChange>
                </w:rPr>
                <w:t>|172.25.14.142|10.160.118.20</w:t>
              </w:r>
            </w:ins>
          </w:p>
        </w:tc>
        <w:tc>
          <w:tcPr>
            <w:tcW w:w="628" w:type="dxa"/>
            <w:noWrap/>
            <w:hideMark/>
            <w:tcPrChange w:id="702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652D2230" w14:textId="77777777" w:rsidR="002E0EAC" w:rsidRPr="005112CF" w:rsidRDefault="002E0EAC">
            <w:pPr>
              <w:jc w:val="center"/>
              <w:rPr>
                <w:ins w:id="7022" w:author="Adrian Moir (amoir)" w:date="2024-11-04T12:18:00Z"/>
                <w:rFonts w:asciiTheme="minorHAnsi" w:hAnsiTheme="minorHAnsi" w:cstheme="minorHAnsi"/>
                <w:sz w:val="10"/>
                <w:szCs w:val="10"/>
                <w:rPrChange w:id="7023" w:author="Adrian Moir (amoir)" w:date="2024-11-04T12:20:00Z" w16du:dateUtc="2024-11-04T11:20:00Z">
                  <w:rPr>
                    <w:ins w:id="7024" w:author="Adrian Moir (amoir)" w:date="2024-11-04T12:18:00Z"/>
                  </w:rPr>
                </w:rPrChange>
              </w:rPr>
              <w:pPrChange w:id="7025" w:author="Adrian Moir (amoir)" w:date="2024-11-04T12:27:00Z" w16du:dateUtc="2024-11-04T11:27:00Z">
                <w:pPr/>
              </w:pPrChange>
            </w:pPr>
            <w:ins w:id="702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2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02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F858619" w14:textId="77777777" w:rsidR="002E0EAC" w:rsidRPr="005112CF" w:rsidRDefault="002E0EAC">
            <w:pPr>
              <w:jc w:val="center"/>
              <w:rPr>
                <w:ins w:id="7029" w:author="Adrian Moir (amoir)" w:date="2024-11-04T12:18:00Z"/>
                <w:rFonts w:asciiTheme="minorHAnsi" w:hAnsiTheme="minorHAnsi" w:cstheme="minorHAnsi"/>
                <w:sz w:val="10"/>
                <w:szCs w:val="10"/>
                <w:rPrChange w:id="7030" w:author="Adrian Moir (amoir)" w:date="2024-11-04T12:20:00Z" w16du:dateUtc="2024-11-04T11:20:00Z">
                  <w:rPr>
                    <w:ins w:id="7031" w:author="Adrian Moir (amoir)" w:date="2024-11-04T12:18:00Z"/>
                  </w:rPr>
                </w:rPrChange>
              </w:rPr>
              <w:pPrChange w:id="7032" w:author="Adrian Moir (amoir)" w:date="2024-11-04T12:27:00Z" w16du:dateUtc="2024-11-04T11:27:00Z">
                <w:pPr/>
              </w:pPrChange>
            </w:pPr>
            <w:proofErr w:type="spellStart"/>
            <w:ins w:id="703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3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03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0762DD3" w14:textId="77777777" w:rsidR="002E0EAC" w:rsidRPr="005112CF" w:rsidRDefault="002E0EAC">
            <w:pPr>
              <w:jc w:val="center"/>
              <w:rPr>
                <w:ins w:id="7036" w:author="Adrian Moir (amoir)" w:date="2024-11-04T12:18:00Z"/>
                <w:rFonts w:asciiTheme="minorHAnsi" w:hAnsiTheme="minorHAnsi" w:cstheme="minorHAnsi"/>
                <w:sz w:val="10"/>
                <w:szCs w:val="10"/>
                <w:rPrChange w:id="7037" w:author="Adrian Moir (amoir)" w:date="2024-11-04T12:20:00Z" w16du:dateUtc="2024-11-04T11:20:00Z">
                  <w:rPr>
                    <w:ins w:id="7038" w:author="Adrian Moir (amoir)" w:date="2024-11-04T12:18:00Z"/>
                  </w:rPr>
                </w:rPrChange>
              </w:rPr>
              <w:pPrChange w:id="7039" w:author="Adrian Moir (amoir)" w:date="2024-11-04T12:26:00Z" w16du:dateUtc="2024-11-04T11:26:00Z">
                <w:pPr/>
              </w:pPrChange>
            </w:pPr>
            <w:ins w:id="704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41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04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20C8A8BC" w14:textId="77777777" w:rsidR="002E0EAC" w:rsidRPr="005112CF" w:rsidRDefault="002E0EAC">
            <w:pPr>
              <w:jc w:val="center"/>
              <w:rPr>
                <w:ins w:id="7043" w:author="Adrian Moir (amoir)" w:date="2024-11-04T12:18:00Z"/>
                <w:rFonts w:asciiTheme="minorHAnsi" w:hAnsiTheme="minorHAnsi" w:cstheme="minorHAnsi"/>
                <w:sz w:val="10"/>
                <w:szCs w:val="10"/>
                <w:rPrChange w:id="7044" w:author="Adrian Moir (amoir)" w:date="2024-11-04T12:20:00Z" w16du:dateUtc="2024-11-04T11:20:00Z">
                  <w:rPr>
                    <w:ins w:id="7045" w:author="Adrian Moir (amoir)" w:date="2024-11-04T12:18:00Z"/>
                  </w:rPr>
                </w:rPrChange>
              </w:rPr>
              <w:pPrChange w:id="7046" w:author="Adrian Moir (amoir)" w:date="2024-11-04T12:26:00Z" w16du:dateUtc="2024-11-04T11:26:00Z">
                <w:pPr/>
              </w:pPrChange>
            </w:pPr>
            <w:ins w:id="704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48" w:author="Adrian Moir (amoir)" w:date="2024-11-04T12:20:00Z" w16du:dateUtc="2024-11-04T11:20:00Z">
                    <w:rPr/>
                  </w:rPrChange>
                </w:rPr>
                <w:t>0.41</w:t>
              </w:r>
            </w:ins>
          </w:p>
        </w:tc>
        <w:tc>
          <w:tcPr>
            <w:tcW w:w="902" w:type="dxa"/>
            <w:noWrap/>
            <w:hideMark/>
            <w:tcPrChange w:id="704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4CFDE6CC" w14:textId="77777777" w:rsidR="002E0EAC" w:rsidRPr="005112CF" w:rsidRDefault="002E0EAC">
            <w:pPr>
              <w:jc w:val="center"/>
              <w:rPr>
                <w:ins w:id="7050" w:author="Adrian Moir (amoir)" w:date="2024-11-04T12:18:00Z"/>
                <w:rFonts w:asciiTheme="minorHAnsi" w:hAnsiTheme="minorHAnsi" w:cstheme="minorHAnsi"/>
                <w:sz w:val="10"/>
                <w:szCs w:val="10"/>
                <w:rPrChange w:id="7051" w:author="Adrian Moir (amoir)" w:date="2024-11-04T12:20:00Z" w16du:dateUtc="2024-11-04T11:20:00Z">
                  <w:rPr>
                    <w:ins w:id="7052" w:author="Adrian Moir (amoir)" w:date="2024-11-04T12:18:00Z"/>
                  </w:rPr>
                </w:rPrChange>
              </w:rPr>
              <w:pPrChange w:id="7053" w:author="Adrian Moir (amoir)" w:date="2024-11-04T12:27:00Z" w16du:dateUtc="2024-11-04T11:27:00Z">
                <w:pPr/>
              </w:pPrChange>
            </w:pPr>
            <w:ins w:id="705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55" w:author="Adrian Moir (amoir)" w:date="2024-11-04T12:20:00Z" w16du:dateUtc="2024-11-04T11:20:00Z">
                    <w:rPr/>
                  </w:rPrChange>
                </w:rPr>
                <w:t>3</w:t>
              </w:r>
            </w:ins>
          </w:p>
        </w:tc>
        <w:tc>
          <w:tcPr>
            <w:tcW w:w="1604" w:type="dxa"/>
            <w:noWrap/>
            <w:hideMark/>
            <w:tcPrChange w:id="705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38C0A48" w14:textId="77777777" w:rsidR="002E0EAC" w:rsidRPr="005112CF" w:rsidRDefault="002E0EAC">
            <w:pPr>
              <w:jc w:val="center"/>
              <w:rPr>
                <w:ins w:id="7057" w:author="Adrian Moir (amoir)" w:date="2024-11-04T12:18:00Z"/>
                <w:rFonts w:asciiTheme="minorHAnsi" w:hAnsiTheme="minorHAnsi" w:cstheme="minorHAnsi"/>
                <w:sz w:val="10"/>
                <w:szCs w:val="10"/>
                <w:rPrChange w:id="7058" w:author="Adrian Moir (amoir)" w:date="2024-11-04T12:20:00Z" w16du:dateUtc="2024-11-04T11:20:00Z">
                  <w:rPr>
                    <w:ins w:id="7059" w:author="Adrian Moir (amoir)" w:date="2024-11-04T12:18:00Z"/>
                  </w:rPr>
                </w:rPrChange>
              </w:rPr>
              <w:pPrChange w:id="7060" w:author="Adrian Moir (amoir)" w:date="2024-11-04T12:27:00Z" w16du:dateUtc="2024-11-04T11:27:00Z">
                <w:pPr/>
              </w:pPrChange>
            </w:pPr>
            <w:ins w:id="706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6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6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6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06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E7354C1" w14:textId="77777777" w:rsidR="002E0EAC" w:rsidRPr="005112CF" w:rsidRDefault="002E0EAC">
            <w:pPr>
              <w:jc w:val="center"/>
              <w:rPr>
                <w:ins w:id="7066" w:author="Adrian Moir (amoir)" w:date="2024-11-04T12:18:00Z"/>
                <w:rFonts w:asciiTheme="minorHAnsi" w:hAnsiTheme="minorHAnsi" w:cstheme="minorHAnsi"/>
                <w:sz w:val="10"/>
                <w:szCs w:val="10"/>
                <w:rPrChange w:id="7067" w:author="Adrian Moir (amoir)" w:date="2024-11-04T12:20:00Z" w16du:dateUtc="2024-11-04T11:20:00Z">
                  <w:rPr>
                    <w:ins w:id="7068" w:author="Adrian Moir (amoir)" w:date="2024-11-04T12:18:00Z"/>
                  </w:rPr>
                </w:rPrChange>
              </w:rPr>
              <w:pPrChange w:id="7069" w:author="Adrian Moir (amoir)" w:date="2024-11-04T12:27:00Z" w16du:dateUtc="2024-11-04T11:27:00Z">
                <w:pPr/>
              </w:pPrChange>
            </w:pPr>
            <w:ins w:id="707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7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3D7B7944" w14:textId="77777777" w:rsidTr="005112CF">
        <w:trPr>
          <w:trHeight w:val="320"/>
          <w:jc w:val="center"/>
          <w:ins w:id="7072" w:author="Adrian Moir (amoir)" w:date="2024-11-04T12:18:00Z"/>
          <w:trPrChange w:id="707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07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97441A0" w14:textId="77777777" w:rsidR="002E0EAC" w:rsidRPr="005112CF" w:rsidRDefault="002E0EAC">
            <w:pPr>
              <w:jc w:val="center"/>
              <w:rPr>
                <w:ins w:id="7075" w:author="Adrian Moir (amoir)" w:date="2024-11-04T12:18:00Z"/>
                <w:rFonts w:asciiTheme="minorHAnsi" w:hAnsiTheme="minorHAnsi" w:cstheme="minorHAnsi"/>
                <w:sz w:val="10"/>
                <w:szCs w:val="10"/>
                <w:rPrChange w:id="7076" w:author="Adrian Moir (amoir)" w:date="2024-11-04T12:20:00Z" w16du:dateUtc="2024-11-04T11:20:00Z">
                  <w:rPr>
                    <w:ins w:id="7077" w:author="Adrian Moir (amoir)" w:date="2024-11-04T12:18:00Z"/>
                  </w:rPr>
                </w:rPrChange>
              </w:rPr>
              <w:pPrChange w:id="7078" w:author="Adrian Moir (amoir)" w:date="2024-11-04T12:27:00Z" w16du:dateUtc="2024-11-04T11:27:00Z">
                <w:pPr/>
              </w:pPrChange>
            </w:pPr>
            <w:ins w:id="707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80" w:author="Adrian Moir (amoir)" w:date="2024-11-04T12:20:00Z" w16du:dateUtc="2024-11-04T11:20:00Z">
                    <w:rPr/>
                  </w:rPrChange>
                </w:rPr>
                <w:t>47e9e162-f776-49da-856c-d80b3bb1d0f1</w:t>
              </w:r>
            </w:ins>
          </w:p>
        </w:tc>
        <w:tc>
          <w:tcPr>
            <w:tcW w:w="725" w:type="dxa"/>
            <w:noWrap/>
            <w:hideMark/>
            <w:tcPrChange w:id="708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C066966" w14:textId="77777777" w:rsidR="002E0EAC" w:rsidRPr="005112CF" w:rsidRDefault="002E0EAC">
            <w:pPr>
              <w:jc w:val="center"/>
              <w:rPr>
                <w:ins w:id="7082" w:author="Adrian Moir (amoir)" w:date="2024-11-04T12:18:00Z"/>
                <w:rFonts w:asciiTheme="minorHAnsi" w:hAnsiTheme="minorHAnsi" w:cstheme="minorHAnsi"/>
                <w:sz w:val="10"/>
                <w:szCs w:val="10"/>
                <w:rPrChange w:id="7083" w:author="Adrian Moir (amoir)" w:date="2024-11-04T12:20:00Z" w16du:dateUtc="2024-11-04T11:20:00Z">
                  <w:rPr>
                    <w:ins w:id="7084" w:author="Adrian Moir (amoir)" w:date="2024-11-04T12:18:00Z"/>
                  </w:rPr>
                </w:rPrChange>
              </w:rPr>
              <w:pPrChange w:id="7085" w:author="Adrian Moir (amoir)" w:date="2024-11-04T12:27:00Z" w16du:dateUtc="2024-11-04T11:27:00Z">
                <w:pPr/>
              </w:pPrChange>
            </w:pPr>
            <w:proofErr w:type="spellStart"/>
            <w:ins w:id="708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87" w:author="Adrian Moir (amoir)" w:date="2024-11-04T12:20:00Z" w16du:dateUtc="2024-11-04T11:20:00Z">
                    <w:rPr/>
                  </w:rPrChange>
                </w:rPr>
                <w:t>nop-qstor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08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D063276" w14:textId="77777777" w:rsidR="002E0EAC" w:rsidRPr="005112CF" w:rsidRDefault="002E0EAC">
            <w:pPr>
              <w:jc w:val="center"/>
              <w:rPr>
                <w:ins w:id="7089" w:author="Adrian Moir (amoir)" w:date="2024-11-04T12:18:00Z"/>
                <w:rFonts w:asciiTheme="minorHAnsi" w:hAnsiTheme="minorHAnsi" w:cstheme="minorHAnsi"/>
                <w:sz w:val="10"/>
                <w:szCs w:val="10"/>
                <w:rPrChange w:id="7090" w:author="Adrian Moir (amoir)" w:date="2024-11-04T12:20:00Z" w16du:dateUtc="2024-11-04T11:20:00Z">
                  <w:rPr>
                    <w:ins w:id="7091" w:author="Adrian Moir (amoir)" w:date="2024-11-04T12:18:00Z"/>
                  </w:rPr>
                </w:rPrChange>
              </w:rPr>
              <w:pPrChange w:id="7092" w:author="Adrian Moir (amoir)" w:date="2024-11-04T12:27:00Z" w16du:dateUtc="2024-11-04T11:27:00Z">
                <w:pPr/>
              </w:pPrChange>
            </w:pPr>
            <w:ins w:id="709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094" w:author="Adrian Moir (amoir)" w:date="2024-11-04T12:20:00Z" w16du:dateUtc="2024-11-04T11:20:00Z">
                    <w:rPr/>
                  </w:rPrChange>
                </w:rPr>
                <w:t>|172.25.14.144|10.160.119.20</w:t>
              </w:r>
            </w:ins>
          </w:p>
        </w:tc>
        <w:tc>
          <w:tcPr>
            <w:tcW w:w="628" w:type="dxa"/>
            <w:noWrap/>
            <w:hideMark/>
            <w:tcPrChange w:id="709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1CAD2DA" w14:textId="77777777" w:rsidR="002E0EAC" w:rsidRPr="005112CF" w:rsidRDefault="002E0EAC">
            <w:pPr>
              <w:jc w:val="center"/>
              <w:rPr>
                <w:ins w:id="7096" w:author="Adrian Moir (amoir)" w:date="2024-11-04T12:18:00Z"/>
                <w:rFonts w:asciiTheme="minorHAnsi" w:hAnsiTheme="minorHAnsi" w:cstheme="minorHAnsi"/>
                <w:sz w:val="10"/>
                <w:szCs w:val="10"/>
                <w:rPrChange w:id="7097" w:author="Adrian Moir (amoir)" w:date="2024-11-04T12:20:00Z" w16du:dateUtc="2024-11-04T11:20:00Z">
                  <w:rPr>
                    <w:ins w:id="7098" w:author="Adrian Moir (amoir)" w:date="2024-11-04T12:18:00Z"/>
                  </w:rPr>
                </w:rPrChange>
              </w:rPr>
              <w:pPrChange w:id="7099" w:author="Adrian Moir (amoir)" w:date="2024-11-04T12:27:00Z" w16du:dateUtc="2024-11-04T11:27:00Z">
                <w:pPr/>
              </w:pPrChange>
            </w:pPr>
            <w:ins w:id="710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0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10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D07C3F1" w14:textId="77777777" w:rsidR="002E0EAC" w:rsidRPr="005112CF" w:rsidRDefault="002E0EAC">
            <w:pPr>
              <w:jc w:val="center"/>
              <w:rPr>
                <w:ins w:id="7103" w:author="Adrian Moir (amoir)" w:date="2024-11-04T12:18:00Z"/>
                <w:rFonts w:asciiTheme="minorHAnsi" w:hAnsiTheme="minorHAnsi" w:cstheme="minorHAnsi"/>
                <w:sz w:val="10"/>
                <w:szCs w:val="10"/>
                <w:rPrChange w:id="7104" w:author="Adrian Moir (amoir)" w:date="2024-11-04T12:20:00Z" w16du:dateUtc="2024-11-04T11:20:00Z">
                  <w:rPr>
                    <w:ins w:id="7105" w:author="Adrian Moir (amoir)" w:date="2024-11-04T12:18:00Z"/>
                  </w:rPr>
                </w:rPrChange>
              </w:rPr>
              <w:pPrChange w:id="7106" w:author="Adrian Moir (amoir)" w:date="2024-11-04T12:27:00Z" w16du:dateUtc="2024-11-04T11:27:00Z">
                <w:pPr/>
              </w:pPrChange>
            </w:pPr>
            <w:proofErr w:type="spellStart"/>
            <w:ins w:id="710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0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10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DF4F115" w14:textId="77777777" w:rsidR="002E0EAC" w:rsidRPr="005112CF" w:rsidRDefault="002E0EAC">
            <w:pPr>
              <w:jc w:val="center"/>
              <w:rPr>
                <w:ins w:id="7110" w:author="Adrian Moir (amoir)" w:date="2024-11-04T12:18:00Z"/>
                <w:rFonts w:asciiTheme="minorHAnsi" w:hAnsiTheme="minorHAnsi" w:cstheme="minorHAnsi"/>
                <w:sz w:val="10"/>
                <w:szCs w:val="10"/>
                <w:rPrChange w:id="7111" w:author="Adrian Moir (amoir)" w:date="2024-11-04T12:20:00Z" w16du:dateUtc="2024-11-04T11:20:00Z">
                  <w:rPr>
                    <w:ins w:id="7112" w:author="Adrian Moir (amoir)" w:date="2024-11-04T12:18:00Z"/>
                  </w:rPr>
                </w:rPrChange>
              </w:rPr>
              <w:pPrChange w:id="7113" w:author="Adrian Moir (amoir)" w:date="2024-11-04T12:26:00Z" w16du:dateUtc="2024-11-04T11:26:00Z">
                <w:pPr/>
              </w:pPrChange>
            </w:pPr>
            <w:ins w:id="711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15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11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18D18820" w14:textId="77777777" w:rsidR="002E0EAC" w:rsidRPr="005112CF" w:rsidRDefault="002E0EAC">
            <w:pPr>
              <w:jc w:val="center"/>
              <w:rPr>
                <w:ins w:id="7117" w:author="Adrian Moir (amoir)" w:date="2024-11-04T12:18:00Z"/>
                <w:rFonts w:asciiTheme="minorHAnsi" w:hAnsiTheme="minorHAnsi" w:cstheme="minorHAnsi"/>
                <w:sz w:val="10"/>
                <w:szCs w:val="10"/>
                <w:rPrChange w:id="7118" w:author="Adrian Moir (amoir)" w:date="2024-11-04T12:20:00Z" w16du:dateUtc="2024-11-04T11:20:00Z">
                  <w:rPr>
                    <w:ins w:id="7119" w:author="Adrian Moir (amoir)" w:date="2024-11-04T12:18:00Z"/>
                  </w:rPr>
                </w:rPrChange>
              </w:rPr>
              <w:pPrChange w:id="7120" w:author="Adrian Moir (amoir)" w:date="2024-11-04T12:26:00Z" w16du:dateUtc="2024-11-04T11:26:00Z">
                <w:pPr/>
              </w:pPrChange>
            </w:pPr>
            <w:ins w:id="712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22" w:author="Adrian Moir (amoir)" w:date="2024-11-04T12:20:00Z" w16du:dateUtc="2024-11-04T11:20:00Z">
                    <w:rPr/>
                  </w:rPrChange>
                </w:rPr>
                <w:t>2.66</w:t>
              </w:r>
            </w:ins>
          </w:p>
        </w:tc>
        <w:tc>
          <w:tcPr>
            <w:tcW w:w="902" w:type="dxa"/>
            <w:noWrap/>
            <w:hideMark/>
            <w:tcPrChange w:id="712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95FF0C4" w14:textId="77777777" w:rsidR="002E0EAC" w:rsidRPr="005112CF" w:rsidRDefault="002E0EAC">
            <w:pPr>
              <w:jc w:val="center"/>
              <w:rPr>
                <w:ins w:id="7124" w:author="Adrian Moir (amoir)" w:date="2024-11-04T12:18:00Z"/>
                <w:rFonts w:asciiTheme="minorHAnsi" w:hAnsiTheme="minorHAnsi" w:cstheme="minorHAnsi"/>
                <w:sz w:val="10"/>
                <w:szCs w:val="10"/>
                <w:rPrChange w:id="7125" w:author="Adrian Moir (amoir)" w:date="2024-11-04T12:20:00Z" w16du:dateUtc="2024-11-04T11:20:00Z">
                  <w:rPr>
                    <w:ins w:id="7126" w:author="Adrian Moir (amoir)" w:date="2024-11-04T12:18:00Z"/>
                  </w:rPr>
                </w:rPrChange>
              </w:rPr>
              <w:pPrChange w:id="7127" w:author="Adrian Moir (amoir)" w:date="2024-11-04T12:27:00Z" w16du:dateUtc="2024-11-04T11:27:00Z">
                <w:pPr/>
              </w:pPrChange>
            </w:pPr>
            <w:ins w:id="712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29" w:author="Adrian Moir (amoir)" w:date="2024-11-04T12:20:00Z" w16du:dateUtc="2024-11-04T11:20:00Z">
                    <w:rPr/>
                  </w:rPrChange>
                </w:rPr>
                <w:t>5</w:t>
              </w:r>
            </w:ins>
          </w:p>
        </w:tc>
        <w:tc>
          <w:tcPr>
            <w:tcW w:w="1604" w:type="dxa"/>
            <w:noWrap/>
            <w:hideMark/>
            <w:tcPrChange w:id="713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0A4716F" w14:textId="77777777" w:rsidR="002E0EAC" w:rsidRPr="005112CF" w:rsidRDefault="002E0EAC">
            <w:pPr>
              <w:jc w:val="center"/>
              <w:rPr>
                <w:ins w:id="7131" w:author="Adrian Moir (amoir)" w:date="2024-11-04T12:18:00Z"/>
                <w:rFonts w:asciiTheme="minorHAnsi" w:hAnsiTheme="minorHAnsi" w:cstheme="minorHAnsi"/>
                <w:sz w:val="10"/>
                <w:szCs w:val="10"/>
                <w:rPrChange w:id="7132" w:author="Adrian Moir (amoir)" w:date="2024-11-04T12:20:00Z" w16du:dateUtc="2024-11-04T11:20:00Z">
                  <w:rPr>
                    <w:ins w:id="7133" w:author="Adrian Moir (amoir)" w:date="2024-11-04T12:18:00Z"/>
                  </w:rPr>
                </w:rPrChange>
              </w:rPr>
              <w:pPrChange w:id="7134" w:author="Adrian Moir (amoir)" w:date="2024-11-04T12:27:00Z" w16du:dateUtc="2024-11-04T11:27:00Z">
                <w:pPr/>
              </w:pPrChange>
            </w:pPr>
            <w:ins w:id="713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3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3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38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13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FA08E2F" w14:textId="77777777" w:rsidR="002E0EAC" w:rsidRPr="005112CF" w:rsidRDefault="002E0EAC">
            <w:pPr>
              <w:jc w:val="center"/>
              <w:rPr>
                <w:ins w:id="7140" w:author="Adrian Moir (amoir)" w:date="2024-11-04T12:18:00Z"/>
                <w:rFonts w:asciiTheme="minorHAnsi" w:hAnsiTheme="minorHAnsi" w:cstheme="minorHAnsi"/>
                <w:sz w:val="10"/>
                <w:szCs w:val="10"/>
                <w:rPrChange w:id="7141" w:author="Adrian Moir (amoir)" w:date="2024-11-04T12:20:00Z" w16du:dateUtc="2024-11-04T11:20:00Z">
                  <w:rPr>
                    <w:ins w:id="7142" w:author="Adrian Moir (amoir)" w:date="2024-11-04T12:18:00Z"/>
                  </w:rPr>
                </w:rPrChange>
              </w:rPr>
              <w:pPrChange w:id="7143" w:author="Adrian Moir (amoir)" w:date="2024-11-04T12:27:00Z" w16du:dateUtc="2024-11-04T11:27:00Z">
                <w:pPr/>
              </w:pPrChange>
            </w:pPr>
            <w:ins w:id="714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45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07829859" w14:textId="77777777" w:rsidTr="005112CF">
        <w:trPr>
          <w:trHeight w:val="320"/>
          <w:jc w:val="center"/>
          <w:ins w:id="7146" w:author="Adrian Moir (amoir)" w:date="2024-11-04T12:18:00Z"/>
          <w:trPrChange w:id="714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14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44E7F786" w14:textId="77777777" w:rsidR="002E0EAC" w:rsidRPr="005112CF" w:rsidRDefault="002E0EAC">
            <w:pPr>
              <w:jc w:val="center"/>
              <w:rPr>
                <w:ins w:id="7149" w:author="Adrian Moir (amoir)" w:date="2024-11-04T12:18:00Z"/>
                <w:rFonts w:asciiTheme="minorHAnsi" w:hAnsiTheme="minorHAnsi" w:cstheme="minorHAnsi"/>
                <w:sz w:val="10"/>
                <w:szCs w:val="10"/>
                <w:rPrChange w:id="7150" w:author="Adrian Moir (amoir)" w:date="2024-11-04T12:20:00Z" w16du:dateUtc="2024-11-04T11:20:00Z">
                  <w:rPr>
                    <w:ins w:id="7151" w:author="Adrian Moir (amoir)" w:date="2024-11-04T12:18:00Z"/>
                  </w:rPr>
                </w:rPrChange>
              </w:rPr>
              <w:pPrChange w:id="7152" w:author="Adrian Moir (amoir)" w:date="2024-11-04T12:27:00Z" w16du:dateUtc="2024-11-04T11:27:00Z">
                <w:pPr/>
              </w:pPrChange>
            </w:pPr>
            <w:ins w:id="715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54" w:author="Adrian Moir (amoir)" w:date="2024-11-04T12:20:00Z" w16du:dateUtc="2024-11-04T11:20:00Z">
                    <w:rPr/>
                  </w:rPrChange>
                </w:rPr>
                <w:t>3e97a8bd-bcae-4be5-92d2-ab4d55af8eed</w:t>
              </w:r>
            </w:ins>
          </w:p>
        </w:tc>
        <w:tc>
          <w:tcPr>
            <w:tcW w:w="725" w:type="dxa"/>
            <w:noWrap/>
            <w:hideMark/>
            <w:tcPrChange w:id="715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120FB702" w14:textId="77777777" w:rsidR="002E0EAC" w:rsidRPr="005112CF" w:rsidRDefault="002E0EAC">
            <w:pPr>
              <w:jc w:val="center"/>
              <w:rPr>
                <w:ins w:id="7156" w:author="Adrian Moir (amoir)" w:date="2024-11-04T12:18:00Z"/>
                <w:rFonts w:asciiTheme="minorHAnsi" w:hAnsiTheme="minorHAnsi" w:cstheme="minorHAnsi"/>
                <w:sz w:val="10"/>
                <w:szCs w:val="10"/>
                <w:rPrChange w:id="7157" w:author="Adrian Moir (amoir)" w:date="2024-11-04T12:20:00Z" w16du:dateUtc="2024-11-04T11:20:00Z">
                  <w:rPr>
                    <w:ins w:id="7158" w:author="Adrian Moir (amoir)" w:date="2024-11-04T12:18:00Z"/>
                  </w:rPr>
                </w:rPrChange>
              </w:rPr>
              <w:pPrChange w:id="7159" w:author="Adrian Moir (amoir)" w:date="2024-11-04T12:27:00Z" w16du:dateUtc="2024-11-04T11:27:00Z">
                <w:pPr/>
              </w:pPrChange>
            </w:pPr>
            <w:proofErr w:type="spellStart"/>
            <w:ins w:id="71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61" w:author="Adrian Moir (amoir)" w:date="2024-11-04T12:20:00Z" w16du:dateUtc="2024-11-04T11:20:00Z">
                    <w:rPr/>
                  </w:rPrChange>
                </w:rPr>
                <w:t>nox-qstor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16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7FEC8DB5" w14:textId="77777777" w:rsidR="002E0EAC" w:rsidRPr="005112CF" w:rsidRDefault="002E0EAC">
            <w:pPr>
              <w:jc w:val="center"/>
              <w:rPr>
                <w:ins w:id="7163" w:author="Adrian Moir (amoir)" w:date="2024-11-04T12:18:00Z"/>
                <w:rFonts w:asciiTheme="minorHAnsi" w:hAnsiTheme="minorHAnsi" w:cstheme="minorHAnsi"/>
                <w:sz w:val="10"/>
                <w:szCs w:val="10"/>
                <w:rPrChange w:id="7164" w:author="Adrian Moir (amoir)" w:date="2024-11-04T12:20:00Z" w16du:dateUtc="2024-11-04T11:20:00Z">
                  <w:rPr>
                    <w:ins w:id="7165" w:author="Adrian Moir (amoir)" w:date="2024-11-04T12:18:00Z"/>
                  </w:rPr>
                </w:rPrChange>
              </w:rPr>
              <w:pPrChange w:id="7166" w:author="Adrian Moir (amoir)" w:date="2024-11-04T12:27:00Z" w16du:dateUtc="2024-11-04T11:27:00Z">
                <w:pPr/>
              </w:pPrChange>
            </w:pPr>
            <w:ins w:id="716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68" w:author="Adrian Moir (amoir)" w:date="2024-11-04T12:20:00Z" w16du:dateUtc="2024-11-04T11:20:00Z">
                    <w:rPr/>
                  </w:rPrChange>
                </w:rPr>
                <w:t>|172.25.14.146|10.160.120.20</w:t>
              </w:r>
            </w:ins>
          </w:p>
        </w:tc>
        <w:tc>
          <w:tcPr>
            <w:tcW w:w="628" w:type="dxa"/>
            <w:noWrap/>
            <w:hideMark/>
            <w:tcPrChange w:id="716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1054B9F" w14:textId="77777777" w:rsidR="002E0EAC" w:rsidRPr="005112CF" w:rsidRDefault="002E0EAC">
            <w:pPr>
              <w:jc w:val="center"/>
              <w:rPr>
                <w:ins w:id="7170" w:author="Adrian Moir (amoir)" w:date="2024-11-04T12:18:00Z"/>
                <w:rFonts w:asciiTheme="minorHAnsi" w:hAnsiTheme="minorHAnsi" w:cstheme="minorHAnsi"/>
                <w:sz w:val="10"/>
                <w:szCs w:val="10"/>
                <w:rPrChange w:id="7171" w:author="Adrian Moir (amoir)" w:date="2024-11-04T12:20:00Z" w16du:dateUtc="2024-11-04T11:20:00Z">
                  <w:rPr>
                    <w:ins w:id="7172" w:author="Adrian Moir (amoir)" w:date="2024-11-04T12:18:00Z"/>
                  </w:rPr>
                </w:rPrChange>
              </w:rPr>
              <w:pPrChange w:id="7173" w:author="Adrian Moir (amoir)" w:date="2024-11-04T12:27:00Z" w16du:dateUtc="2024-11-04T11:27:00Z">
                <w:pPr/>
              </w:pPrChange>
            </w:pPr>
            <w:ins w:id="717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7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17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332D7C6" w14:textId="77777777" w:rsidR="002E0EAC" w:rsidRPr="005112CF" w:rsidRDefault="002E0EAC">
            <w:pPr>
              <w:jc w:val="center"/>
              <w:rPr>
                <w:ins w:id="7177" w:author="Adrian Moir (amoir)" w:date="2024-11-04T12:18:00Z"/>
                <w:rFonts w:asciiTheme="minorHAnsi" w:hAnsiTheme="minorHAnsi" w:cstheme="minorHAnsi"/>
                <w:sz w:val="10"/>
                <w:szCs w:val="10"/>
                <w:rPrChange w:id="7178" w:author="Adrian Moir (amoir)" w:date="2024-11-04T12:20:00Z" w16du:dateUtc="2024-11-04T11:20:00Z">
                  <w:rPr>
                    <w:ins w:id="7179" w:author="Adrian Moir (amoir)" w:date="2024-11-04T12:18:00Z"/>
                  </w:rPr>
                </w:rPrChange>
              </w:rPr>
              <w:pPrChange w:id="7180" w:author="Adrian Moir (amoir)" w:date="2024-11-04T12:27:00Z" w16du:dateUtc="2024-11-04T11:27:00Z">
                <w:pPr/>
              </w:pPrChange>
            </w:pPr>
            <w:proofErr w:type="spellStart"/>
            <w:ins w:id="718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8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18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08C8592" w14:textId="77777777" w:rsidR="002E0EAC" w:rsidRPr="005112CF" w:rsidRDefault="002E0EAC">
            <w:pPr>
              <w:jc w:val="center"/>
              <w:rPr>
                <w:ins w:id="7184" w:author="Adrian Moir (amoir)" w:date="2024-11-04T12:18:00Z"/>
                <w:rFonts w:asciiTheme="minorHAnsi" w:hAnsiTheme="minorHAnsi" w:cstheme="minorHAnsi"/>
                <w:sz w:val="10"/>
                <w:szCs w:val="10"/>
                <w:rPrChange w:id="7185" w:author="Adrian Moir (amoir)" w:date="2024-11-04T12:20:00Z" w16du:dateUtc="2024-11-04T11:20:00Z">
                  <w:rPr>
                    <w:ins w:id="7186" w:author="Adrian Moir (amoir)" w:date="2024-11-04T12:18:00Z"/>
                  </w:rPr>
                </w:rPrChange>
              </w:rPr>
              <w:pPrChange w:id="7187" w:author="Adrian Moir (amoir)" w:date="2024-11-04T12:26:00Z" w16du:dateUtc="2024-11-04T11:26:00Z">
                <w:pPr/>
              </w:pPrChange>
            </w:pPr>
            <w:ins w:id="718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89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19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9ED062E" w14:textId="77777777" w:rsidR="002E0EAC" w:rsidRPr="005112CF" w:rsidRDefault="002E0EAC">
            <w:pPr>
              <w:jc w:val="center"/>
              <w:rPr>
                <w:ins w:id="7191" w:author="Adrian Moir (amoir)" w:date="2024-11-04T12:18:00Z"/>
                <w:rFonts w:asciiTheme="minorHAnsi" w:hAnsiTheme="minorHAnsi" w:cstheme="minorHAnsi"/>
                <w:sz w:val="10"/>
                <w:szCs w:val="10"/>
                <w:rPrChange w:id="7192" w:author="Adrian Moir (amoir)" w:date="2024-11-04T12:20:00Z" w16du:dateUtc="2024-11-04T11:20:00Z">
                  <w:rPr>
                    <w:ins w:id="7193" w:author="Adrian Moir (amoir)" w:date="2024-11-04T12:18:00Z"/>
                  </w:rPr>
                </w:rPrChange>
              </w:rPr>
              <w:pPrChange w:id="7194" w:author="Adrian Moir (amoir)" w:date="2024-11-04T12:26:00Z" w16du:dateUtc="2024-11-04T11:26:00Z">
                <w:pPr/>
              </w:pPrChange>
            </w:pPr>
            <w:ins w:id="719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196" w:author="Adrian Moir (amoir)" w:date="2024-11-04T12:20:00Z" w16du:dateUtc="2024-11-04T11:20:00Z">
                    <w:rPr/>
                  </w:rPrChange>
                </w:rPr>
                <w:t>0.72</w:t>
              </w:r>
            </w:ins>
          </w:p>
        </w:tc>
        <w:tc>
          <w:tcPr>
            <w:tcW w:w="902" w:type="dxa"/>
            <w:noWrap/>
            <w:hideMark/>
            <w:tcPrChange w:id="719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4513123D" w14:textId="77777777" w:rsidR="002E0EAC" w:rsidRPr="005112CF" w:rsidRDefault="002E0EAC">
            <w:pPr>
              <w:jc w:val="center"/>
              <w:rPr>
                <w:ins w:id="7198" w:author="Adrian Moir (amoir)" w:date="2024-11-04T12:18:00Z"/>
                <w:rFonts w:asciiTheme="minorHAnsi" w:hAnsiTheme="minorHAnsi" w:cstheme="minorHAnsi"/>
                <w:sz w:val="10"/>
                <w:szCs w:val="10"/>
                <w:rPrChange w:id="7199" w:author="Adrian Moir (amoir)" w:date="2024-11-04T12:20:00Z" w16du:dateUtc="2024-11-04T11:20:00Z">
                  <w:rPr>
                    <w:ins w:id="7200" w:author="Adrian Moir (amoir)" w:date="2024-11-04T12:18:00Z"/>
                  </w:rPr>
                </w:rPrChange>
              </w:rPr>
              <w:pPrChange w:id="7201" w:author="Adrian Moir (amoir)" w:date="2024-11-04T12:27:00Z" w16du:dateUtc="2024-11-04T11:27:00Z">
                <w:pPr/>
              </w:pPrChange>
            </w:pPr>
            <w:ins w:id="720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03" w:author="Adrian Moir (amoir)" w:date="2024-11-04T12:20:00Z" w16du:dateUtc="2024-11-04T11:20:00Z">
                    <w:rPr/>
                  </w:rPrChange>
                </w:rPr>
                <w:t>5</w:t>
              </w:r>
            </w:ins>
          </w:p>
        </w:tc>
        <w:tc>
          <w:tcPr>
            <w:tcW w:w="1604" w:type="dxa"/>
            <w:noWrap/>
            <w:hideMark/>
            <w:tcPrChange w:id="720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7AF8DD9" w14:textId="77777777" w:rsidR="002E0EAC" w:rsidRPr="005112CF" w:rsidRDefault="002E0EAC">
            <w:pPr>
              <w:jc w:val="center"/>
              <w:rPr>
                <w:ins w:id="7205" w:author="Adrian Moir (amoir)" w:date="2024-11-04T12:18:00Z"/>
                <w:rFonts w:asciiTheme="minorHAnsi" w:hAnsiTheme="minorHAnsi" w:cstheme="minorHAnsi"/>
                <w:sz w:val="10"/>
                <w:szCs w:val="10"/>
                <w:rPrChange w:id="7206" w:author="Adrian Moir (amoir)" w:date="2024-11-04T12:20:00Z" w16du:dateUtc="2024-11-04T11:20:00Z">
                  <w:rPr>
                    <w:ins w:id="7207" w:author="Adrian Moir (amoir)" w:date="2024-11-04T12:18:00Z"/>
                  </w:rPr>
                </w:rPrChange>
              </w:rPr>
              <w:pPrChange w:id="7208" w:author="Adrian Moir (amoir)" w:date="2024-11-04T12:27:00Z" w16du:dateUtc="2024-11-04T11:27:00Z">
                <w:pPr/>
              </w:pPrChange>
            </w:pPr>
            <w:ins w:id="720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1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1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1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21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4E16F95" w14:textId="77777777" w:rsidR="002E0EAC" w:rsidRPr="005112CF" w:rsidRDefault="002E0EAC">
            <w:pPr>
              <w:jc w:val="center"/>
              <w:rPr>
                <w:ins w:id="7214" w:author="Adrian Moir (amoir)" w:date="2024-11-04T12:18:00Z"/>
                <w:rFonts w:asciiTheme="minorHAnsi" w:hAnsiTheme="minorHAnsi" w:cstheme="minorHAnsi"/>
                <w:sz w:val="10"/>
                <w:szCs w:val="10"/>
                <w:rPrChange w:id="7215" w:author="Adrian Moir (amoir)" w:date="2024-11-04T12:20:00Z" w16du:dateUtc="2024-11-04T11:20:00Z">
                  <w:rPr>
                    <w:ins w:id="7216" w:author="Adrian Moir (amoir)" w:date="2024-11-04T12:18:00Z"/>
                  </w:rPr>
                </w:rPrChange>
              </w:rPr>
              <w:pPrChange w:id="7217" w:author="Adrian Moir (amoir)" w:date="2024-11-04T12:27:00Z" w16du:dateUtc="2024-11-04T11:27:00Z">
                <w:pPr/>
              </w:pPrChange>
            </w:pPr>
            <w:ins w:id="721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1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6E86D330" w14:textId="77777777" w:rsidTr="005112CF">
        <w:trPr>
          <w:trHeight w:val="320"/>
          <w:jc w:val="center"/>
          <w:ins w:id="7220" w:author="Adrian Moir (amoir)" w:date="2024-11-04T12:18:00Z"/>
          <w:trPrChange w:id="722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22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81B537E" w14:textId="77777777" w:rsidR="002E0EAC" w:rsidRPr="005112CF" w:rsidRDefault="002E0EAC">
            <w:pPr>
              <w:jc w:val="center"/>
              <w:rPr>
                <w:ins w:id="7223" w:author="Adrian Moir (amoir)" w:date="2024-11-04T12:18:00Z"/>
                <w:rFonts w:asciiTheme="minorHAnsi" w:hAnsiTheme="minorHAnsi" w:cstheme="minorHAnsi"/>
                <w:sz w:val="10"/>
                <w:szCs w:val="10"/>
                <w:rPrChange w:id="7224" w:author="Adrian Moir (amoir)" w:date="2024-11-04T12:20:00Z" w16du:dateUtc="2024-11-04T11:20:00Z">
                  <w:rPr>
                    <w:ins w:id="7225" w:author="Adrian Moir (amoir)" w:date="2024-11-04T12:18:00Z"/>
                  </w:rPr>
                </w:rPrChange>
              </w:rPr>
              <w:pPrChange w:id="7226" w:author="Adrian Moir (amoir)" w:date="2024-11-04T12:27:00Z" w16du:dateUtc="2024-11-04T11:27:00Z">
                <w:pPr/>
              </w:pPrChange>
            </w:pPr>
            <w:ins w:id="722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28" w:author="Adrian Moir (amoir)" w:date="2024-11-04T12:20:00Z" w16du:dateUtc="2024-11-04T11:20:00Z">
                    <w:rPr/>
                  </w:rPrChange>
                </w:rPr>
                <w:t>af70ab79-bee9-4918-a208-b1a9706684e2</w:t>
              </w:r>
            </w:ins>
          </w:p>
        </w:tc>
        <w:tc>
          <w:tcPr>
            <w:tcW w:w="725" w:type="dxa"/>
            <w:noWrap/>
            <w:hideMark/>
            <w:tcPrChange w:id="722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0B5ED55B" w14:textId="77777777" w:rsidR="002E0EAC" w:rsidRPr="005112CF" w:rsidRDefault="002E0EAC">
            <w:pPr>
              <w:jc w:val="center"/>
              <w:rPr>
                <w:ins w:id="7230" w:author="Adrian Moir (amoir)" w:date="2024-11-04T12:18:00Z"/>
                <w:rFonts w:asciiTheme="minorHAnsi" w:hAnsiTheme="minorHAnsi" w:cstheme="minorHAnsi"/>
                <w:sz w:val="10"/>
                <w:szCs w:val="10"/>
                <w:rPrChange w:id="7231" w:author="Adrian Moir (amoir)" w:date="2024-11-04T12:20:00Z" w16du:dateUtc="2024-11-04T11:20:00Z">
                  <w:rPr>
                    <w:ins w:id="7232" w:author="Adrian Moir (amoir)" w:date="2024-11-04T12:18:00Z"/>
                  </w:rPr>
                </w:rPrChange>
              </w:rPr>
              <w:pPrChange w:id="7233" w:author="Adrian Moir (amoir)" w:date="2024-11-04T12:27:00Z" w16du:dateUtc="2024-11-04T11:27:00Z">
                <w:pPr/>
              </w:pPrChange>
            </w:pPr>
            <w:proofErr w:type="spellStart"/>
            <w:ins w:id="723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35" w:author="Adrian Moir (amoir)" w:date="2024-11-04T12:20:00Z" w16du:dateUtc="2024-11-04T11:20:00Z">
                    <w:rPr/>
                  </w:rPrChange>
                </w:rPr>
                <w:t>npa-qstor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23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02BA999" w14:textId="77777777" w:rsidR="002E0EAC" w:rsidRPr="005112CF" w:rsidRDefault="002E0EAC">
            <w:pPr>
              <w:jc w:val="center"/>
              <w:rPr>
                <w:ins w:id="7237" w:author="Adrian Moir (amoir)" w:date="2024-11-04T12:18:00Z"/>
                <w:rFonts w:asciiTheme="minorHAnsi" w:hAnsiTheme="minorHAnsi" w:cstheme="minorHAnsi"/>
                <w:sz w:val="10"/>
                <w:szCs w:val="10"/>
                <w:rPrChange w:id="7238" w:author="Adrian Moir (amoir)" w:date="2024-11-04T12:20:00Z" w16du:dateUtc="2024-11-04T11:20:00Z">
                  <w:rPr>
                    <w:ins w:id="7239" w:author="Adrian Moir (amoir)" w:date="2024-11-04T12:18:00Z"/>
                  </w:rPr>
                </w:rPrChange>
              </w:rPr>
              <w:pPrChange w:id="7240" w:author="Adrian Moir (amoir)" w:date="2024-11-04T12:27:00Z" w16du:dateUtc="2024-11-04T11:27:00Z">
                <w:pPr/>
              </w:pPrChange>
            </w:pPr>
            <w:ins w:id="724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42" w:author="Adrian Moir (amoir)" w:date="2024-11-04T12:20:00Z" w16du:dateUtc="2024-11-04T11:20:00Z">
                    <w:rPr/>
                  </w:rPrChange>
                </w:rPr>
                <w:t>|172.25.14.149|10.160.121.20</w:t>
              </w:r>
            </w:ins>
          </w:p>
        </w:tc>
        <w:tc>
          <w:tcPr>
            <w:tcW w:w="628" w:type="dxa"/>
            <w:noWrap/>
            <w:hideMark/>
            <w:tcPrChange w:id="724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6162C7F" w14:textId="77777777" w:rsidR="002E0EAC" w:rsidRPr="005112CF" w:rsidRDefault="002E0EAC">
            <w:pPr>
              <w:jc w:val="center"/>
              <w:rPr>
                <w:ins w:id="7244" w:author="Adrian Moir (amoir)" w:date="2024-11-04T12:18:00Z"/>
                <w:rFonts w:asciiTheme="minorHAnsi" w:hAnsiTheme="minorHAnsi" w:cstheme="minorHAnsi"/>
                <w:sz w:val="10"/>
                <w:szCs w:val="10"/>
                <w:rPrChange w:id="7245" w:author="Adrian Moir (amoir)" w:date="2024-11-04T12:20:00Z" w16du:dateUtc="2024-11-04T11:20:00Z">
                  <w:rPr>
                    <w:ins w:id="7246" w:author="Adrian Moir (amoir)" w:date="2024-11-04T12:18:00Z"/>
                  </w:rPr>
                </w:rPrChange>
              </w:rPr>
              <w:pPrChange w:id="7247" w:author="Adrian Moir (amoir)" w:date="2024-11-04T12:27:00Z" w16du:dateUtc="2024-11-04T11:27:00Z">
                <w:pPr/>
              </w:pPrChange>
            </w:pPr>
            <w:ins w:id="724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4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25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BB5DCC8" w14:textId="77777777" w:rsidR="002E0EAC" w:rsidRPr="005112CF" w:rsidRDefault="002E0EAC">
            <w:pPr>
              <w:jc w:val="center"/>
              <w:rPr>
                <w:ins w:id="7251" w:author="Adrian Moir (amoir)" w:date="2024-11-04T12:18:00Z"/>
                <w:rFonts w:asciiTheme="minorHAnsi" w:hAnsiTheme="minorHAnsi" w:cstheme="minorHAnsi"/>
                <w:sz w:val="10"/>
                <w:szCs w:val="10"/>
                <w:rPrChange w:id="7252" w:author="Adrian Moir (amoir)" w:date="2024-11-04T12:20:00Z" w16du:dateUtc="2024-11-04T11:20:00Z">
                  <w:rPr>
                    <w:ins w:id="7253" w:author="Adrian Moir (amoir)" w:date="2024-11-04T12:18:00Z"/>
                  </w:rPr>
                </w:rPrChange>
              </w:rPr>
              <w:pPrChange w:id="7254" w:author="Adrian Moir (amoir)" w:date="2024-11-04T12:27:00Z" w16du:dateUtc="2024-11-04T11:27:00Z">
                <w:pPr/>
              </w:pPrChange>
            </w:pPr>
            <w:proofErr w:type="spellStart"/>
            <w:ins w:id="725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5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25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AE3938F" w14:textId="77777777" w:rsidR="002E0EAC" w:rsidRPr="005112CF" w:rsidRDefault="002E0EAC">
            <w:pPr>
              <w:jc w:val="center"/>
              <w:rPr>
                <w:ins w:id="7258" w:author="Adrian Moir (amoir)" w:date="2024-11-04T12:18:00Z"/>
                <w:rFonts w:asciiTheme="minorHAnsi" w:hAnsiTheme="minorHAnsi" w:cstheme="minorHAnsi"/>
                <w:sz w:val="10"/>
                <w:szCs w:val="10"/>
                <w:rPrChange w:id="7259" w:author="Adrian Moir (amoir)" w:date="2024-11-04T12:20:00Z" w16du:dateUtc="2024-11-04T11:20:00Z">
                  <w:rPr>
                    <w:ins w:id="7260" w:author="Adrian Moir (amoir)" w:date="2024-11-04T12:18:00Z"/>
                  </w:rPr>
                </w:rPrChange>
              </w:rPr>
              <w:pPrChange w:id="7261" w:author="Adrian Moir (amoir)" w:date="2024-11-04T12:26:00Z" w16du:dateUtc="2024-11-04T11:26:00Z">
                <w:pPr/>
              </w:pPrChange>
            </w:pPr>
            <w:ins w:id="726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63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26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7A0C9E9" w14:textId="77777777" w:rsidR="002E0EAC" w:rsidRPr="005112CF" w:rsidRDefault="002E0EAC">
            <w:pPr>
              <w:jc w:val="center"/>
              <w:rPr>
                <w:ins w:id="7265" w:author="Adrian Moir (amoir)" w:date="2024-11-04T12:18:00Z"/>
                <w:rFonts w:asciiTheme="minorHAnsi" w:hAnsiTheme="minorHAnsi" w:cstheme="minorHAnsi"/>
                <w:sz w:val="10"/>
                <w:szCs w:val="10"/>
                <w:rPrChange w:id="7266" w:author="Adrian Moir (amoir)" w:date="2024-11-04T12:20:00Z" w16du:dateUtc="2024-11-04T11:20:00Z">
                  <w:rPr>
                    <w:ins w:id="7267" w:author="Adrian Moir (amoir)" w:date="2024-11-04T12:18:00Z"/>
                  </w:rPr>
                </w:rPrChange>
              </w:rPr>
              <w:pPrChange w:id="7268" w:author="Adrian Moir (amoir)" w:date="2024-11-04T12:26:00Z" w16du:dateUtc="2024-11-04T11:26:00Z">
                <w:pPr/>
              </w:pPrChange>
            </w:pPr>
            <w:ins w:id="726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70" w:author="Adrian Moir (amoir)" w:date="2024-11-04T12:20:00Z" w16du:dateUtc="2024-11-04T11:20:00Z">
                    <w:rPr/>
                  </w:rPrChange>
                </w:rPr>
                <w:t>1.35</w:t>
              </w:r>
            </w:ins>
          </w:p>
        </w:tc>
        <w:tc>
          <w:tcPr>
            <w:tcW w:w="902" w:type="dxa"/>
            <w:noWrap/>
            <w:hideMark/>
            <w:tcPrChange w:id="727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1E6EDE3E" w14:textId="77777777" w:rsidR="002E0EAC" w:rsidRPr="005112CF" w:rsidRDefault="002E0EAC">
            <w:pPr>
              <w:jc w:val="center"/>
              <w:rPr>
                <w:ins w:id="7272" w:author="Adrian Moir (amoir)" w:date="2024-11-04T12:18:00Z"/>
                <w:rFonts w:asciiTheme="minorHAnsi" w:hAnsiTheme="minorHAnsi" w:cstheme="minorHAnsi"/>
                <w:sz w:val="10"/>
                <w:szCs w:val="10"/>
                <w:rPrChange w:id="7273" w:author="Adrian Moir (amoir)" w:date="2024-11-04T12:20:00Z" w16du:dateUtc="2024-11-04T11:20:00Z">
                  <w:rPr>
                    <w:ins w:id="7274" w:author="Adrian Moir (amoir)" w:date="2024-11-04T12:18:00Z"/>
                  </w:rPr>
                </w:rPrChange>
              </w:rPr>
              <w:pPrChange w:id="7275" w:author="Adrian Moir (amoir)" w:date="2024-11-04T12:27:00Z" w16du:dateUtc="2024-11-04T11:27:00Z">
                <w:pPr/>
              </w:pPrChange>
            </w:pPr>
            <w:ins w:id="727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77" w:author="Adrian Moir (amoir)" w:date="2024-11-04T12:20:00Z" w16du:dateUtc="2024-11-04T11:20:00Z">
                    <w:rPr/>
                  </w:rPrChange>
                </w:rPr>
                <w:t>5</w:t>
              </w:r>
            </w:ins>
          </w:p>
        </w:tc>
        <w:tc>
          <w:tcPr>
            <w:tcW w:w="1604" w:type="dxa"/>
            <w:noWrap/>
            <w:hideMark/>
            <w:tcPrChange w:id="727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E50A7E6" w14:textId="77777777" w:rsidR="002E0EAC" w:rsidRPr="005112CF" w:rsidRDefault="002E0EAC">
            <w:pPr>
              <w:jc w:val="center"/>
              <w:rPr>
                <w:ins w:id="7279" w:author="Adrian Moir (amoir)" w:date="2024-11-04T12:18:00Z"/>
                <w:rFonts w:asciiTheme="minorHAnsi" w:hAnsiTheme="minorHAnsi" w:cstheme="minorHAnsi"/>
                <w:sz w:val="10"/>
                <w:szCs w:val="10"/>
                <w:rPrChange w:id="7280" w:author="Adrian Moir (amoir)" w:date="2024-11-04T12:20:00Z" w16du:dateUtc="2024-11-04T11:20:00Z">
                  <w:rPr>
                    <w:ins w:id="7281" w:author="Adrian Moir (amoir)" w:date="2024-11-04T12:18:00Z"/>
                  </w:rPr>
                </w:rPrChange>
              </w:rPr>
              <w:pPrChange w:id="7282" w:author="Adrian Moir (amoir)" w:date="2024-11-04T12:27:00Z" w16du:dateUtc="2024-11-04T11:27:00Z">
                <w:pPr/>
              </w:pPrChange>
            </w:pPr>
            <w:ins w:id="728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8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8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8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28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1745DEF3" w14:textId="77777777" w:rsidR="002E0EAC" w:rsidRPr="005112CF" w:rsidRDefault="002E0EAC">
            <w:pPr>
              <w:jc w:val="center"/>
              <w:rPr>
                <w:ins w:id="7288" w:author="Adrian Moir (amoir)" w:date="2024-11-04T12:18:00Z"/>
                <w:rFonts w:asciiTheme="minorHAnsi" w:hAnsiTheme="minorHAnsi" w:cstheme="minorHAnsi"/>
                <w:sz w:val="10"/>
                <w:szCs w:val="10"/>
                <w:rPrChange w:id="7289" w:author="Adrian Moir (amoir)" w:date="2024-11-04T12:20:00Z" w16du:dateUtc="2024-11-04T11:20:00Z">
                  <w:rPr>
                    <w:ins w:id="7290" w:author="Adrian Moir (amoir)" w:date="2024-11-04T12:18:00Z"/>
                  </w:rPr>
                </w:rPrChange>
              </w:rPr>
              <w:pPrChange w:id="7291" w:author="Adrian Moir (amoir)" w:date="2024-11-04T12:27:00Z" w16du:dateUtc="2024-11-04T11:27:00Z">
                <w:pPr/>
              </w:pPrChange>
            </w:pPr>
            <w:ins w:id="729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29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12FA43DB" w14:textId="77777777" w:rsidTr="005112CF">
        <w:trPr>
          <w:trHeight w:val="320"/>
          <w:jc w:val="center"/>
          <w:ins w:id="7294" w:author="Adrian Moir (amoir)" w:date="2024-11-04T12:18:00Z"/>
          <w:trPrChange w:id="729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29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4560BA25" w14:textId="77777777" w:rsidR="002E0EAC" w:rsidRPr="005112CF" w:rsidRDefault="002E0EAC">
            <w:pPr>
              <w:jc w:val="center"/>
              <w:rPr>
                <w:ins w:id="7297" w:author="Adrian Moir (amoir)" w:date="2024-11-04T12:18:00Z"/>
                <w:rFonts w:asciiTheme="minorHAnsi" w:hAnsiTheme="minorHAnsi" w:cstheme="minorHAnsi"/>
                <w:sz w:val="10"/>
                <w:szCs w:val="10"/>
                <w:rPrChange w:id="7298" w:author="Adrian Moir (amoir)" w:date="2024-11-04T12:20:00Z" w16du:dateUtc="2024-11-04T11:20:00Z">
                  <w:rPr>
                    <w:ins w:id="7299" w:author="Adrian Moir (amoir)" w:date="2024-11-04T12:18:00Z"/>
                  </w:rPr>
                </w:rPrChange>
              </w:rPr>
              <w:pPrChange w:id="7300" w:author="Adrian Moir (amoir)" w:date="2024-11-04T12:27:00Z" w16du:dateUtc="2024-11-04T11:27:00Z">
                <w:pPr/>
              </w:pPrChange>
            </w:pPr>
            <w:ins w:id="730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02" w:author="Adrian Moir (amoir)" w:date="2024-11-04T12:20:00Z" w16du:dateUtc="2024-11-04T11:20:00Z">
                    <w:rPr/>
                  </w:rPrChange>
                </w:rPr>
                <w:t>c876a08d-326f-411f-9e78-00305a0c9b0c</w:t>
              </w:r>
            </w:ins>
          </w:p>
        </w:tc>
        <w:tc>
          <w:tcPr>
            <w:tcW w:w="725" w:type="dxa"/>
            <w:noWrap/>
            <w:hideMark/>
            <w:tcPrChange w:id="730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2AD1F1E3" w14:textId="77777777" w:rsidR="002E0EAC" w:rsidRPr="005112CF" w:rsidRDefault="002E0EAC">
            <w:pPr>
              <w:jc w:val="center"/>
              <w:rPr>
                <w:ins w:id="7304" w:author="Adrian Moir (amoir)" w:date="2024-11-04T12:18:00Z"/>
                <w:rFonts w:asciiTheme="minorHAnsi" w:hAnsiTheme="minorHAnsi" w:cstheme="minorHAnsi"/>
                <w:sz w:val="10"/>
                <w:szCs w:val="10"/>
                <w:rPrChange w:id="7305" w:author="Adrian Moir (amoir)" w:date="2024-11-04T12:20:00Z" w16du:dateUtc="2024-11-04T11:20:00Z">
                  <w:rPr>
                    <w:ins w:id="7306" w:author="Adrian Moir (amoir)" w:date="2024-11-04T12:18:00Z"/>
                  </w:rPr>
                </w:rPrChange>
              </w:rPr>
              <w:pPrChange w:id="7307" w:author="Adrian Moir (amoir)" w:date="2024-11-04T12:27:00Z" w16du:dateUtc="2024-11-04T11:27:00Z">
                <w:pPr/>
              </w:pPrChange>
            </w:pPr>
            <w:proofErr w:type="spellStart"/>
            <w:ins w:id="730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09" w:author="Adrian Moir (amoir)" w:date="2024-11-04T12:20:00Z" w16du:dateUtc="2024-11-04T11:20:00Z">
                    <w:rPr/>
                  </w:rPrChange>
                </w:rPr>
                <w:t>ucl-qstor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31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3396024" w14:textId="77777777" w:rsidR="002E0EAC" w:rsidRPr="005112CF" w:rsidRDefault="002E0EAC">
            <w:pPr>
              <w:jc w:val="center"/>
              <w:rPr>
                <w:ins w:id="7311" w:author="Adrian Moir (amoir)" w:date="2024-11-04T12:18:00Z"/>
                <w:rFonts w:asciiTheme="minorHAnsi" w:hAnsiTheme="minorHAnsi" w:cstheme="minorHAnsi"/>
                <w:sz w:val="10"/>
                <w:szCs w:val="10"/>
                <w:rPrChange w:id="7312" w:author="Adrian Moir (amoir)" w:date="2024-11-04T12:20:00Z" w16du:dateUtc="2024-11-04T11:20:00Z">
                  <w:rPr>
                    <w:ins w:id="7313" w:author="Adrian Moir (amoir)" w:date="2024-11-04T12:18:00Z"/>
                  </w:rPr>
                </w:rPrChange>
              </w:rPr>
              <w:pPrChange w:id="7314" w:author="Adrian Moir (amoir)" w:date="2024-11-04T12:27:00Z" w16du:dateUtc="2024-11-04T11:27:00Z">
                <w:pPr/>
              </w:pPrChange>
            </w:pPr>
            <w:ins w:id="731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16" w:author="Adrian Moir (amoir)" w:date="2024-11-04T12:20:00Z" w16du:dateUtc="2024-11-04T11:20:00Z">
                    <w:rPr/>
                  </w:rPrChange>
                </w:rPr>
                <w:t>|172.25.14.152|10.160.128.20</w:t>
              </w:r>
            </w:ins>
          </w:p>
        </w:tc>
        <w:tc>
          <w:tcPr>
            <w:tcW w:w="628" w:type="dxa"/>
            <w:noWrap/>
            <w:hideMark/>
            <w:tcPrChange w:id="731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B2A1447" w14:textId="77777777" w:rsidR="002E0EAC" w:rsidRPr="005112CF" w:rsidRDefault="002E0EAC">
            <w:pPr>
              <w:jc w:val="center"/>
              <w:rPr>
                <w:ins w:id="7318" w:author="Adrian Moir (amoir)" w:date="2024-11-04T12:18:00Z"/>
                <w:rFonts w:asciiTheme="minorHAnsi" w:hAnsiTheme="minorHAnsi" w:cstheme="minorHAnsi"/>
                <w:sz w:val="10"/>
                <w:szCs w:val="10"/>
                <w:rPrChange w:id="7319" w:author="Adrian Moir (amoir)" w:date="2024-11-04T12:20:00Z" w16du:dateUtc="2024-11-04T11:20:00Z">
                  <w:rPr>
                    <w:ins w:id="7320" w:author="Adrian Moir (amoir)" w:date="2024-11-04T12:18:00Z"/>
                  </w:rPr>
                </w:rPrChange>
              </w:rPr>
              <w:pPrChange w:id="7321" w:author="Adrian Moir (amoir)" w:date="2024-11-04T12:27:00Z" w16du:dateUtc="2024-11-04T11:27:00Z">
                <w:pPr/>
              </w:pPrChange>
            </w:pPr>
            <w:ins w:id="732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2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32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858C167" w14:textId="77777777" w:rsidR="002E0EAC" w:rsidRPr="005112CF" w:rsidRDefault="002E0EAC">
            <w:pPr>
              <w:jc w:val="center"/>
              <w:rPr>
                <w:ins w:id="7325" w:author="Adrian Moir (amoir)" w:date="2024-11-04T12:18:00Z"/>
                <w:rFonts w:asciiTheme="minorHAnsi" w:hAnsiTheme="minorHAnsi" w:cstheme="minorHAnsi"/>
                <w:sz w:val="10"/>
                <w:szCs w:val="10"/>
                <w:rPrChange w:id="7326" w:author="Adrian Moir (amoir)" w:date="2024-11-04T12:20:00Z" w16du:dateUtc="2024-11-04T11:20:00Z">
                  <w:rPr>
                    <w:ins w:id="7327" w:author="Adrian Moir (amoir)" w:date="2024-11-04T12:18:00Z"/>
                  </w:rPr>
                </w:rPrChange>
              </w:rPr>
              <w:pPrChange w:id="7328" w:author="Adrian Moir (amoir)" w:date="2024-11-04T12:27:00Z" w16du:dateUtc="2024-11-04T11:27:00Z">
                <w:pPr/>
              </w:pPrChange>
            </w:pPr>
            <w:proofErr w:type="spellStart"/>
            <w:ins w:id="732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3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33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00095EA" w14:textId="77777777" w:rsidR="002E0EAC" w:rsidRPr="005112CF" w:rsidRDefault="002E0EAC">
            <w:pPr>
              <w:jc w:val="center"/>
              <w:rPr>
                <w:ins w:id="7332" w:author="Adrian Moir (amoir)" w:date="2024-11-04T12:18:00Z"/>
                <w:rFonts w:asciiTheme="minorHAnsi" w:hAnsiTheme="minorHAnsi" w:cstheme="minorHAnsi"/>
                <w:sz w:val="10"/>
                <w:szCs w:val="10"/>
                <w:rPrChange w:id="7333" w:author="Adrian Moir (amoir)" w:date="2024-11-04T12:20:00Z" w16du:dateUtc="2024-11-04T11:20:00Z">
                  <w:rPr>
                    <w:ins w:id="7334" w:author="Adrian Moir (amoir)" w:date="2024-11-04T12:18:00Z"/>
                  </w:rPr>
                </w:rPrChange>
              </w:rPr>
              <w:pPrChange w:id="7335" w:author="Adrian Moir (amoir)" w:date="2024-11-04T12:26:00Z" w16du:dateUtc="2024-11-04T11:26:00Z">
                <w:pPr/>
              </w:pPrChange>
            </w:pPr>
            <w:ins w:id="733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37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33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183F179" w14:textId="77777777" w:rsidR="002E0EAC" w:rsidRPr="005112CF" w:rsidRDefault="002E0EAC">
            <w:pPr>
              <w:jc w:val="center"/>
              <w:rPr>
                <w:ins w:id="7339" w:author="Adrian Moir (amoir)" w:date="2024-11-04T12:18:00Z"/>
                <w:rFonts w:asciiTheme="minorHAnsi" w:hAnsiTheme="minorHAnsi" w:cstheme="minorHAnsi"/>
                <w:sz w:val="10"/>
                <w:szCs w:val="10"/>
                <w:rPrChange w:id="7340" w:author="Adrian Moir (amoir)" w:date="2024-11-04T12:20:00Z" w16du:dateUtc="2024-11-04T11:20:00Z">
                  <w:rPr>
                    <w:ins w:id="7341" w:author="Adrian Moir (amoir)" w:date="2024-11-04T12:18:00Z"/>
                  </w:rPr>
                </w:rPrChange>
              </w:rPr>
              <w:pPrChange w:id="7342" w:author="Adrian Moir (amoir)" w:date="2024-11-04T12:26:00Z" w16du:dateUtc="2024-11-04T11:26:00Z">
                <w:pPr/>
              </w:pPrChange>
            </w:pPr>
            <w:ins w:id="734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44" w:author="Adrian Moir (amoir)" w:date="2024-11-04T12:20:00Z" w16du:dateUtc="2024-11-04T11:20:00Z">
                    <w:rPr/>
                  </w:rPrChange>
                </w:rPr>
                <w:t>0.09</w:t>
              </w:r>
            </w:ins>
          </w:p>
        </w:tc>
        <w:tc>
          <w:tcPr>
            <w:tcW w:w="902" w:type="dxa"/>
            <w:noWrap/>
            <w:hideMark/>
            <w:tcPrChange w:id="734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2DD38308" w14:textId="77777777" w:rsidR="002E0EAC" w:rsidRPr="005112CF" w:rsidRDefault="002E0EAC">
            <w:pPr>
              <w:jc w:val="center"/>
              <w:rPr>
                <w:ins w:id="7346" w:author="Adrian Moir (amoir)" w:date="2024-11-04T12:18:00Z"/>
                <w:rFonts w:asciiTheme="minorHAnsi" w:hAnsiTheme="minorHAnsi" w:cstheme="minorHAnsi"/>
                <w:sz w:val="10"/>
                <w:szCs w:val="10"/>
                <w:rPrChange w:id="7347" w:author="Adrian Moir (amoir)" w:date="2024-11-04T12:20:00Z" w16du:dateUtc="2024-11-04T11:20:00Z">
                  <w:rPr>
                    <w:ins w:id="7348" w:author="Adrian Moir (amoir)" w:date="2024-11-04T12:18:00Z"/>
                  </w:rPr>
                </w:rPrChange>
              </w:rPr>
              <w:pPrChange w:id="7349" w:author="Adrian Moir (amoir)" w:date="2024-11-04T12:27:00Z" w16du:dateUtc="2024-11-04T11:27:00Z">
                <w:pPr/>
              </w:pPrChange>
            </w:pPr>
            <w:ins w:id="735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51" w:author="Adrian Moir (amoir)" w:date="2024-11-04T12:20:00Z" w16du:dateUtc="2024-11-04T11:20:00Z">
                    <w:rPr/>
                  </w:rPrChange>
                </w:rPr>
                <w:t>1</w:t>
              </w:r>
            </w:ins>
          </w:p>
        </w:tc>
        <w:tc>
          <w:tcPr>
            <w:tcW w:w="1604" w:type="dxa"/>
            <w:noWrap/>
            <w:hideMark/>
            <w:tcPrChange w:id="735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26568387" w14:textId="77777777" w:rsidR="002E0EAC" w:rsidRPr="005112CF" w:rsidRDefault="002E0EAC">
            <w:pPr>
              <w:jc w:val="center"/>
              <w:rPr>
                <w:ins w:id="7353" w:author="Adrian Moir (amoir)" w:date="2024-11-04T12:18:00Z"/>
                <w:rFonts w:asciiTheme="minorHAnsi" w:hAnsiTheme="minorHAnsi" w:cstheme="minorHAnsi"/>
                <w:sz w:val="10"/>
                <w:szCs w:val="10"/>
                <w:rPrChange w:id="7354" w:author="Adrian Moir (amoir)" w:date="2024-11-04T12:20:00Z" w16du:dateUtc="2024-11-04T11:20:00Z">
                  <w:rPr>
                    <w:ins w:id="7355" w:author="Adrian Moir (amoir)" w:date="2024-11-04T12:18:00Z"/>
                  </w:rPr>
                </w:rPrChange>
              </w:rPr>
              <w:pPrChange w:id="7356" w:author="Adrian Moir (amoir)" w:date="2024-11-04T12:27:00Z" w16du:dateUtc="2024-11-04T11:27:00Z">
                <w:pPr/>
              </w:pPrChange>
            </w:pPr>
            <w:ins w:id="735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5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5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6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36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0009FAB" w14:textId="77777777" w:rsidR="002E0EAC" w:rsidRPr="005112CF" w:rsidRDefault="002E0EAC">
            <w:pPr>
              <w:jc w:val="center"/>
              <w:rPr>
                <w:ins w:id="7362" w:author="Adrian Moir (amoir)" w:date="2024-11-04T12:18:00Z"/>
                <w:rFonts w:asciiTheme="minorHAnsi" w:hAnsiTheme="minorHAnsi" w:cstheme="minorHAnsi"/>
                <w:sz w:val="10"/>
                <w:szCs w:val="10"/>
                <w:rPrChange w:id="7363" w:author="Adrian Moir (amoir)" w:date="2024-11-04T12:20:00Z" w16du:dateUtc="2024-11-04T11:20:00Z">
                  <w:rPr>
                    <w:ins w:id="7364" w:author="Adrian Moir (amoir)" w:date="2024-11-04T12:18:00Z"/>
                  </w:rPr>
                </w:rPrChange>
              </w:rPr>
              <w:pPrChange w:id="7365" w:author="Adrian Moir (amoir)" w:date="2024-11-04T12:27:00Z" w16du:dateUtc="2024-11-04T11:27:00Z">
                <w:pPr/>
              </w:pPrChange>
            </w:pPr>
            <w:ins w:id="736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67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614F27FC" w14:textId="77777777" w:rsidTr="005112CF">
        <w:trPr>
          <w:trHeight w:val="320"/>
          <w:jc w:val="center"/>
          <w:ins w:id="7368" w:author="Adrian Moir (amoir)" w:date="2024-11-04T12:18:00Z"/>
          <w:trPrChange w:id="736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37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609EF25" w14:textId="77777777" w:rsidR="002E0EAC" w:rsidRPr="005112CF" w:rsidRDefault="002E0EAC">
            <w:pPr>
              <w:jc w:val="center"/>
              <w:rPr>
                <w:ins w:id="7371" w:author="Adrian Moir (amoir)" w:date="2024-11-04T12:18:00Z"/>
                <w:rFonts w:asciiTheme="minorHAnsi" w:hAnsiTheme="minorHAnsi" w:cstheme="minorHAnsi"/>
                <w:sz w:val="10"/>
                <w:szCs w:val="10"/>
                <w:rPrChange w:id="7372" w:author="Adrian Moir (amoir)" w:date="2024-11-04T12:20:00Z" w16du:dateUtc="2024-11-04T11:20:00Z">
                  <w:rPr>
                    <w:ins w:id="7373" w:author="Adrian Moir (amoir)" w:date="2024-11-04T12:18:00Z"/>
                  </w:rPr>
                </w:rPrChange>
              </w:rPr>
              <w:pPrChange w:id="7374" w:author="Adrian Moir (amoir)" w:date="2024-11-04T12:27:00Z" w16du:dateUtc="2024-11-04T11:27:00Z">
                <w:pPr/>
              </w:pPrChange>
            </w:pPr>
            <w:ins w:id="737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76" w:author="Adrian Moir (amoir)" w:date="2024-11-04T12:20:00Z" w16du:dateUtc="2024-11-04T11:20:00Z">
                    <w:rPr/>
                  </w:rPrChange>
                </w:rPr>
                <w:t>2fff33bc-61c2-41fb-95f5-ebf0bb4ac74d</w:t>
              </w:r>
            </w:ins>
          </w:p>
        </w:tc>
        <w:tc>
          <w:tcPr>
            <w:tcW w:w="725" w:type="dxa"/>
            <w:noWrap/>
            <w:hideMark/>
            <w:tcPrChange w:id="737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662815F6" w14:textId="77777777" w:rsidR="002E0EAC" w:rsidRPr="005112CF" w:rsidRDefault="002E0EAC">
            <w:pPr>
              <w:jc w:val="center"/>
              <w:rPr>
                <w:ins w:id="7378" w:author="Adrian Moir (amoir)" w:date="2024-11-04T12:18:00Z"/>
                <w:rFonts w:asciiTheme="minorHAnsi" w:hAnsiTheme="minorHAnsi" w:cstheme="minorHAnsi"/>
                <w:sz w:val="10"/>
                <w:szCs w:val="10"/>
                <w:rPrChange w:id="7379" w:author="Adrian Moir (amoir)" w:date="2024-11-04T12:20:00Z" w16du:dateUtc="2024-11-04T11:20:00Z">
                  <w:rPr>
                    <w:ins w:id="7380" w:author="Adrian Moir (amoir)" w:date="2024-11-04T12:18:00Z"/>
                  </w:rPr>
                </w:rPrChange>
              </w:rPr>
              <w:pPrChange w:id="7381" w:author="Adrian Moir (amoir)" w:date="2024-11-04T12:27:00Z" w16du:dateUtc="2024-11-04T11:27:00Z">
                <w:pPr/>
              </w:pPrChange>
            </w:pPr>
            <w:proofErr w:type="spellStart"/>
            <w:ins w:id="738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83" w:author="Adrian Moir (amoir)" w:date="2024-11-04T12:20:00Z" w16du:dateUtc="2024-11-04T11:20:00Z">
                    <w:rPr/>
                  </w:rPrChange>
                </w:rPr>
                <w:t>cpm-qstor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38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ADF6F10" w14:textId="77777777" w:rsidR="002E0EAC" w:rsidRPr="005112CF" w:rsidRDefault="002E0EAC">
            <w:pPr>
              <w:jc w:val="center"/>
              <w:rPr>
                <w:ins w:id="7385" w:author="Adrian Moir (amoir)" w:date="2024-11-04T12:18:00Z"/>
                <w:rFonts w:asciiTheme="minorHAnsi" w:hAnsiTheme="minorHAnsi" w:cstheme="minorHAnsi"/>
                <w:sz w:val="10"/>
                <w:szCs w:val="10"/>
                <w:rPrChange w:id="7386" w:author="Adrian Moir (amoir)" w:date="2024-11-04T12:20:00Z" w16du:dateUtc="2024-11-04T11:20:00Z">
                  <w:rPr>
                    <w:ins w:id="7387" w:author="Adrian Moir (amoir)" w:date="2024-11-04T12:18:00Z"/>
                  </w:rPr>
                </w:rPrChange>
              </w:rPr>
              <w:pPrChange w:id="7388" w:author="Adrian Moir (amoir)" w:date="2024-11-04T12:27:00Z" w16du:dateUtc="2024-11-04T11:27:00Z">
                <w:pPr/>
              </w:pPrChange>
            </w:pPr>
            <w:ins w:id="738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90" w:author="Adrian Moir (amoir)" w:date="2024-11-04T12:20:00Z" w16du:dateUtc="2024-11-04T11:20:00Z">
                    <w:rPr/>
                  </w:rPrChange>
                </w:rPr>
                <w:t>|172.24.14.124|10.150.104.20</w:t>
              </w:r>
            </w:ins>
          </w:p>
        </w:tc>
        <w:tc>
          <w:tcPr>
            <w:tcW w:w="628" w:type="dxa"/>
            <w:noWrap/>
            <w:hideMark/>
            <w:tcPrChange w:id="739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8B4737B" w14:textId="77777777" w:rsidR="002E0EAC" w:rsidRPr="005112CF" w:rsidRDefault="002E0EAC">
            <w:pPr>
              <w:jc w:val="center"/>
              <w:rPr>
                <w:ins w:id="7392" w:author="Adrian Moir (amoir)" w:date="2024-11-04T12:18:00Z"/>
                <w:rFonts w:asciiTheme="minorHAnsi" w:hAnsiTheme="minorHAnsi" w:cstheme="minorHAnsi"/>
                <w:sz w:val="10"/>
                <w:szCs w:val="10"/>
                <w:rPrChange w:id="7393" w:author="Adrian Moir (amoir)" w:date="2024-11-04T12:20:00Z" w16du:dateUtc="2024-11-04T11:20:00Z">
                  <w:rPr>
                    <w:ins w:id="7394" w:author="Adrian Moir (amoir)" w:date="2024-11-04T12:18:00Z"/>
                  </w:rPr>
                </w:rPrChange>
              </w:rPr>
              <w:pPrChange w:id="7395" w:author="Adrian Moir (amoir)" w:date="2024-11-04T12:27:00Z" w16du:dateUtc="2024-11-04T11:27:00Z">
                <w:pPr/>
              </w:pPrChange>
            </w:pPr>
            <w:ins w:id="739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39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39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1DBF1824" w14:textId="77777777" w:rsidR="002E0EAC" w:rsidRPr="005112CF" w:rsidRDefault="002E0EAC">
            <w:pPr>
              <w:jc w:val="center"/>
              <w:rPr>
                <w:ins w:id="7399" w:author="Adrian Moir (amoir)" w:date="2024-11-04T12:18:00Z"/>
                <w:rFonts w:asciiTheme="minorHAnsi" w:hAnsiTheme="minorHAnsi" w:cstheme="minorHAnsi"/>
                <w:sz w:val="10"/>
                <w:szCs w:val="10"/>
                <w:rPrChange w:id="7400" w:author="Adrian Moir (amoir)" w:date="2024-11-04T12:20:00Z" w16du:dateUtc="2024-11-04T11:20:00Z">
                  <w:rPr>
                    <w:ins w:id="7401" w:author="Adrian Moir (amoir)" w:date="2024-11-04T12:18:00Z"/>
                  </w:rPr>
                </w:rPrChange>
              </w:rPr>
              <w:pPrChange w:id="7402" w:author="Adrian Moir (amoir)" w:date="2024-11-04T12:27:00Z" w16du:dateUtc="2024-11-04T11:27:00Z">
                <w:pPr/>
              </w:pPrChange>
            </w:pPr>
            <w:proofErr w:type="spellStart"/>
            <w:ins w:id="740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0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40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70DEA7B" w14:textId="77777777" w:rsidR="002E0EAC" w:rsidRPr="005112CF" w:rsidRDefault="002E0EAC">
            <w:pPr>
              <w:jc w:val="center"/>
              <w:rPr>
                <w:ins w:id="7406" w:author="Adrian Moir (amoir)" w:date="2024-11-04T12:18:00Z"/>
                <w:rFonts w:asciiTheme="minorHAnsi" w:hAnsiTheme="minorHAnsi" w:cstheme="minorHAnsi"/>
                <w:sz w:val="10"/>
                <w:szCs w:val="10"/>
                <w:rPrChange w:id="7407" w:author="Adrian Moir (amoir)" w:date="2024-11-04T12:20:00Z" w16du:dateUtc="2024-11-04T11:20:00Z">
                  <w:rPr>
                    <w:ins w:id="7408" w:author="Adrian Moir (amoir)" w:date="2024-11-04T12:18:00Z"/>
                  </w:rPr>
                </w:rPrChange>
              </w:rPr>
              <w:pPrChange w:id="7409" w:author="Adrian Moir (amoir)" w:date="2024-11-04T12:26:00Z" w16du:dateUtc="2024-11-04T11:26:00Z">
                <w:pPr/>
              </w:pPrChange>
            </w:pPr>
            <w:ins w:id="741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11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41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7BE93C82" w14:textId="77777777" w:rsidR="002E0EAC" w:rsidRPr="005112CF" w:rsidRDefault="002E0EAC">
            <w:pPr>
              <w:jc w:val="center"/>
              <w:rPr>
                <w:ins w:id="7413" w:author="Adrian Moir (amoir)" w:date="2024-11-04T12:18:00Z"/>
                <w:rFonts w:asciiTheme="minorHAnsi" w:hAnsiTheme="minorHAnsi" w:cstheme="minorHAnsi"/>
                <w:sz w:val="10"/>
                <w:szCs w:val="10"/>
                <w:rPrChange w:id="7414" w:author="Adrian Moir (amoir)" w:date="2024-11-04T12:20:00Z" w16du:dateUtc="2024-11-04T11:20:00Z">
                  <w:rPr>
                    <w:ins w:id="7415" w:author="Adrian Moir (amoir)" w:date="2024-11-04T12:18:00Z"/>
                  </w:rPr>
                </w:rPrChange>
              </w:rPr>
              <w:pPrChange w:id="7416" w:author="Adrian Moir (amoir)" w:date="2024-11-04T12:26:00Z" w16du:dateUtc="2024-11-04T11:26:00Z">
                <w:pPr/>
              </w:pPrChange>
            </w:pPr>
            <w:ins w:id="741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18" w:author="Adrian Moir (amoir)" w:date="2024-11-04T12:20:00Z" w16du:dateUtc="2024-11-04T11:20:00Z">
                    <w:rPr/>
                  </w:rPrChange>
                </w:rPr>
                <w:t>0.96</w:t>
              </w:r>
            </w:ins>
          </w:p>
        </w:tc>
        <w:tc>
          <w:tcPr>
            <w:tcW w:w="902" w:type="dxa"/>
            <w:noWrap/>
            <w:hideMark/>
            <w:tcPrChange w:id="741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DC34089" w14:textId="77777777" w:rsidR="002E0EAC" w:rsidRPr="005112CF" w:rsidRDefault="002E0EAC">
            <w:pPr>
              <w:jc w:val="center"/>
              <w:rPr>
                <w:ins w:id="7420" w:author="Adrian Moir (amoir)" w:date="2024-11-04T12:18:00Z"/>
                <w:rFonts w:asciiTheme="minorHAnsi" w:hAnsiTheme="minorHAnsi" w:cstheme="minorHAnsi"/>
                <w:sz w:val="10"/>
                <w:szCs w:val="10"/>
                <w:rPrChange w:id="7421" w:author="Adrian Moir (amoir)" w:date="2024-11-04T12:20:00Z" w16du:dateUtc="2024-11-04T11:20:00Z">
                  <w:rPr>
                    <w:ins w:id="7422" w:author="Adrian Moir (amoir)" w:date="2024-11-04T12:18:00Z"/>
                  </w:rPr>
                </w:rPrChange>
              </w:rPr>
              <w:pPrChange w:id="7423" w:author="Adrian Moir (amoir)" w:date="2024-11-04T12:27:00Z" w16du:dateUtc="2024-11-04T11:27:00Z">
                <w:pPr/>
              </w:pPrChange>
            </w:pPr>
            <w:ins w:id="742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25" w:author="Adrian Moir (amoir)" w:date="2024-11-04T12:20:00Z" w16du:dateUtc="2024-11-04T11:20:00Z">
                    <w:rPr/>
                  </w:rPrChange>
                </w:rPr>
                <w:t>2</w:t>
              </w:r>
            </w:ins>
          </w:p>
        </w:tc>
        <w:tc>
          <w:tcPr>
            <w:tcW w:w="1604" w:type="dxa"/>
            <w:noWrap/>
            <w:hideMark/>
            <w:tcPrChange w:id="742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68FA49C" w14:textId="77777777" w:rsidR="002E0EAC" w:rsidRPr="005112CF" w:rsidRDefault="002E0EAC">
            <w:pPr>
              <w:jc w:val="center"/>
              <w:rPr>
                <w:ins w:id="7427" w:author="Adrian Moir (amoir)" w:date="2024-11-04T12:18:00Z"/>
                <w:rFonts w:asciiTheme="minorHAnsi" w:hAnsiTheme="minorHAnsi" w:cstheme="minorHAnsi"/>
                <w:sz w:val="10"/>
                <w:szCs w:val="10"/>
                <w:rPrChange w:id="7428" w:author="Adrian Moir (amoir)" w:date="2024-11-04T12:20:00Z" w16du:dateUtc="2024-11-04T11:20:00Z">
                  <w:rPr>
                    <w:ins w:id="7429" w:author="Adrian Moir (amoir)" w:date="2024-11-04T12:18:00Z"/>
                  </w:rPr>
                </w:rPrChange>
              </w:rPr>
              <w:pPrChange w:id="7430" w:author="Adrian Moir (amoir)" w:date="2024-11-04T12:27:00Z" w16du:dateUtc="2024-11-04T11:27:00Z">
                <w:pPr/>
              </w:pPrChange>
            </w:pPr>
            <w:ins w:id="743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3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3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3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43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FAAAA2C" w14:textId="77777777" w:rsidR="002E0EAC" w:rsidRPr="005112CF" w:rsidRDefault="002E0EAC">
            <w:pPr>
              <w:jc w:val="center"/>
              <w:rPr>
                <w:ins w:id="7436" w:author="Adrian Moir (amoir)" w:date="2024-11-04T12:18:00Z"/>
                <w:rFonts w:asciiTheme="minorHAnsi" w:hAnsiTheme="minorHAnsi" w:cstheme="minorHAnsi"/>
                <w:sz w:val="10"/>
                <w:szCs w:val="10"/>
                <w:rPrChange w:id="7437" w:author="Adrian Moir (amoir)" w:date="2024-11-04T12:20:00Z" w16du:dateUtc="2024-11-04T11:20:00Z">
                  <w:rPr>
                    <w:ins w:id="7438" w:author="Adrian Moir (amoir)" w:date="2024-11-04T12:18:00Z"/>
                  </w:rPr>
                </w:rPrChange>
              </w:rPr>
              <w:pPrChange w:id="7439" w:author="Adrian Moir (amoir)" w:date="2024-11-04T12:27:00Z" w16du:dateUtc="2024-11-04T11:27:00Z">
                <w:pPr/>
              </w:pPrChange>
            </w:pPr>
            <w:ins w:id="744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4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477F19B8" w14:textId="77777777" w:rsidTr="005112CF">
        <w:trPr>
          <w:trHeight w:val="320"/>
          <w:jc w:val="center"/>
          <w:ins w:id="7442" w:author="Adrian Moir (amoir)" w:date="2024-11-04T12:18:00Z"/>
          <w:trPrChange w:id="744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44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4BDCBC2" w14:textId="77777777" w:rsidR="002E0EAC" w:rsidRPr="005112CF" w:rsidRDefault="002E0EAC">
            <w:pPr>
              <w:jc w:val="center"/>
              <w:rPr>
                <w:ins w:id="7445" w:author="Adrian Moir (amoir)" w:date="2024-11-04T12:18:00Z"/>
                <w:rFonts w:asciiTheme="minorHAnsi" w:hAnsiTheme="minorHAnsi" w:cstheme="minorHAnsi"/>
                <w:sz w:val="10"/>
                <w:szCs w:val="10"/>
                <w:rPrChange w:id="7446" w:author="Adrian Moir (amoir)" w:date="2024-11-04T12:20:00Z" w16du:dateUtc="2024-11-04T11:20:00Z">
                  <w:rPr>
                    <w:ins w:id="7447" w:author="Adrian Moir (amoir)" w:date="2024-11-04T12:18:00Z"/>
                  </w:rPr>
                </w:rPrChange>
              </w:rPr>
              <w:pPrChange w:id="7448" w:author="Adrian Moir (amoir)" w:date="2024-11-04T12:27:00Z" w16du:dateUtc="2024-11-04T11:27:00Z">
                <w:pPr/>
              </w:pPrChange>
            </w:pPr>
            <w:ins w:id="744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50" w:author="Adrian Moir (amoir)" w:date="2024-11-04T12:20:00Z" w16du:dateUtc="2024-11-04T11:20:00Z">
                    <w:rPr/>
                  </w:rPrChange>
                </w:rPr>
                <w:t>4dcf2b18-bca9-4c93-a9ed-6b3dd256667e</w:t>
              </w:r>
            </w:ins>
          </w:p>
        </w:tc>
        <w:tc>
          <w:tcPr>
            <w:tcW w:w="725" w:type="dxa"/>
            <w:noWrap/>
            <w:hideMark/>
            <w:tcPrChange w:id="745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03EA9D0" w14:textId="77777777" w:rsidR="002E0EAC" w:rsidRPr="005112CF" w:rsidRDefault="002E0EAC">
            <w:pPr>
              <w:jc w:val="center"/>
              <w:rPr>
                <w:ins w:id="7452" w:author="Adrian Moir (amoir)" w:date="2024-11-04T12:18:00Z"/>
                <w:rFonts w:asciiTheme="minorHAnsi" w:hAnsiTheme="minorHAnsi" w:cstheme="minorHAnsi"/>
                <w:sz w:val="10"/>
                <w:szCs w:val="10"/>
                <w:rPrChange w:id="7453" w:author="Adrian Moir (amoir)" w:date="2024-11-04T12:20:00Z" w16du:dateUtc="2024-11-04T11:20:00Z">
                  <w:rPr>
                    <w:ins w:id="7454" w:author="Adrian Moir (amoir)" w:date="2024-11-04T12:18:00Z"/>
                  </w:rPr>
                </w:rPrChange>
              </w:rPr>
              <w:pPrChange w:id="7455" w:author="Adrian Moir (amoir)" w:date="2024-11-04T12:27:00Z" w16du:dateUtc="2024-11-04T11:27:00Z">
                <w:pPr/>
              </w:pPrChange>
            </w:pPr>
            <w:proofErr w:type="spellStart"/>
            <w:ins w:id="745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57" w:author="Adrian Moir (amoir)" w:date="2024-11-04T12:20:00Z" w16du:dateUtc="2024-11-04T11:20:00Z">
                    <w:rPr/>
                  </w:rPrChange>
                </w:rPr>
                <w:t>fcm-qstor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45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F0596AF" w14:textId="77777777" w:rsidR="002E0EAC" w:rsidRPr="005112CF" w:rsidRDefault="002E0EAC">
            <w:pPr>
              <w:jc w:val="center"/>
              <w:rPr>
                <w:ins w:id="7459" w:author="Adrian Moir (amoir)" w:date="2024-11-04T12:18:00Z"/>
                <w:rFonts w:asciiTheme="minorHAnsi" w:hAnsiTheme="minorHAnsi" w:cstheme="minorHAnsi"/>
                <w:sz w:val="10"/>
                <w:szCs w:val="10"/>
                <w:rPrChange w:id="7460" w:author="Adrian Moir (amoir)" w:date="2024-11-04T12:20:00Z" w16du:dateUtc="2024-11-04T11:20:00Z">
                  <w:rPr>
                    <w:ins w:id="7461" w:author="Adrian Moir (amoir)" w:date="2024-11-04T12:18:00Z"/>
                  </w:rPr>
                </w:rPrChange>
              </w:rPr>
              <w:pPrChange w:id="7462" w:author="Adrian Moir (amoir)" w:date="2024-11-04T12:27:00Z" w16du:dateUtc="2024-11-04T11:27:00Z">
                <w:pPr/>
              </w:pPrChange>
            </w:pPr>
            <w:ins w:id="746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64" w:author="Adrian Moir (amoir)" w:date="2024-11-04T12:20:00Z" w16du:dateUtc="2024-11-04T11:20:00Z">
                    <w:rPr/>
                  </w:rPrChange>
                </w:rPr>
                <w:t>|172.24.14.142|10.150.106.20</w:t>
              </w:r>
            </w:ins>
          </w:p>
        </w:tc>
        <w:tc>
          <w:tcPr>
            <w:tcW w:w="628" w:type="dxa"/>
            <w:noWrap/>
            <w:hideMark/>
            <w:tcPrChange w:id="746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47296AA" w14:textId="77777777" w:rsidR="002E0EAC" w:rsidRPr="005112CF" w:rsidRDefault="002E0EAC">
            <w:pPr>
              <w:jc w:val="center"/>
              <w:rPr>
                <w:ins w:id="7466" w:author="Adrian Moir (amoir)" w:date="2024-11-04T12:18:00Z"/>
                <w:rFonts w:asciiTheme="minorHAnsi" w:hAnsiTheme="minorHAnsi" w:cstheme="minorHAnsi"/>
                <w:sz w:val="10"/>
                <w:szCs w:val="10"/>
                <w:rPrChange w:id="7467" w:author="Adrian Moir (amoir)" w:date="2024-11-04T12:20:00Z" w16du:dateUtc="2024-11-04T11:20:00Z">
                  <w:rPr>
                    <w:ins w:id="7468" w:author="Adrian Moir (amoir)" w:date="2024-11-04T12:18:00Z"/>
                  </w:rPr>
                </w:rPrChange>
              </w:rPr>
              <w:pPrChange w:id="7469" w:author="Adrian Moir (amoir)" w:date="2024-11-04T12:27:00Z" w16du:dateUtc="2024-11-04T11:27:00Z">
                <w:pPr/>
              </w:pPrChange>
            </w:pPr>
            <w:ins w:id="747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7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47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B0A9821" w14:textId="77777777" w:rsidR="002E0EAC" w:rsidRPr="005112CF" w:rsidRDefault="002E0EAC">
            <w:pPr>
              <w:jc w:val="center"/>
              <w:rPr>
                <w:ins w:id="7473" w:author="Adrian Moir (amoir)" w:date="2024-11-04T12:18:00Z"/>
                <w:rFonts w:asciiTheme="minorHAnsi" w:hAnsiTheme="minorHAnsi" w:cstheme="minorHAnsi"/>
                <w:sz w:val="10"/>
                <w:szCs w:val="10"/>
                <w:rPrChange w:id="7474" w:author="Adrian Moir (amoir)" w:date="2024-11-04T12:20:00Z" w16du:dateUtc="2024-11-04T11:20:00Z">
                  <w:rPr>
                    <w:ins w:id="7475" w:author="Adrian Moir (amoir)" w:date="2024-11-04T12:18:00Z"/>
                  </w:rPr>
                </w:rPrChange>
              </w:rPr>
              <w:pPrChange w:id="7476" w:author="Adrian Moir (amoir)" w:date="2024-11-04T12:27:00Z" w16du:dateUtc="2024-11-04T11:27:00Z">
                <w:pPr/>
              </w:pPrChange>
            </w:pPr>
            <w:proofErr w:type="spellStart"/>
            <w:ins w:id="747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7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47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07AEF73" w14:textId="77777777" w:rsidR="002E0EAC" w:rsidRPr="005112CF" w:rsidRDefault="002E0EAC">
            <w:pPr>
              <w:jc w:val="center"/>
              <w:rPr>
                <w:ins w:id="7480" w:author="Adrian Moir (amoir)" w:date="2024-11-04T12:18:00Z"/>
                <w:rFonts w:asciiTheme="minorHAnsi" w:hAnsiTheme="minorHAnsi" w:cstheme="minorHAnsi"/>
                <w:sz w:val="10"/>
                <w:szCs w:val="10"/>
                <w:rPrChange w:id="7481" w:author="Adrian Moir (amoir)" w:date="2024-11-04T12:20:00Z" w16du:dateUtc="2024-11-04T11:20:00Z">
                  <w:rPr>
                    <w:ins w:id="7482" w:author="Adrian Moir (amoir)" w:date="2024-11-04T12:18:00Z"/>
                  </w:rPr>
                </w:rPrChange>
              </w:rPr>
              <w:pPrChange w:id="7483" w:author="Adrian Moir (amoir)" w:date="2024-11-04T12:26:00Z" w16du:dateUtc="2024-11-04T11:26:00Z">
                <w:pPr/>
              </w:pPrChange>
            </w:pPr>
            <w:ins w:id="748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85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48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2740D0DE" w14:textId="77777777" w:rsidR="002E0EAC" w:rsidRPr="005112CF" w:rsidRDefault="002E0EAC">
            <w:pPr>
              <w:jc w:val="center"/>
              <w:rPr>
                <w:ins w:id="7487" w:author="Adrian Moir (amoir)" w:date="2024-11-04T12:18:00Z"/>
                <w:rFonts w:asciiTheme="minorHAnsi" w:hAnsiTheme="minorHAnsi" w:cstheme="minorHAnsi"/>
                <w:sz w:val="10"/>
                <w:szCs w:val="10"/>
                <w:rPrChange w:id="7488" w:author="Adrian Moir (amoir)" w:date="2024-11-04T12:20:00Z" w16du:dateUtc="2024-11-04T11:20:00Z">
                  <w:rPr>
                    <w:ins w:id="7489" w:author="Adrian Moir (amoir)" w:date="2024-11-04T12:18:00Z"/>
                  </w:rPr>
                </w:rPrChange>
              </w:rPr>
              <w:pPrChange w:id="7490" w:author="Adrian Moir (amoir)" w:date="2024-11-04T12:26:00Z" w16du:dateUtc="2024-11-04T11:26:00Z">
                <w:pPr/>
              </w:pPrChange>
            </w:pPr>
            <w:ins w:id="749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92" w:author="Adrian Moir (amoir)" w:date="2024-11-04T12:20:00Z" w16du:dateUtc="2024-11-04T11:20:00Z">
                    <w:rPr/>
                  </w:rPrChange>
                </w:rPr>
                <w:t>2.29</w:t>
              </w:r>
            </w:ins>
          </w:p>
        </w:tc>
        <w:tc>
          <w:tcPr>
            <w:tcW w:w="902" w:type="dxa"/>
            <w:noWrap/>
            <w:hideMark/>
            <w:tcPrChange w:id="749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C999010" w14:textId="77777777" w:rsidR="002E0EAC" w:rsidRPr="005112CF" w:rsidRDefault="002E0EAC">
            <w:pPr>
              <w:jc w:val="center"/>
              <w:rPr>
                <w:ins w:id="7494" w:author="Adrian Moir (amoir)" w:date="2024-11-04T12:18:00Z"/>
                <w:rFonts w:asciiTheme="minorHAnsi" w:hAnsiTheme="minorHAnsi" w:cstheme="minorHAnsi"/>
                <w:sz w:val="10"/>
                <w:szCs w:val="10"/>
                <w:rPrChange w:id="7495" w:author="Adrian Moir (amoir)" w:date="2024-11-04T12:20:00Z" w16du:dateUtc="2024-11-04T11:20:00Z">
                  <w:rPr>
                    <w:ins w:id="7496" w:author="Adrian Moir (amoir)" w:date="2024-11-04T12:18:00Z"/>
                  </w:rPr>
                </w:rPrChange>
              </w:rPr>
              <w:pPrChange w:id="7497" w:author="Adrian Moir (amoir)" w:date="2024-11-04T12:27:00Z" w16du:dateUtc="2024-11-04T11:27:00Z">
                <w:pPr/>
              </w:pPrChange>
            </w:pPr>
            <w:ins w:id="749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499" w:author="Adrian Moir (amoir)" w:date="2024-11-04T12:20:00Z" w16du:dateUtc="2024-11-04T11:20:00Z">
                    <w:rPr/>
                  </w:rPrChange>
                </w:rPr>
                <w:t>4</w:t>
              </w:r>
            </w:ins>
          </w:p>
        </w:tc>
        <w:tc>
          <w:tcPr>
            <w:tcW w:w="1604" w:type="dxa"/>
            <w:noWrap/>
            <w:hideMark/>
            <w:tcPrChange w:id="750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2A38B797" w14:textId="77777777" w:rsidR="002E0EAC" w:rsidRPr="005112CF" w:rsidRDefault="002E0EAC">
            <w:pPr>
              <w:jc w:val="center"/>
              <w:rPr>
                <w:ins w:id="7501" w:author="Adrian Moir (amoir)" w:date="2024-11-04T12:18:00Z"/>
                <w:rFonts w:asciiTheme="minorHAnsi" w:hAnsiTheme="minorHAnsi" w:cstheme="minorHAnsi"/>
                <w:sz w:val="10"/>
                <w:szCs w:val="10"/>
                <w:rPrChange w:id="7502" w:author="Adrian Moir (amoir)" w:date="2024-11-04T12:20:00Z" w16du:dateUtc="2024-11-04T11:20:00Z">
                  <w:rPr>
                    <w:ins w:id="7503" w:author="Adrian Moir (amoir)" w:date="2024-11-04T12:18:00Z"/>
                  </w:rPr>
                </w:rPrChange>
              </w:rPr>
              <w:pPrChange w:id="7504" w:author="Adrian Moir (amoir)" w:date="2024-11-04T12:27:00Z" w16du:dateUtc="2024-11-04T11:27:00Z">
                <w:pPr/>
              </w:pPrChange>
            </w:pPr>
            <w:ins w:id="750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0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0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08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50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CE7E668" w14:textId="77777777" w:rsidR="002E0EAC" w:rsidRPr="005112CF" w:rsidRDefault="002E0EAC">
            <w:pPr>
              <w:jc w:val="center"/>
              <w:rPr>
                <w:ins w:id="7510" w:author="Adrian Moir (amoir)" w:date="2024-11-04T12:18:00Z"/>
                <w:rFonts w:asciiTheme="minorHAnsi" w:hAnsiTheme="minorHAnsi" w:cstheme="minorHAnsi"/>
                <w:sz w:val="10"/>
                <w:szCs w:val="10"/>
                <w:rPrChange w:id="7511" w:author="Adrian Moir (amoir)" w:date="2024-11-04T12:20:00Z" w16du:dateUtc="2024-11-04T11:20:00Z">
                  <w:rPr>
                    <w:ins w:id="7512" w:author="Adrian Moir (amoir)" w:date="2024-11-04T12:18:00Z"/>
                  </w:rPr>
                </w:rPrChange>
              </w:rPr>
              <w:pPrChange w:id="7513" w:author="Adrian Moir (amoir)" w:date="2024-11-04T12:27:00Z" w16du:dateUtc="2024-11-04T11:27:00Z">
                <w:pPr/>
              </w:pPrChange>
            </w:pPr>
            <w:ins w:id="751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15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0CEC364F" w14:textId="77777777" w:rsidTr="005112CF">
        <w:trPr>
          <w:trHeight w:val="320"/>
          <w:jc w:val="center"/>
          <w:ins w:id="7516" w:author="Adrian Moir (amoir)" w:date="2024-11-04T12:18:00Z"/>
          <w:trPrChange w:id="751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51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720A7DEF" w14:textId="77777777" w:rsidR="002E0EAC" w:rsidRPr="005112CF" w:rsidRDefault="002E0EAC">
            <w:pPr>
              <w:jc w:val="center"/>
              <w:rPr>
                <w:ins w:id="7519" w:author="Adrian Moir (amoir)" w:date="2024-11-04T12:18:00Z"/>
                <w:rFonts w:asciiTheme="minorHAnsi" w:hAnsiTheme="minorHAnsi" w:cstheme="minorHAnsi"/>
                <w:sz w:val="10"/>
                <w:szCs w:val="10"/>
                <w:rPrChange w:id="7520" w:author="Adrian Moir (amoir)" w:date="2024-11-04T12:20:00Z" w16du:dateUtc="2024-11-04T11:20:00Z">
                  <w:rPr>
                    <w:ins w:id="7521" w:author="Adrian Moir (amoir)" w:date="2024-11-04T12:18:00Z"/>
                  </w:rPr>
                </w:rPrChange>
              </w:rPr>
              <w:pPrChange w:id="7522" w:author="Adrian Moir (amoir)" w:date="2024-11-04T12:27:00Z" w16du:dateUtc="2024-11-04T11:27:00Z">
                <w:pPr/>
              </w:pPrChange>
            </w:pPr>
            <w:ins w:id="752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24" w:author="Adrian Moir (amoir)" w:date="2024-11-04T12:20:00Z" w16du:dateUtc="2024-11-04T11:20:00Z">
                    <w:rPr/>
                  </w:rPrChange>
                </w:rPr>
                <w:t>af7db36a-bac5-401d-8942-2793c77bc634</w:t>
              </w:r>
            </w:ins>
          </w:p>
        </w:tc>
        <w:tc>
          <w:tcPr>
            <w:tcW w:w="725" w:type="dxa"/>
            <w:noWrap/>
            <w:hideMark/>
            <w:tcPrChange w:id="752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178E2EB7" w14:textId="77777777" w:rsidR="002E0EAC" w:rsidRPr="005112CF" w:rsidRDefault="002E0EAC">
            <w:pPr>
              <w:jc w:val="center"/>
              <w:rPr>
                <w:ins w:id="7526" w:author="Adrian Moir (amoir)" w:date="2024-11-04T12:18:00Z"/>
                <w:rFonts w:asciiTheme="minorHAnsi" w:hAnsiTheme="minorHAnsi" w:cstheme="minorHAnsi"/>
                <w:sz w:val="10"/>
                <w:szCs w:val="10"/>
                <w:rPrChange w:id="7527" w:author="Adrian Moir (amoir)" w:date="2024-11-04T12:20:00Z" w16du:dateUtc="2024-11-04T11:20:00Z">
                  <w:rPr>
                    <w:ins w:id="7528" w:author="Adrian Moir (amoir)" w:date="2024-11-04T12:18:00Z"/>
                  </w:rPr>
                </w:rPrChange>
              </w:rPr>
              <w:pPrChange w:id="7529" w:author="Adrian Moir (amoir)" w:date="2024-11-04T12:27:00Z" w16du:dateUtc="2024-11-04T11:27:00Z">
                <w:pPr/>
              </w:pPrChange>
            </w:pPr>
            <w:proofErr w:type="spellStart"/>
            <w:ins w:id="753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31" w:author="Adrian Moir (amoir)" w:date="2024-11-04T12:20:00Z" w16du:dateUtc="2024-11-04T11:20:00Z">
                    <w:rPr/>
                  </w:rPrChange>
                </w:rPr>
                <w:t>ccb-qstor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53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4A2E3BE" w14:textId="77777777" w:rsidR="002E0EAC" w:rsidRPr="005112CF" w:rsidRDefault="002E0EAC">
            <w:pPr>
              <w:jc w:val="center"/>
              <w:rPr>
                <w:ins w:id="7533" w:author="Adrian Moir (amoir)" w:date="2024-11-04T12:18:00Z"/>
                <w:rFonts w:asciiTheme="minorHAnsi" w:hAnsiTheme="minorHAnsi" w:cstheme="minorHAnsi"/>
                <w:sz w:val="10"/>
                <w:szCs w:val="10"/>
                <w:rPrChange w:id="7534" w:author="Adrian Moir (amoir)" w:date="2024-11-04T12:20:00Z" w16du:dateUtc="2024-11-04T11:20:00Z">
                  <w:rPr>
                    <w:ins w:id="7535" w:author="Adrian Moir (amoir)" w:date="2024-11-04T12:18:00Z"/>
                  </w:rPr>
                </w:rPrChange>
              </w:rPr>
              <w:pPrChange w:id="7536" w:author="Adrian Moir (amoir)" w:date="2024-11-04T12:27:00Z" w16du:dateUtc="2024-11-04T11:27:00Z">
                <w:pPr/>
              </w:pPrChange>
            </w:pPr>
            <w:ins w:id="753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38" w:author="Adrian Moir (amoir)" w:date="2024-11-04T12:20:00Z" w16du:dateUtc="2024-11-04T11:20:00Z">
                    <w:rPr/>
                  </w:rPrChange>
                </w:rPr>
                <w:t>|172.24.14.123|10.150.113.20</w:t>
              </w:r>
            </w:ins>
          </w:p>
        </w:tc>
        <w:tc>
          <w:tcPr>
            <w:tcW w:w="628" w:type="dxa"/>
            <w:noWrap/>
            <w:hideMark/>
            <w:tcPrChange w:id="753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807D1E1" w14:textId="77777777" w:rsidR="002E0EAC" w:rsidRPr="005112CF" w:rsidRDefault="002E0EAC">
            <w:pPr>
              <w:jc w:val="center"/>
              <w:rPr>
                <w:ins w:id="7540" w:author="Adrian Moir (amoir)" w:date="2024-11-04T12:18:00Z"/>
                <w:rFonts w:asciiTheme="minorHAnsi" w:hAnsiTheme="minorHAnsi" w:cstheme="minorHAnsi"/>
                <w:sz w:val="10"/>
                <w:szCs w:val="10"/>
                <w:rPrChange w:id="7541" w:author="Adrian Moir (amoir)" w:date="2024-11-04T12:20:00Z" w16du:dateUtc="2024-11-04T11:20:00Z">
                  <w:rPr>
                    <w:ins w:id="7542" w:author="Adrian Moir (amoir)" w:date="2024-11-04T12:18:00Z"/>
                  </w:rPr>
                </w:rPrChange>
              </w:rPr>
              <w:pPrChange w:id="7543" w:author="Adrian Moir (amoir)" w:date="2024-11-04T12:27:00Z" w16du:dateUtc="2024-11-04T11:27:00Z">
                <w:pPr/>
              </w:pPrChange>
            </w:pPr>
            <w:ins w:id="754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4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54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1F0B871F" w14:textId="77777777" w:rsidR="002E0EAC" w:rsidRPr="005112CF" w:rsidRDefault="002E0EAC">
            <w:pPr>
              <w:jc w:val="center"/>
              <w:rPr>
                <w:ins w:id="7547" w:author="Adrian Moir (amoir)" w:date="2024-11-04T12:18:00Z"/>
                <w:rFonts w:asciiTheme="minorHAnsi" w:hAnsiTheme="minorHAnsi" w:cstheme="minorHAnsi"/>
                <w:sz w:val="10"/>
                <w:szCs w:val="10"/>
                <w:rPrChange w:id="7548" w:author="Adrian Moir (amoir)" w:date="2024-11-04T12:20:00Z" w16du:dateUtc="2024-11-04T11:20:00Z">
                  <w:rPr>
                    <w:ins w:id="7549" w:author="Adrian Moir (amoir)" w:date="2024-11-04T12:18:00Z"/>
                  </w:rPr>
                </w:rPrChange>
              </w:rPr>
              <w:pPrChange w:id="7550" w:author="Adrian Moir (amoir)" w:date="2024-11-04T12:27:00Z" w16du:dateUtc="2024-11-04T11:27:00Z">
                <w:pPr/>
              </w:pPrChange>
            </w:pPr>
            <w:proofErr w:type="spellStart"/>
            <w:ins w:id="755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5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55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84B76B2" w14:textId="77777777" w:rsidR="002E0EAC" w:rsidRPr="005112CF" w:rsidRDefault="002E0EAC">
            <w:pPr>
              <w:jc w:val="center"/>
              <w:rPr>
                <w:ins w:id="7554" w:author="Adrian Moir (amoir)" w:date="2024-11-04T12:18:00Z"/>
                <w:rFonts w:asciiTheme="minorHAnsi" w:hAnsiTheme="minorHAnsi" w:cstheme="minorHAnsi"/>
                <w:sz w:val="10"/>
                <w:szCs w:val="10"/>
                <w:rPrChange w:id="7555" w:author="Adrian Moir (amoir)" w:date="2024-11-04T12:20:00Z" w16du:dateUtc="2024-11-04T11:20:00Z">
                  <w:rPr>
                    <w:ins w:id="7556" w:author="Adrian Moir (amoir)" w:date="2024-11-04T12:18:00Z"/>
                  </w:rPr>
                </w:rPrChange>
              </w:rPr>
              <w:pPrChange w:id="7557" w:author="Adrian Moir (amoir)" w:date="2024-11-04T12:26:00Z" w16du:dateUtc="2024-11-04T11:26:00Z">
                <w:pPr/>
              </w:pPrChange>
            </w:pPr>
            <w:ins w:id="755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59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56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22155A9D" w14:textId="77777777" w:rsidR="002E0EAC" w:rsidRPr="005112CF" w:rsidRDefault="002E0EAC">
            <w:pPr>
              <w:jc w:val="center"/>
              <w:rPr>
                <w:ins w:id="7561" w:author="Adrian Moir (amoir)" w:date="2024-11-04T12:18:00Z"/>
                <w:rFonts w:asciiTheme="minorHAnsi" w:hAnsiTheme="minorHAnsi" w:cstheme="minorHAnsi"/>
                <w:sz w:val="10"/>
                <w:szCs w:val="10"/>
                <w:rPrChange w:id="7562" w:author="Adrian Moir (amoir)" w:date="2024-11-04T12:20:00Z" w16du:dateUtc="2024-11-04T11:20:00Z">
                  <w:rPr>
                    <w:ins w:id="7563" w:author="Adrian Moir (amoir)" w:date="2024-11-04T12:18:00Z"/>
                  </w:rPr>
                </w:rPrChange>
              </w:rPr>
              <w:pPrChange w:id="7564" w:author="Adrian Moir (amoir)" w:date="2024-11-04T12:26:00Z" w16du:dateUtc="2024-11-04T11:26:00Z">
                <w:pPr/>
              </w:pPrChange>
            </w:pPr>
            <w:ins w:id="756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66" w:author="Adrian Moir (amoir)" w:date="2024-11-04T12:20:00Z" w16du:dateUtc="2024-11-04T11:20:00Z">
                    <w:rPr/>
                  </w:rPrChange>
                </w:rPr>
                <w:t>0.78</w:t>
              </w:r>
            </w:ins>
          </w:p>
        </w:tc>
        <w:tc>
          <w:tcPr>
            <w:tcW w:w="902" w:type="dxa"/>
            <w:noWrap/>
            <w:hideMark/>
            <w:tcPrChange w:id="756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28420B9C" w14:textId="77777777" w:rsidR="002E0EAC" w:rsidRPr="005112CF" w:rsidRDefault="002E0EAC">
            <w:pPr>
              <w:jc w:val="center"/>
              <w:rPr>
                <w:ins w:id="7568" w:author="Adrian Moir (amoir)" w:date="2024-11-04T12:18:00Z"/>
                <w:rFonts w:asciiTheme="minorHAnsi" w:hAnsiTheme="minorHAnsi" w:cstheme="minorHAnsi"/>
                <w:sz w:val="10"/>
                <w:szCs w:val="10"/>
                <w:rPrChange w:id="7569" w:author="Adrian Moir (amoir)" w:date="2024-11-04T12:20:00Z" w16du:dateUtc="2024-11-04T11:20:00Z">
                  <w:rPr>
                    <w:ins w:id="7570" w:author="Adrian Moir (amoir)" w:date="2024-11-04T12:18:00Z"/>
                  </w:rPr>
                </w:rPrChange>
              </w:rPr>
              <w:pPrChange w:id="7571" w:author="Adrian Moir (amoir)" w:date="2024-11-04T12:27:00Z" w16du:dateUtc="2024-11-04T11:27:00Z">
                <w:pPr/>
              </w:pPrChange>
            </w:pPr>
            <w:ins w:id="757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73" w:author="Adrian Moir (amoir)" w:date="2024-11-04T12:20:00Z" w16du:dateUtc="2024-11-04T11:20:00Z">
                    <w:rPr/>
                  </w:rPrChange>
                </w:rPr>
                <w:t>2</w:t>
              </w:r>
            </w:ins>
          </w:p>
        </w:tc>
        <w:tc>
          <w:tcPr>
            <w:tcW w:w="1604" w:type="dxa"/>
            <w:noWrap/>
            <w:hideMark/>
            <w:tcPrChange w:id="757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8C41998" w14:textId="77777777" w:rsidR="002E0EAC" w:rsidRPr="005112CF" w:rsidRDefault="002E0EAC">
            <w:pPr>
              <w:jc w:val="center"/>
              <w:rPr>
                <w:ins w:id="7575" w:author="Adrian Moir (amoir)" w:date="2024-11-04T12:18:00Z"/>
                <w:rFonts w:asciiTheme="minorHAnsi" w:hAnsiTheme="minorHAnsi" w:cstheme="minorHAnsi"/>
                <w:sz w:val="10"/>
                <w:szCs w:val="10"/>
                <w:rPrChange w:id="7576" w:author="Adrian Moir (amoir)" w:date="2024-11-04T12:20:00Z" w16du:dateUtc="2024-11-04T11:20:00Z">
                  <w:rPr>
                    <w:ins w:id="7577" w:author="Adrian Moir (amoir)" w:date="2024-11-04T12:18:00Z"/>
                  </w:rPr>
                </w:rPrChange>
              </w:rPr>
              <w:pPrChange w:id="7578" w:author="Adrian Moir (amoir)" w:date="2024-11-04T12:27:00Z" w16du:dateUtc="2024-11-04T11:27:00Z">
                <w:pPr/>
              </w:pPrChange>
            </w:pPr>
            <w:ins w:id="757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8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8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8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58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6169F5A" w14:textId="77777777" w:rsidR="002E0EAC" w:rsidRPr="005112CF" w:rsidRDefault="002E0EAC">
            <w:pPr>
              <w:jc w:val="center"/>
              <w:rPr>
                <w:ins w:id="7584" w:author="Adrian Moir (amoir)" w:date="2024-11-04T12:18:00Z"/>
                <w:rFonts w:asciiTheme="minorHAnsi" w:hAnsiTheme="minorHAnsi" w:cstheme="minorHAnsi"/>
                <w:sz w:val="10"/>
                <w:szCs w:val="10"/>
                <w:rPrChange w:id="7585" w:author="Adrian Moir (amoir)" w:date="2024-11-04T12:20:00Z" w16du:dateUtc="2024-11-04T11:20:00Z">
                  <w:rPr>
                    <w:ins w:id="7586" w:author="Adrian Moir (amoir)" w:date="2024-11-04T12:18:00Z"/>
                  </w:rPr>
                </w:rPrChange>
              </w:rPr>
              <w:pPrChange w:id="7587" w:author="Adrian Moir (amoir)" w:date="2024-11-04T12:27:00Z" w16du:dateUtc="2024-11-04T11:27:00Z">
                <w:pPr/>
              </w:pPrChange>
            </w:pPr>
            <w:ins w:id="758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8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424FA55A" w14:textId="77777777" w:rsidTr="005112CF">
        <w:trPr>
          <w:trHeight w:val="320"/>
          <w:jc w:val="center"/>
          <w:ins w:id="7590" w:author="Adrian Moir (amoir)" w:date="2024-11-04T12:18:00Z"/>
          <w:trPrChange w:id="759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59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5CEC3CC7" w14:textId="77777777" w:rsidR="002E0EAC" w:rsidRPr="005112CF" w:rsidRDefault="002E0EAC">
            <w:pPr>
              <w:jc w:val="center"/>
              <w:rPr>
                <w:ins w:id="7593" w:author="Adrian Moir (amoir)" w:date="2024-11-04T12:18:00Z"/>
                <w:rFonts w:asciiTheme="minorHAnsi" w:hAnsiTheme="minorHAnsi" w:cstheme="minorHAnsi"/>
                <w:sz w:val="10"/>
                <w:szCs w:val="10"/>
                <w:rPrChange w:id="7594" w:author="Adrian Moir (amoir)" w:date="2024-11-04T12:20:00Z" w16du:dateUtc="2024-11-04T11:20:00Z">
                  <w:rPr>
                    <w:ins w:id="7595" w:author="Adrian Moir (amoir)" w:date="2024-11-04T12:18:00Z"/>
                  </w:rPr>
                </w:rPrChange>
              </w:rPr>
              <w:pPrChange w:id="7596" w:author="Adrian Moir (amoir)" w:date="2024-11-04T12:27:00Z" w16du:dateUtc="2024-11-04T11:27:00Z">
                <w:pPr/>
              </w:pPrChange>
            </w:pPr>
            <w:ins w:id="759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598" w:author="Adrian Moir (amoir)" w:date="2024-11-04T12:20:00Z" w16du:dateUtc="2024-11-04T11:20:00Z">
                    <w:rPr/>
                  </w:rPrChange>
                </w:rPr>
                <w:t>38bd5ab2-62ef-4ee6-b9ee-dad8819ef509</w:t>
              </w:r>
            </w:ins>
          </w:p>
        </w:tc>
        <w:tc>
          <w:tcPr>
            <w:tcW w:w="725" w:type="dxa"/>
            <w:noWrap/>
            <w:hideMark/>
            <w:tcPrChange w:id="759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6DE49474" w14:textId="77777777" w:rsidR="002E0EAC" w:rsidRPr="005112CF" w:rsidRDefault="002E0EAC">
            <w:pPr>
              <w:jc w:val="center"/>
              <w:rPr>
                <w:ins w:id="7600" w:author="Adrian Moir (amoir)" w:date="2024-11-04T12:18:00Z"/>
                <w:rFonts w:asciiTheme="minorHAnsi" w:hAnsiTheme="minorHAnsi" w:cstheme="minorHAnsi"/>
                <w:sz w:val="10"/>
                <w:szCs w:val="10"/>
                <w:rPrChange w:id="7601" w:author="Adrian Moir (amoir)" w:date="2024-11-04T12:20:00Z" w16du:dateUtc="2024-11-04T11:20:00Z">
                  <w:rPr>
                    <w:ins w:id="7602" w:author="Adrian Moir (amoir)" w:date="2024-11-04T12:18:00Z"/>
                  </w:rPr>
                </w:rPrChange>
              </w:rPr>
              <w:pPrChange w:id="7603" w:author="Adrian Moir (amoir)" w:date="2024-11-04T12:27:00Z" w16du:dateUtc="2024-11-04T11:27:00Z">
                <w:pPr/>
              </w:pPrChange>
            </w:pPr>
            <w:proofErr w:type="spellStart"/>
            <w:ins w:id="76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05" w:author="Adrian Moir (amoir)" w:date="2024-11-04T12:20:00Z" w16du:dateUtc="2024-11-04T11:20:00Z">
                    <w:rPr/>
                  </w:rPrChange>
                </w:rPr>
                <w:t>cbr-qstor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60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75201123" w14:textId="77777777" w:rsidR="002E0EAC" w:rsidRPr="005112CF" w:rsidRDefault="002E0EAC">
            <w:pPr>
              <w:jc w:val="center"/>
              <w:rPr>
                <w:ins w:id="7607" w:author="Adrian Moir (amoir)" w:date="2024-11-04T12:18:00Z"/>
                <w:rFonts w:asciiTheme="minorHAnsi" w:hAnsiTheme="minorHAnsi" w:cstheme="minorHAnsi"/>
                <w:sz w:val="10"/>
                <w:szCs w:val="10"/>
                <w:rPrChange w:id="7608" w:author="Adrian Moir (amoir)" w:date="2024-11-04T12:20:00Z" w16du:dateUtc="2024-11-04T11:20:00Z">
                  <w:rPr>
                    <w:ins w:id="7609" w:author="Adrian Moir (amoir)" w:date="2024-11-04T12:18:00Z"/>
                  </w:rPr>
                </w:rPrChange>
              </w:rPr>
              <w:pPrChange w:id="7610" w:author="Adrian Moir (amoir)" w:date="2024-11-04T12:27:00Z" w16du:dateUtc="2024-11-04T11:27:00Z">
                <w:pPr/>
              </w:pPrChange>
            </w:pPr>
            <w:ins w:id="761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12" w:author="Adrian Moir (amoir)" w:date="2024-11-04T12:20:00Z" w16du:dateUtc="2024-11-04T11:20:00Z">
                    <w:rPr/>
                  </w:rPrChange>
                </w:rPr>
                <w:t>|172.24.14.122|10.150.137.21</w:t>
              </w:r>
            </w:ins>
          </w:p>
        </w:tc>
        <w:tc>
          <w:tcPr>
            <w:tcW w:w="628" w:type="dxa"/>
            <w:noWrap/>
            <w:hideMark/>
            <w:tcPrChange w:id="761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6A3E543D" w14:textId="77777777" w:rsidR="002E0EAC" w:rsidRPr="005112CF" w:rsidRDefault="002E0EAC">
            <w:pPr>
              <w:jc w:val="center"/>
              <w:rPr>
                <w:ins w:id="7614" w:author="Adrian Moir (amoir)" w:date="2024-11-04T12:18:00Z"/>
                <w:rFonts w:asciiTheme="minorHAnsi" w:hAnsiTheme="minorHAnsi" w:cstheme="minorHAnsi"/>
                <w:sz w:val="10"/>
                <w:szCs w:val="10"/>
                <w:rPrChange w:id="7615" w:author="Adrian Moir (amoir)" w:date="2024-11-04T12:20:00Z" w16du:dateUtc="2024-11-04T11:20:00Z">
                  <w:rPr>
                    <w:ins w:id="7616" w:author="Adrian Moir (amoir)" w:date="2024-11-04T12:18:00Z"/>
                  </w:rPr>
                </w:rPrChange>
              </w:rPr>
              <w:pPrChange w:id="7617" w:author="Adrian Moir (amoir)" w:date="2024-11-04T12:27:00Z" w16du:dateUtc="2024-11-04T11:27:00Z">
                <w:pPr/>
              </w:pPrChange>
            </w:pPr>
            <w:ins w:id="761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1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62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43290FB" w14:textId="77777777" w:rsidR="002E0EAC" w:rsidRPr="005112CF" w:rsidRDefault="002E0EAC">
            <w:pPr>
              <w:jc w:val="center"/>
              <w:rPr>
                <w:ins w:id="7621" w:author="Adrian Moir (amoir)" w:date="2024-11-04T12:18:00Z"/>
                <w:rFonts w:asciiTheme="minorHAnsi" w:hAnsiTheme="minorHAnsi" w:cstheme="minorHAnsi"/>
                <w:sz w:val="10"/>
                <w:szCs w:val="10"/>
                <w:rPrChange w:id="7622" w:author="Adrian Moir (amoir)" w:date="2024-11-04T12:20:00Z" w16du:dateUtc="2024-11-04T11:20:00Z">
                  <w:rPr>
                    <w:ins w:id="7623" w:author="Adrian Moir (amoir)" w:date="2024-11-04T12:18:00Z"/>
                  </w:rPr>
                </w:rPrChange>
              </w:rPr>
              <w:pPrChange w:id="7624" w:author="Adrian Moir (amoir)" w:date="2024-11-04T12:27:00Z" w16du:dateUtc="2024-11-04T11:27:00Z">
                <w:pPr/>
              </w:pPrChange>
            </w:pPr>
            <w:proofErr w:type="spellStart"/>
            <w:ins w:id="76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2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62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2F0F1CE" w14:textId="77777777" w:rsidR="002E0EAC" w:rsidRPr="005112CF" w:rsidRDefault="002E0EAC">
            <w:pPr>
              <w:jc w:val="center"/>
              <w:rPr>
                <w:ins w:id="7628" w:author="Adrian Moir (amoir)" w:date="2024-11-04T12:18:00Z"/>
                <w:rFonts w:asciiTheme="minorHAnsi" w:hAnsiTheme="minorHAnsi" w:cstheme="minorHAnsi"/>
                <w:sz w:val="10"/>
                <w:szCs w:val="10"/>
                <w:rPrChange w:id="7629" w:author="Adrian Moir (amoir)" w:date="2024-11-04T12:20:00Z" w16du:dateUtc="2024-11-04T11:20:00Z">
                  <w:rPr>
                    <w:ins w:id="7630" w:author="Adrian Moir (amoir)" w:date="2024-11-04T12:18:00Z"/>
                  </w:rPr>
                </w:rPrChange>
              </w:rPr>
              <w:pPrChange w:id="7631" w:author="Adrian Moir (amoir)" w:date="2024-11-04T12:26:00Z" w16du:dateUtc="2024-11-04T11:26:00Z">
                <w:pPr/>
              </w:pPrChange>
            </w:pPr>
            <w:ins w:id="763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33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63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0795903" w14:textId="77777777" w:rsidR="002E0EAC" w:rsidRPr="005112CF" w:rsidRDefault="002E0EAC">
            <w:pPr>
              <w:jc w:val="center"/>
              <w:rPr>
                <w:ins w:id="7635" w:author="Adrian Moir (amoir)" w:date="2024-11-04T12:18:00Z"/>
                <w:rFonts w:asciiTheme="minorHAnsi" w:hAnsiTheme="minorHAnsi" w:cstheme="minorHAnsi"/>
                <w:sz w:val="10"/>
                <w:szCs w:val="10"/>
                <w:rPrChange w:id="7636" w:author="Adrian Moir (amoir)" w:date="2024-11-04T12:20:00Z" w16du:dateUtc="2024-11-04T11:20:00Z">
                  <w:rPr>
                    <w:ins w:id="7637" w:author="Adrian Moir (amoir)" w:date="2024-11-04T12:18:00Z"/>
                  </w:rPr>
                </w:rPrChange>
              </w:rPr>
              <w:pPrChange w:id="7638" w:author="Adrian Moir (amoir)" w:date="2024-11-04T12:26:00Z" w16du:dateUtc="2024-11-04T11:26:00Z">
                <w:pPr/>
              </w:pPrChange>
            </w:pPr>
            <w:ins w:id="763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40" w:author="Adrian Moir (amoir)" w:date="2024-11-04T12:20:00Z" w16du:dateUtc="2024-11-04T11:20:00Z">
                    <w:rPr/>
                  </w:rPrChange>
                </w:rPr>
                <w:t>0.43</w:t>
              </w:r>
            </w:ins>
          </w:p>
        </w:tc>
        <w:tc>
          <w:tcPr>
            <w:tcW w:w="902" w:type="dxa"/>
            <w:noWrap/>
            <w:hideMark/>
            <w:tcPrChange w:id="764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4A586E27" w14:textId="77777777" w:rsidR="002E0EAC" w:rsidRPr="005112CF" w:rsidRDefault="002E0EAC">
            <w:pPr>
              <w:jc w:val="center"/>
              <w:rPr>
                <w:ins w:id="7642" w:author="Adrian Moir (amoir)" w:date="2024-11-04T12:18:00Z"/>
                <w:rFonts w:asciiTheme="minorHAnsi" w:hAnsiTheme="minorHAnsi" w:cstheme="minorHAnsi"/>
                <w:sz w:val="10"/>
                <w:szCs w:val="10"/>
                <w:rPrChange w:id="7643" w:author="Adrian Moir (amoir)" w:date="2024-11-04T12:20:00Z" w16du:dateUtc="2024-11-04T11:20:00Z">
                  <w:rPr>
                    <w:ins w:id="7644" w:author="Adrian Moir (amoir)" w:date="2024-11-04T12:18:00Z"/>
                  </w:rPr>
                </w:rPrChange>
              </w:rPr>
              <w:pPrChange w:id="7645" w:author="Adrian Moir (amoir)" w:date="2024-11-04T12:27:00Z" w16du:dateUtc="2024-11-04T11:27:00Z">
                <w:pPr/>
              </w:pPrChange>
            </w:pPr>
            <w:ins w:id="764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47" w:author="Adrian Moir (amoir)" w:date="2024-11-04T12:20:00Z" w16du:dateUtc="2024-11-04T11:20:00Z">
                    <w:rPr/>
                  </w:rPrChange>
                </w:rPr>
                <w:t>5</w:t>
              </w:r>
            </w:ins>
          </w:p>
        </w:tc>
        <w:tc>
          <w:tcPr>
            <w:tcW w:w="1604" w:type="dxa"/>
            <w:noWrap/>
            <w:hideMark/>
            <w:tcPrChange w:id="764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D86B280" w14:textId="77777777" w:rsidR="002E0EAC" w:rsidRPr="005112CF" w:rsidRDefault="002E0EAC">
            <w:pPr>
              <w:jc w:val="center"/>
              <w:rPr>
                <w:ins w:id="7649" w:author="Adrian Moir (amoir)" w:date="2024-11-04T12:18:00Z"/>
                <w:rFonts w:asciiTheme="minorHAnsi" w:hAnsiTheme="minorHAnsi" w:cstheme="minorHAnsi"/>
                <w:sz w:val="10"/>
                <w:szCs w:val="10"/>
                <w:rPrChange w:id="7650" w:author="Adrian Moir (amoir)" w:date="2024-11-04T12:20:00Z" w16du:dateUtc="2024-11-04T11:20:00Z">
                  <w:rPr>
                    <w:ins w:id="7651" w:author="Adrian Moir (amoir)" w:date="2024-11-04T12:18:00Z"/>
                  </w:rPr>
                </w:rPrChange>
              </w:rPr>
              <w:pPrChange w:id="7652" w:author="Adrian Moir (amoir)" w:date="2024-11-04T12:27:00Z" w16du:dateUtc="2024-11-04T11:27:00Z">
                <w:pPr/>
              </w:pPrChange>
            </w:pPr>
            <w:ins w:id="765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5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5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5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65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37A9FC1" w14:textId="77777777" w:rsidR="002E0EAC" w:rsidRPr="005112CF" w:rsidRDefault="002E0EAC">
            <w:pPr>
              <w:jc w:val="center"/>
              <w:rPr>
                <w:ins w:id="7658" w:author="Adrian Moir (amoir)" w:date="2024-11-04T12:18:00Z"/>
                <w:rFonts w:asciiTheme="minorHAnsi" w:hAnsiTheme="minorHAnsi" w:cstheme="minorHAnsi"/>
                <w:sz w:val="10"/>
                <w:szCs w:val="10"/>
                <w:rPrChange w:id="7659" w:author="Adrian Moir (amoir)" w:date="2024-11-04T12:20:00Z" w16du:dateUtc="2024-11-04T11:20:00Z">
                  <w:rPr>
                    <w:ins w:id="7660" w:author="Adrian Moir (amoir)" w:date="2024-11-04T12:18:00Z"/>
                  </w:rPr>
                </w:rPrChange>
              </w:rPr>
              <w:pPrChange w:id="7661" w:author="Adrian Moir (amoir)" w:date="2024-11-04T12:27:00Z" w16du:dateUtc="2024-11-04T11:27:00Z">
                <w:pPr/>
              </w:pPrChange>
            </w:pPr>
            <w:ins w:id="766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6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71457DBB" w14:textId="77777777" w:rsidTr="005112CF">
        <w:trPr>
          <w:trHeight w:val="320"/>
          <w:jc w:val="center"/>
          <w:ins w:id="7664" w:author="Adrian Moir (amoir)" w:date="2024-11-04T12:18:00Z"/>
          <w:trPrChange w:id="766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66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487394D" w14:textId="77777777" w:rsidR="002E0EAC" w:rsidRPr="005112CF" w:rsidRDefault="002E0EAC">
            <w:pPr>
              <w:jc w:val="center"/>
              <w:rPr>
                <w:ins w:id="7667" w:author="Adrian Moir (amoir)" w:date="2024-11-04T12:18:00Z"/>
                <w:rFonts w:asciiTheme="minorHAnsi" w:hAnsiTheme="minorHAnsi" w:cstheme="minorHAnsi"/>
                <w:sz w:val="10"/>
                <w:szCs w:val="10"/>
                <w:rPrChange w:id="7668" w:author="Adrian Moir (amoir)" w:date="2024-11-04T12:20:00Z" w16du:dateUtc="2024-11-04T11:20:00Z">
                  <w:rPr>
                    <w:ins w:id="7669" w:author="Adrian Moir (amoir)" w:date="2024-11-04T12:18:00Z"/>
                  </w:rPr>
                </w:rPrChange>
              </w:rPr>
              <w:pPrChange w:id="7670" w:author="Adrian Moir (amoir)" w:date="2024-11-04T12:27:00Z" w16du:dateUtc="2024-11-04T11:27:00Z">
                <w:pPr/>
              </w:pPrChange>
            </w:pPr>
            <w:ins w:id="767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72" w:author="Adrian Moir (amoir)" w:date="2024-11-04T12:20:00Z" w16du:dateUtc="2024-11-04T11:20:00Z">
                    <w:rPr/>
                  </w:rPrChange>
                </w:rPr>
                <w:t>3545b3fc-be58-4d7a-89cd-065b5ef035dd</w:t>
              </w:r>
            </w:ins>
          </w:p>
        </w:tc>
        <w:tc>
          <w:tcPr>
            <w:tcW w:w="725" w:type="dxa"/>
            <w:noWrap/>
            <w:hideMark/>
            <w:tcPrChange w:id="767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52ADFD03" w14:textId="77777777" w:rsidR="002E0EAC" w:rsidRPr="005112CF" w:rsidRDefault="002E0EAC">
            <w:pPr>
              <w:jc w:val="center"/>
              <w:rPr>
                <w:ins w:id="7674" w:author="Adrian Moir (amoir)" w:date="2024-11-04T12:18:00Z"/>
                <w:rFonts w:asciiTheme="minorHAnsi" w:hAnsiTheme="minorHAnsi" w:cstheme="minorHAnsi"/>
                <w:sz w:val="10"/>
                <w:szCs w:val="10"/>
                <w:rPrChange w:id="7675" w:author="Adrian Moir (amoir)" w:date="2024-11-04T12:20:00Z" w16du:dateUtc="2024-11-04T11:20:00Z">
                  <w:rPr>
                    <w:ins w:id="7676" w:author="Adrian Moir (amoir)" w:date="2024-11-04T12:18:00Z"/>
                  </w:rPr>
                </w:rPrChange>
              </w:rPr>
              <w:pPrChange w:id="7677" w:author="Adrian Moir (amoir)" w:date="2024-11-04T12:27:00Z" w16du:dateUtc="2024-11-04T11:27:00Z">
                <w:pPr/>
              </w:pPrChange>
            </w:pPr>
            <w:proofErr w:type="spellStart"/>
            <w:ins w:id="767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79" w:author="Adrian Moir (amoir)" w:date="2024-11-04T12:20:00Z" w16du:dateUtc="2024-11-04T11:20:00Z">
                    <w:rPr/>
                  </w:rPrChange>
                </w:rPr>
                <w:t>clv-qstor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68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77D04536" w14:textId="77777777" w:rsidR="002E0EAC" w:rsidRPr="005112CF" w:rsidRDefault="002E0EAC">
            <w:pPr>
              <w:jc w:val="center"/>
              <w:rPr>
                <w:ins w:id="7681" w:author="Adrian Moir (amoir)" w:date="2024-11-04T12:18:00Z"/>
                <w:rFonts w:asciiTheme="minorHAnsi" w:hAnsiTheme="minorHAnsi" w:cstheme="minorHAnsi"/>
                <w:sz w:val="10"/>
                <w:szCs w:val="10"/>
                <w:rPrChange w:id="7682" w:author="Adrian Moir (amoir)" w:date="2024-11-04T12:20:00Z" w16du:dateUtc="2024-11-04T11:20:00Z">
                  <w:rPr>
                    <w:ins w:id="7683" w:author="Adrian Moir (amoir)" w:date="2024-11-04T12:18:00Z"/>
                  </w:rPr>
                </w:rPrChange>
              </w:rPr>
              <w:pPrChange w:id="7684" w:author="Adrian Moir (amoir)" w:date="2024-11-04T12:27:00Z" w16du:dateUtc="2024-11-04T11:27:00Z">
                <w:pPr/>
              </w:pPrChange>
            </w:pPr>
            <w:ins w:id="768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86" w:author="Adrian Moir (amoir)" w:date="2024-11-04T12:20:00Z" w16du:dateUtc="2024-11-04T11:20:00Z">
                    <w:rPr/>
                  </w:rPrChange>
                </w:rPr>
                <w:t>|172.24.14.121|10.150.103.20</w:t>
              </w:r>
            </w:ins>
          </w:p>
        </w:tc>
        <w:tc>
          <w:tcPr>
            <w:tcW w:w="628" w:type="dxa"/>
            <w:noWrap/>
            <w:hideMark/>
            <w:tcPrChange w:id="768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BFC22C1" w14:textId="77777777" w:rsidR="002E0EAC" w:rsidRPr="005112CF" w:rsidRDefault="002E0EAC">
            <w:pPr>
              <w:jc w:val="center"/>
              <w:rPr>
                <w:ins w:id="7688" w:author="Adrian Moir (amoir)" w:date="2024-11-04T12:18:00Z"/>
                <w:rFonts w:asciiTheme="minorHAnsi" w:hAnsiTheme="minorHAnsi" w:cstheme="minorHAnsi"/>
                <w:sz w:val="10"/>
                <w:szCs w:val="10"/>
                <w:rPrChange w:id="7689" w:author="Adrian Moir (amoir)" w:date="2024-11-04T12:20:00Z" w16du:dateUtc="2024-11-04T11:20:00Z">
                  <w:rPr>
                    <w:ins w:id="7690" w:author="Adrian Moir (amoir)" w:date="2024-11-04T12:18:00Z"/>
                  </w:rPr>
                </w:rPrChange>
              </w:rPr>
              <w:pPrChange w:id="7691" w:author="Adrian Moir (amoir)" w:date="2024-11-04T12:27:00Z" w16du:dateUtc="2024-11-04T11:27:00Z">
                <w:pPr/>
              </w:pPrChange>
            </w:pPr>
            <w:ins w:id="769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69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69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2CDFC6F" w14:textId="77777777" w:rsidR="002E0EAC" w:rsidRPr="005112CF" w:rsidRDefault="002E0EAC">
            <w:pPr>
              <w:jc w:val="center"/>
              <w:rPr>
                <w:ins w:id="7695" w:author="Adrian Moir (amoir)" w:date="2024-11-04T12:18:00Z"/>
                <w:rFonts w:asciiTheme="minorHAnsi" w:hAnsiTheme="minorHAnsi" w:cstheme="minorHAnsi"/>
                <w:sz w:val="10"/>
                <w:szCs w:val="10"/>
                <w:rPrChange w:id="7696" w:author="Adrian Moir (amoir)" w:date="2024-11-04T12:20:00Z" w16du:dateUtc="2024-11-04T11:20:00Z">
                  <w:rPr>
                    <w:ins w:id="7697" w:author="Adrian Moir (amoir)" w:date="2024-11-04T12:18:00Z"/>
                  </w:rPr>
                </w:rPrChange>
              </w:rPr>
              <w:pPrChange w:id="7698" w:author="Adrian Moir (amoir)" w:date="2024-11-04T12:27:00Z" w16du:dateUtc="2024-11-04T11:27:00Z">
                <w:pPr/>
              </w:pPrChange>
            </w:pPr>
            <w:proofErr w:type="spellStart"/>
            <w:ins w:id="769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0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70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35A229E" w14:textId="77777777" w:rsidR="002E0EAC" w:rsidRPr="005112CF" w:rsidRDefault="002E0EAC">
            <w:pPr>
              <w:jc w:val="center"/>
              <w:rPr>
                <w:ins w:id="7702" w:author="Adrian Moir (amoir)" w:date="2024-11-04T12:18:00Z"/>
                <w:rFonts w:asciiTheme="minorHAnsi" w:hAnsiTheme="minorHAnsi" w:cstheme="minorHAnsi"/>
                <w:sz w:val="10"/>
                <w:szCs w:val="10"/>
                <w:rPrChange w:id="7703" w:author="Adrian Moir (amoir)" w:date="2024-11-04T12:20:00Z" w16du:dateUtc="2024-11-04T11:20:00Z">
                  <w:rPr>
                    <w:ins w:id="7704" w:author="Adrian Moir (amoir)" w:date="2024-11-04T12:18:00Z"/>
                  </w:rPr>
                </w:rPrChange>
              </w:rPr>
              <w:pPrChange w:id="7705" w:author="Adrian Moir (amoir)" w:date="2024-11-04T12:26:00Z" w16du:dateUtc="2024-11-04T11:26:00Z">
                <w:pPr/>
              </w:pPrChange>
            </w:pPr>
            <w:ins w:id="770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07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770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3EEB748" w14:textId="77777777" w:rsidR="002E0EAC" w:rsidRPr="005112CF" w:rsidRDefault="002E0EAC">
            <w:pPr>
              <w:jc w:val="center"/>
              <w:rPr>
                <w:ins w:id="7709" w:author="Adrian Moir (amoir)" w:date="2024-11-04T12:18:00Z"/>
                <w:rFonts w:asciiTheme="minorHAnsi" w:hAnsiTheme="minorHAnsi" w:cstheme="minorHAnsi"/>
                <w:sz w:val="10"/>
                <w:szCs w:val="10"/>
                <w:rPrChange w:id="7710" w:author="Adrian Moir (amoir)" w:date="2024-11-04T12:20:00Z" w16du:dateUtc="2024-11-04T11:20:00Z">
                  <w:rPr>
                    <w:ins w:id="7711" w:author="Adrian Moir (amoir)" w:date="2024-11-04T12:18:00Z"/>
                  </w:rPr>
                </w:rPrChange>
              </w:rPr>
              <w:pPrChange w:id="7712" w:author="Adrian Moir (amoir)" w:date="2024-11-04T12:26:00Z" w16du:dateUtc="2024-11-04T11:26:00Z">
                <w:pPr/>
              </w:pPrChange>
            </w:pPr>
            <w:ins w:id="771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14" w:author="Adrian Moir (amoir)" w:date="2024-11-04T12:20:00Z" w16du:dateUtc="2024-11-04T11:20:00Z">
                    <w:rPr/>
                  </w:rPrChange>
                </w:rPr>
                <w:t>0.84</w:t>
              </w:r>
            </w:ins>
          </w:p>
        </w:tc>
        <w:tc>
          <w:tcPr>
            <w:tcW w:w="902" w:type="dxa"/>
            <w:noWrap/>
            <w:hideMark/>
            <w:tcPrChange w:id="771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7F9FB40" w14:textId="77777777" w:rsidR="002E0EAC" w:rsidRPr="005112CF" w:rsidRDefault="002E0EAC">
            <w:pPr>
              <w:jc w:val="center"/>
              <w:rPr>
                <w:ins w:id="7716" w:author="Adrian Moir (amoir)" w:date="2024-11-04T12:18:00Z"/>
                <w:rFonts w:asciiTheme="minorHAnsi" w:hAnsiTheme="minorHAnsi" w:cstheme="minorHAnsi"/>
                <w:sz w:val="10"/>
                <w:szCs w:val="10"/>
                <w:rPrChange w:id="7717" w:author="Adrian Moir (amoir)" w:date="2024-11-04T12:20:00Z" w16du:dateUtc="2024-11-04T11:20:00Z">
                  <w:rPr>
                    <w:ins w:id="7718" w:author="Adrian Moir (amoir)" w:date="2024-11-04T12:18:00Z"/>
                  </w:rPr>
                </w:rPrChange>
              </w:rPr>
              <w:pPrChange w:id="7719" w:author="Adrian Moir (amoir)" w:date="2024-11-04T12:27:00Z" w16du:dateUtc="2024-11-04T11:27:00Z">
                <w:pPr/>
              </w:pPrChange>
            </w:pPr>
            <w:ins w:id="772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21" w:author="Adrian Moir (amoir)" w:date="2024-11-04T12:20:00Z" w16du:dateUtc="2024-11-04T11:20:00Z">
                    <w:rPr/>
                  </w:rPrChange>
                </w:rPr>
                <w:t>3</w:t>
              </w:r>
            </w:ins>
          </w:p>
        </w:tc>
        <w:tc>
          <w:tcPr>
            <w:tcW w:w="1604" w:type="dxa"/>
            <w:noWrap/>
            <w:hideMark/>
            <w:tcPrChange w:id="772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C28CBFF" w14:textId="77777777" w:rsidR="002E0EAC" w:rsidRPr="005112CF" w:rsidRDefault="002E0EAC">
            <w:pPr>
              <w:jc w:val="center"/>
              <w:rPr>
                <w:ins w:id="7723" w:author="Adrian Moir (amoir)" w:date="2024-11-04T12:18:00Z"/>
                <w:rFonts w:asciiTheme="minorHAnsi" w:hAnsiTheme="minorHAnsi" w:cstheme="minorHAnsi"/>
                <w:sz w:val="10"/>
                <w:szCs w:val="10"/>
                <w:rPrChange w:id="7724" w:author="Adrian Moir (amoir)" w:date="2024-11-04T12:20:00Z" w16du:dateUtc="2024-11-04T11:20:00Z">
                  <w:rPr>
                    <w:ins w:id="7725" w:author="Adrian Moir (amoir)" w:date="2024-11-04T12:18:00Z"/>
                  </w:rPr>
                </w:rPrChange>
              </w:rPr>
              <w:pPrChange w:id="7726" w:author="Adrian Moir (amoir)" w:date="2024-11-04T12:27:00Z" w16du:dateUtc="2024-11-04T11:27:00Z">
                <w:pPr/>
              </w:pPrChange>
            </w:pPr>
            <w:ins w:id="772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2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2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3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73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426D851" w14:textId="77777777" w:rsidR="002E0EAC" w:rsidRPr="005112CF" w:rsidRDefault="002E0EAC">
            <w:pPr>
              <w:jc w:val="center"/>
              <w:rPr>
                <w:ins w:id="7732" w:author="Adrian Moir (amoir)" w:date="2024-11-04T12:18:00Z"/>
                <w:rFonts w:asciiTheme="minorHAnsi" w:hAnsiTheme="minorHAnsi" w:cstheme="minorHAnsi"/>
                <w:sz w:val="10"/>
                <w:szCs w:val="10"/>
                <w:rPrChange w:id="7733" w:author="Adrian Moir (amoir)" w:date="2024-11-04T12:20:00Z" w16du:dateUtc="2024-11-04T11:20:00Z">
                  <w:rPr>
                    <w:ins w:id="7734" w:author="Adrian Moir (amoir)" w:date="2024-11-04T12:18:00Z"/>
                  </w:rPr>
                </w:rPrChange>
              </w:rPr>
              <w:pPrChange w:id="7735" w:author="Adrian Moir (amoir)" w:date="2024-11-04T12:27:00Z" w16du:dateUtc="2024-11-04T11:27:00Z">
                <w:pPr/>
              </w:pPrChange>
            </w:pPr>
            <w:ins w:id="773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37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71D59A81" w14:textId="77777777" w:rsidTr="005112CF">
        <w:trPr>
          <w:trHeight w:val="320"/>
          <w:jc w:val="center"/>
          <w:ins w:id="7738" w:author="Adrian Moir (amoir)" w:date="2024-11-04T12:18:00Z"/>
          <w:trPrChange w:id="773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74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1F554C4" w14:textId="77777777" w:rsidR="002E0EAC" w:rsidRPr="005112CF" w:rsidRDefault="002E0EAC">
            <w:pPr>
              <w:jc w:val="center"/>
              <w:rPr>
                <w:ins w:id="7741" w:author="Adrian Moir (amoir)" w:date="2024-11-04T12:18:00Z"/>
                <w:rFonts w:asciiTheme="minorHAnsi" w:hAnsiTheme="minorHAnsi" w:cstheme="minorHAnsi"/>
                <w:sz w:val="10"/>
                <w:szCs w:val="10"/>
                <w:rPrChange w:id="7742" w:author="Adrian Moir (amoir)" w:date="2024-11-04T12:20:00Z" w16du:dateUtc="2024-11-04T11:20:00Z">
                  <w:rPr>
                    <w:ins w:id="7743" w:author="Adrian Moir (amoir)" w:date="2024-11-04T12:18:00Z"/>
                  </w:rPr>
                </w:rPrChange>
              </w:rPr>
              <w:pPrChange w:id="7744" w:author="Adrian Moir (amoir)" w:date="2024-11-04T12:27:00Z" w16du:dateUtc="2024-11-04T11:27:00Z">
                <w:pPr/>
              </w:pPrChange>
            </w:pPr>
            <w:ins w:id="774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46" w:author="Adrian Moir (amoir)" w:date="2024-11-04T12:20:00Z" w16du:dateUtc="2024-11-04T11:20:00Z">
                    <w:rPr/>
                  </w:rPrChange>
                </w:rPr>
                <w:t>65057e67-00dc-4c69-afa0-3ba328bef79f</w:t>
              </w:r>
            </w:ins>
          </w:p>
        </w:tc>
        <w:tc>
          <w:tcPr>
            <w:tcW w:w="725" w:type="dxa"/>
            <w:noWrap/>
            <w:hideMark/>
            <w:tcPrChange w:id="774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0BC190FD" w14:textId="77777777" w:rsidR="002E0EAC" w:rsidRPr="005112CF" w:rsidRDefault="002E0EAC">
            <w:pPr>
              <w:jc w:val="center"/>
              <w:rPr>
                <w:ins w:id="7748" w:author="Adrian Moir (amoir)" w:date="2024-11-04T12:18:00Z"/>
                <w:rFonts w:asciiTheme="minorHAnsi" w:hAnsiTheme="minorHAnsi" w:cstheme="minorHAnsi"/>
                <w:sz w:val="10"/>
                <w:szCs w:val="10"/>
                <w:rPrChange w:id="7749" w:author="Adrian Moir (amoir)" w:date="2024-11-04T12:20:00Z" w16du:dateUtc="2024-11-04T11:20:00Z">
                  <w:rPr>
                    <w:ins w:id="7750" w:author="Adrian Moir (amoir)" w:date="2024-11-04T12:18:00Z"/>
                  </w:rPr>
                </w:rPrChange>
              </w:rPr>
              <w:pPrChange w:id="7751" w:author="Adrian Moir (amoir)" w:date="2024-11-04T12:27:00Z" w16du:dateUtc="2024-11-04T11:27:00Z">
                <w:pPr/>
              </w:pPrChange>
            </w:pPr>
            <w:proofErr w:type="spellStart"/>
            <w:ins w:id="775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53" w:author="Adrian Moir (amoir)" w:date="2024-11-04T12:20:00Z" w16du:dateUtc="2024-11-04T11:20:00Z">
                    <w:rPr/>
                  </w:rPrChange>
                </w:rPr>
                <w:t>ghs-qstor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75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BE3ECB7" w14:textId="77777777" w:rsidR="002E0EAC" w:rsidRPr="005112CF" w:rsidRDefault="002E0EAC">
            <w:pPr>
              <w:jc w:val="center"/>
              <w:rPr>
                <w:ins w:id="7755" w:author="Adrian Moir (amoir)" w:date="2024-11-04T12:18:00Z"/>
                <w:rFonts w:asciiTheme="minorHAnsi" w:hAnsiTheme="minorHAnsi" w:cstheme="minorHAnsi"/>
                <w:sz w:val="10"/>
                <w:szCs w:val="10"/>
                <w:rPrChange w:id="7756" w:author="Adrian Moir (amoir)" w:date="2024-11-04T12:20:00Z" w16du:dateUtc="2024-11-04T11:20:00Z">
                  <w:rPr>
                    <w:ins w:id="7757" w:author="Adrian Moir (amoir)" w:date="2024-11-04T12:18:00Z"/>
                  </w:rPr>
                </w:rPrChange>
              </w:rPr>
              <w:pPrChange w:id="7758" w:author="Adrian Moir (amoir)" w:date="2024-11-04T12:27:00Z" w16du:dateUtc="2024-11-04T11:27:00Z">
                <w:pPr/>
              </w:pPrChange>
            </w:pPr>
            <w:ins w:id="775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60" w:author="Adrian Moir (amoir)" w:date="2024-11-04T12:20:00Z" w16du:dateUtc="2024-11-04T11:20:00Z">
                    <w:rPr/>
                  </w:rPrChange>
                </w:rPr>
                <w:t>|172.24.14.143|10.150.107.20</w:t>
              </w:r>
            </w:ins>
          </w:p>
        </w:tc>
        <w:tc>
          <w:tcPr>
            <w:tcW w:w="628" w:type="dxa"/>
            <w:noWrap/>
            <w:hideMark/>
            <w:tcPrChange w:id="776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11FCE1CE" w14:textId="77777777" w:rsidR="002E0EAC" w:rsidRPr="005112CF" w:rsidRDefault="002E0EAC">
            <w:pPr>
              <w:jc w:val="center"/>
              <w:rPr>
                <w:ins w:id="7762" w:author="Adrian Moir (amoir)" w:date="2024-11-04T12:18:00Z"/>
                <w:rFonts w:asciiTheme="minorHAnsi" w:hAnsiTheme="minorHAnsi" w:cstheme="minorHAnsi"/>
                <w:sz w:val="10"/>
                <w:szCs w:val="10"/>
                <w:rPrChange w:id="7763" w:author="Adrian Moir (amoir)" w:date="2024-11-04T12:20:00Z" w16du:dateUtc="2024-11-04T11:20:00Z">
                  <w:rPr>
                    <w:ins w:id="7764" w:author="Adrian Moir (amoir)" w:date="2024-11-04T12:18:00Z"/>
                  </w:rPr>
                </w:rPrChange>
              </w:rPr>
              <w:pPrChange w:id="7765" w:author="Adrian Moir (amoir)" w:date="2024-11-04T12:27:00Z" w16du:dateUtc="2024-11-04T11:27:00Z">
                <w:pPr/>
              </w:pPrChange>
            </w:pPr>
            <w:ins w:id="776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6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76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D6F4D97" w14:textId="77777777" w:rsidR="002E0EAC" w:rsidRPr="005112CF" w:rsidRDefault="002E0EAC">
            <w:pPr>
              <w:jc w:val="center"/>
              <w:rPr>
                <w:ins w:id="7769" w:author="Adrian Moir (amoir)" w:date="2024-11-04T12:18:00Z"/>
                <w:rFonts w:asciiTheme="minorHAnsi" w:hAnsiTheme="minorHAnsi" w:cstheme="minorHAnsi"/>
                <w:sz w:val="10"/>
                <w:szCs w:val="10"/>
                <w:rPrChange w:id="7770" w:author="Adrian Moir (amoir)" w:date="2024-11-04T12:20:00Z" w16du:dateUtc="2024-11-04T11:20:00Z">
                  <w:rPr>
                    <w:ins w:id="7771" w:author="Adrian Moir (amoir)" w:date="2024-11-04T12:18:00Z"/>
                  </w:rPr>
                </w:rPrChange>
              </w:rPr>
              <w:pPrChange w:id="7772" w:author="Adrian Moir (amoir)" w:date="2024-11-04T12:27:00Z" w16du:dateUtc="2024-11-04T11:27:00Z">
                <w:pPr/>
              </w:pPrChange>
            </w:pPr>
            <w:proofErr w:type="spellStart"/>
            <w:ins w:id="777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7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77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20064B6" w14:textId="77777777" w:rsidR="002E0EAC" w:rsidRPr="005112CF" w:rsidRDefault="002E0EAC">
            <w:pPr>
              <w:jc w:val="center"/>
              <w:rPr>
                <w:ins w:id="7776" w:author="Adrian Moir (amoir)" w:date="2024-11-04T12:18:00Z"/>
                <w:rFonts w:asciiTheme="minorHAnsi" w:hAnsiTheme="minorHAnsi" w:cstheme="minorHAnsi"/>
                <w:sz w:val="10"/>
                <w:szCs w:val="10"/>
                <w:rPrChange w:id="7777" w:author="Adrian Moir (amoir)" w:date="2024-11-04T12:20:00Z" w16du:dateUtc="2024-11-04T11:20:00Z">
                  <w:rPr>
                    <w:ins w:id="7778" w:author="Adrian Moir (amoir)" w:date="2024-11-04T12:18:00Z"/>
                  </w:rPr>
                </w:rPrChange>
              </w:rPr>
              <w:pPrChange w:id="7779" w:author="Adrian Moir (amoir)" w:date="2024-11-04T12:26:00Z" w16du:dateUtc="2024-11-04T11:26:00Z">
                <w:pPr/>
              </w:pPrChange>
            </w:pPr>
            <w:ins w:id="778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81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78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4245F34" w14:textId="77777777" w:rsidR="002E0EAC" w:rsidRPr="005112CF" w:rsidRDefault="002E0EAC">
            <w:pPr>
              <w:jc w:val="center"/>
              <w:rPr>
                <w:ins w:id="7783" w:author="Adrian Moir (amoir)" w:date="2024-11-04T12:18:00Z"/>
                <w:rFonts w:asciiTheme="minorHAnsi" w:hAnsiTheme="minorHAnsi" w:cstheme="minorHAnsi"/>
                <w:sz w:val="10"/>
                <w:szCs w:val="10"/>
                <w:rPrChange w:id="7784" w:author="Adrian Moir (amoir)" w:date="2024-11-04T12:20:00Z" w16du:dateUtc="2024-11-04T11:20:00Z">
                  <w:rPr>
                    <w:ins w:id="7785" w:author="Adrian Moir (amoir)" w:date="2024-11-04T12:18:00Z"/>
                  </w:rPr>
                </w:rPrChange>
              </w:rPr>
              <w:pPrChange w:id="7786" w:author="Adrian Moir (amoir)" w:date="2024-11-04T12:26:00Z" w16du:dateUtc="2024-11-04T11:26:00Z">
                <w:pPr/>
              </w:pPrChange>
            </w:pPr>
            <w:ins w:id="778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88" w:author="Adrian Moir (amoir)" w:date="2024-11-04T12:20:00Z" w16du:dateUtc="2024-11-04T11:20:00Z">
                    <w:rPr/>
                  </w:rPrChange>
                </w:rPr>
                <w:t>4.38</w:t>
              </w:r>
            </w:ins>
          </w:p>
        </w:tc>
        <w:tc>
          <w:tcPr>
            <w:tcW w:w="902" w:type="dxa"/>
            <w:noWrap/>
            <w:hideMark/>
            <w:tcPrChange w:id="778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2651381" w14:textId="77777777" w:rsidR="002E0EAC" w:rsidRPr="005112CF" w:rsidRDefault="002E0EAC">
            <w:pPr>
              <w:jc w:val="center"/>
              <w:rPr>
                <w:ins w:id="7790" w:author="Adrian Moir (amoir)" w:date="2024-11-04T12:18:00Z"/>
                <w:rFonts w:asciiTheme="minorHAnsi" w:hAnsiTheme="minorHAnsi" w:cstheme="minorHAnsi"/>
                <w:sz w:val="10"/>
                <w:szCs w:val="10"/>
                <w:rPrChange w:id="7791" w:author="Adrian Moir (amoir)" w:date="2024-11-04T12:20:00Z" w16du:dateUtc="2024-11-04T11:20:00Z">
                  <w:rPr>
                    <w:ins w:id="7792" w:author="Adrian Moir (amoir)" w:date="2024-11-04T12:18:00Z"/>
                  </w:rPr>
                </w:rPrChange>
              </w:rPr>
              <w:pPrChange w:id="7793" w:author="Adrian Moir (amoir)" w:date="2024-11-04T12:27:00Z" w16du:dateUtc="2024-11-04T11:27:00Z">
                <w:pPr/>
              </w:pPrChange>
            </w:pPr>
            <w:ins w:id="779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795" w:author="Adrian Moir (amoir)" w:date="2024-11-04T12:20:00Z" w16du:dateUtc="2024-11-04T11:20:00Z">
                    <w:rPr/>
                  </w:rPrChange>
                </w:rPr>
                <w:t>7.6</w:t>
              </w:r>
            </w:ins>
          </w:p>
        </w:tc>
        <w:tc>
          <w:tcPr>
            <w:tcW w:w="1604" w:type="dxa"/>
            <w:noWrap/>
            <w:hideMark/>
            <w:tcPrChange w:id="779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AA9E585" w14:textId="77777777" w:rsidR="002E0EAC" w:rsidRPr="005112CF" w:rsidRDefault="002E0EAC">
            <w:pPr>
              <w:jc w:val="center"/>
              <w:rPr>
                <w:ins w:id="7797" w:author="Adrian Moir (amoir)" w:date="2024-11-04T12:18:00Z"/>
                <w:rFonts w:asciiTheme="minorHAnsi" w:hAnsiTheme="minorHAnsi" w:cstheme="minorHAnsi"/>
                <w:sz w:val="10"/>
                <w:szCs w:val="10"/>
                <w:rPrChange w:id="7798" w:author="Adrian Moir (amoir)" w:date="2024-11-04T12:20:00Z" w16du:dateUtc="2024-11-04T11:20:00Z">
                  <w:rPr>
                    <w:ins w:id="7799" w:author="Adrian Moir (amoir)" w:date="2024-11-04T12:18:00Z"/>
                  </w:rPr>
                </w:rPrChange>
              </w:rPr>
              <w:pPrChange w:id="7800" w:author="Adrian Moir (amoir)" w:date="2024-11-04T12:27:00Z" w16du:dateUtc="2024-11-04T11:27:00Z">
                <w:pPr/>
              </w:pPrChange>
            </w:pPr>
            <w:ins w:id="780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0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0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0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80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2D71F38" w14:textId="77777777" w:rsidR="002E0EAC" w:rsidRPr="005112CF" w:rsidRDefault="002E0EAC">
            <w:pPr>
              <w:jc w:val="center"/>
              <w:rPr>
                <w:ins w:id="7806" w:author="Adrian Moir (amoir)" w:date="2024-11-04T12:18:00Z"/>
                <w:rFonts w:asciiTheme="minorHAnsi" w:hAnsiTheme="minorHAnsi" w:cstheme="minorHAnsi"/>
                <w:sz w:val="10"/>
                <w:szCs w:val="10"/>
                <w:rPrChange w:id="7807" w:author="Adrian Moir (amoir)" w:date="2024-11-04T12:20:00Z" w16du:dateUtc="2024-11-04T11:20:00Z">
                  <w:rPr>
                    <w:ins w:id="7808" w:author="Adrian Moir (amoir)" w:date="2024-11-04T12:18:00Z"/>
                  </w:rPr>
                </w:rPrChange>
              </w:rPr>
              <w:pPrChange w:id="7809" w:author="Adrian Moir (amoir)" w:date="2024-11-04T12:27:00Z" w16du:dateUtc="2024-11-04T11:27:00Z">
                <w:pPr/>
              </w:pPrChange>
            </w:pPr>
            <w:ins w:id="781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1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1D11E962" w14:textId="77777777" w:rsidTr="005112CF">
        <w:trPr>
          <w:trHeight w:val="320"/>
          <w:jc w:val="center"/>
          <w:ins w:id="7812" w:author="Adrian Moir (amoir)" w:date="2024-11-04T12:18:00Z"/>
          <w:trPrChange w:id="781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81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A954E09" w14:textId="77777777" w:rsidR="002E0EAC" w:rsidRPr="005112CF" w:rsidRDefault="002E0EAC">
            <w:pPr>
              <w:jc w:val="center"/>
              <w:rPr>
                <w:ins w:id="7815" w:author="Adrian Moir (amoir)" w:date="2024-11-04T12:18:00Z"/>
                <w:rFonts w:asciiTheme="minorHAnsi" w:hAnsiTheme="minorHAnsi" w:cstheme="minorHAnsi"/>
                <w:sz w:val="10"/>
                <w:szCs w:val="10"/>
                <w:rPrChange w:id="7816" w:author="Adrian Moir (amoir)" w:date="2024-11-04T12:20:00Z" w16du:dateUtc="2024-11-04T11:20:00Z">
                  <w:rPr>
                    <w:ins w:id="7817" w:author="Adrian Moir (amoir)" w:date="2024-11-04T12:18:00Z"/>
                  </w:rPr>
                </w:rPrChange>
              </w:rPr>
              <w:pPrChange w:id="7818" w:author="Adrian Moir (amoir)" w:date="2024-11-04T12:27:00Z" w16du:dateUtc="2024-11-04T11:27:00Z">
                <w:pPr/>
              </w:pPrChange>
            </w:pPr>
            <w:ins w:id="781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20" w:author="Adrian Moir (amoir)" w:date="2024-11-04T12:20:00Z" w16du:dateUtc="2024-11-04T11:20:00Z">
                    <w:rPr/>
                  </w:rPrChange>
                </w:rPr>
                <w:t>35e87322-cab6-418d-9466-113299b8fc84</w:t>
              </w:r>
            </w:ins>
          </w:p>
        </w:tc>
        <w:tc>
          <w:tcPr>
            <w:tcW w:w="725" w:type="dxa"/>
            <w:noWrap/>
            <w:hideMark/>
            <w:tcPrChange w:id="782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CDF7CD2" w14:textId="77777777" w:rsidR="002E0EAC" w:rsidRPr="005112CF" w:rsidRDefault="002E0EAC">
            <w:pPr>
              <w:jc w:val="center"/>
              <w:rPr>
                <w:ins w:id="7822" w:author="Adrian Moir (amoir)" w:date="2024-11-04T12:18:00Z"/>
                <w:rFonts w:asciiTheme="minorHAnsi" w:hAnsiTheme="minorHAnsi" w:cstheme="minorHAnsi"/>
                <w:sz w:val="10"/>
                <w:szCs w:val="10"/>
                <w:rPrChange w:id="7823" w:author="Adrian Moir (amoir)" w:date="2024-11-04T12:20:00Z" w16du:dateUtc="2024-11-04T11:20:00Z">
                  <w:rPr>
                    <w:ins w:id="7824" w:author="Adrian Moir (amoir)" w:date="2024-11-04T12:18:00Z"/>
                  </w:rPr>
                </w:rPrChange>
              </w:rPr>
              <w:pPrChange w:id="7825" w:author="Adrian Moir (amoir)" w:date="2024-11-04T12:27:00Z" w16du:dateUtc="2024-11-04T11:27:00Z">
                <w:pPr/>
              </w:pPrChange>
            </w:pPr>
            <w:proofErr w:type="spellStart"/>
            <w:ins w:id="782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27" w:author="Adrian Moir (amoir)" w:date="2024-11-04T12:20:00Z" w16du:dateUtc="2024-11-04T11:20:00Z">
                    <w:rPr/>
                  </w:rPrChange>
                </w:rPr>
                <w:t>gri-qstor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82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4C45E0D" w14:textId="77777777" w:rsidR="002E0EAC" w:rsidRPr="005112CF" w:rsidRDefault="002E0EAC">
            <w:pPr>
              <w:jc w:val="center"/>
              <w:rPr>
                <w:ins w:id="7829" w:author="Adrian Moir (amoir)" w:date="2024-11-04T12:18:00Z"/>
                <w:rFonts w:asciiTheme="minorHAnsi" w:hAnsiTheme="minorHAnsi" w:cstheme="minorHAnsi"/>
                <w:sz w:val="10"/>
                <w:szCs w:val="10"/>
                <w:rPrChange w:id="7830" w:author="Adrian Moir (amoir)" w:date="2024-11-04T12:20:00Z" w16du:dateUtc="2024-11-04T11:20:00Z">
                  <w:rPr>
                    <w:ins w:id="7831" w:author="Adrian Moir (amoir)" w:date="2024-11-04T12:18:00Z"/>
                  </w:rPr>
                </w:rPrChange>
              </w:rPr>
              <w:pPrChange w:id="7832" w:author="Adrian Moir (amoir)" w:date="2024-11-04T12:27:00Z" w16du:dateUtc="2024-11-04T11:27:00Z">
                <w:pPr/>
              </w:pPrChange>
            </w:pPr>
            <w:ins w:id="783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34" w:author="Adrian Moir (amoir)" w:date="2024-11-04T12:20:00Z" w16du:dateUtc="2024-11-04T11:20:00Z">
                    <w:rPr/>
                  </w:rPrChange>
                </w:rPr>
                <w:t>|172.24.14.145|10.150.109.20</w:t>
              </w:r>
            </w:ins>
          </w:p>
        </w:tc>
        <w:tc>
          <w:tcPr>
            <w:tcW w:w="628" w:type="dxa"/>
            <w:noWrap/>
            <w:hideMark/>
            <w:tcPrChange w:id="783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C5909CA" w14:textId="77777777" w:rsidR="002E0EAC" w:rsidRPr="005112CF" w:rsidRDefault="002E0EAC">
            <w:pPr>
              <w:jc w:val="center"/>
              <w:rPr>
                <w:ins w:id="7836" w:author="Adrian Moir (amoir)" w:date="2024-11-04T12:18:00Z"/>
                <w:rFonts w:asciiTheme="minorHAnsi" w:hAnsiTheme="minorHAnsi" w:cstheme="minorHAnsi"/>
                <w:sz w:val="10"/>
                <w:szCs w:val="10"/>
                <w:rPrChange w:id="7837" w:author="Adrian Moir (amoir)" w:date="2024-11-04T12:20:00Z" w16du:dateUtc="2024-11-04T11:20:00Z">
                  <w:rPr>
                    <w:ins w:id="7838" w:author="Adrian Moir (amoir)" w:date="2024-11-04T12:18:00Z"/>
                  </w:rPr>
                </w:rPrChange>
              </w:rPr>
              <w:pPrChange w:id="7839" w:author="Adrian Moir (amoir)" w:date="2024-11-04T12:27:00Z" w16du:dateUtc="2024-11-04T11:27:00Z">
                <w:pPr/>
              </w:pPrChange>
            </w:pPr>
            <w:ins w:id="784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4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84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5ED967E4" w14:textId="77777777" w:rsidR="002E0EAC" w:rsidRPr="005112CF" w:rsidRDefault="002E0EAC">
            <w:pPr>
              <w:jc w:val="center"/>
              <w:rPr>
                <w:ins w:id="7843" w:author="Adrian Moir (amoir)" w:date="2024-11-04T12:18:00Z"/>
                <w:rFonts w:asciiTheme="minorHAnsi" w:hAnsiTheme="minorHAnsi" w:cstheme="minorHAnsi"/>
                <w:sz w:val="10"/>
                <w:szCs w:val="10"/>
                <w:rPrChange w:id="7844" w:author="Adrian Moir (amoir)" w:date="2024-11-04T12:20:00Z" w16du:dateUtc="2024-11-04T11:20:00Z">
                  <w:rPr>
                    <w:ins w:id="7845" w:author="Adrian Moir (amoir)" w:date="2024-11-04T12:18:00Z"/>
                  </w:rPr>
                </w:rPrChange>
              </w:rPr>
              <w:pPrChange w:id="7846" w:author="Adrian Moir (amoir)" w:date="2024-11-04T12:27:00Z" w16du:dateUtc="2024-11-04T11:27:00Z">
                <w:pPr/>
              </w:pPrChange>
            </w:pPr>
            <w:proofErr w:type="spellStart"/>
            <w:ins w:id="784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4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84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5738A0A" w14:textId="77777777" w:rsidR="002E0EAC" w:rsidRPr="005112CF" w:rsidRDefault="002E0EAC">
            <w:pPr>
              <w:jc w:val="center"/>
              <w:rPr>
                <w:ins w:id="7850" w:author="Adrian Moir (amoir)" w:date="2024-11-04T12:18:00Z"/>
                <w:rFonts w:asciiTheme="minorHAnsi" w:hAnsiTheme="minorHAnsi" w:cstheme="minorHAnsi"/>
                <w:sz w:val="10"/>
                <w:szCs w:val="10"/>
                <w:rPrChange w:id="7851" w:author="Adrian Moir (amoir)" w:date="2024-11-04T12:20:00Z" w16du:dateUtc="2024-11-04T11:20:00Z">
                  <w:rPr>
                    <w:ins w:id="7852" w:author="Adrian Moir (amoir)" w:date="2024-11-04T12:18:00Z"/>
                  </w:rPr>
                </w:rPrChange>
              </w:rPr>
              <w:pPrChange w:id="7853" w:author="Adrian Moir (amoir)" w:date="2024-11-04T12:26:00Z" w16du:dateUtc="2024-11-04T11:26:00Z">
                <w:pPr/>
              </w:pPrChange>
            </w:pPr>
            <w:ins w:id="785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55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785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C839745" w14:textId="77777777" w:rsidR="002E0EAC" w:rsidRPr="005112CF" w:rsidRDefault="002E0EAC">
            <w:pPr>
              <w:jc w:val="center"/>
              <w:rPr>
                <w:ins w:id="7857" w:author="Adrian Moir (amoir)" w:date="2024-11-04T12:18:00Z"/>
                <w:rFonts w:asciiTheme="minorHAnsi" w:hAnsiTheme="minorHAnsi" w:cstheme="minorHAnsi"/>
                <w:sz w:val="10"/>
                <w:szCs w:val="10"/>
                <w:rPrChange w:id="7858" w:author="Adrian Moir (amoir)" w:date="2024-11-04T12:20:00Z" w16du:dateUtc="2024-11-04T11:20:00Z">
                  <w:rPr>
                    <w:ins w:id="7859" w:author="Adrian Moir (amoir)" w:date="2024-11-04T12:18:00Z"/>
                  </w:rPr>
                </w:rPrChange>
              </w:rPr>
              <w:pPrChange w:id="7860" w:author="Adrian Moir (amoir)" w:date="2024-11-04T12:26:00Z" w16du:dateUtc="2024-11-04T11:26:00Z">
                <w:pPr/>
              </w:pPrChange>
            </w:pPr>
            <w:ins w:id="786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62" w:author="Adrian Moir (amoir)" w:date="2024-11-04T12:20:00Z" w16du:dateUtc="2024-11-04T11:20:00Z">
                    <w:rPr/>
                  </w:rPrChange>
                </w:rPr>
                <w:t>3.38</w:t>
              </w:r>
            </w:ins>
          </w:p>
        </w:tc>
        <w:tc>
          <w:tcPr>
            <w:tcW w:w="902" w:type="dxa"/>
            <w:noWrap/>
            <w:hideMark/>
            <w:tcPrChange w:id="786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F4F12A5" w14:textId="77777777" w:rsidR="002E0EAC" w:rsidRPr="005112CF" w:rsidRDefault="002E0EAC">
            <w:pPr>
              <w:jc w:val="center"/>
              <w:rPr>
                <w:ins w:id="7864" w:author="Adrian Moir (amoir)" w:date="2024-11-04T12:18:00Z"/>
                <w:rFonts w:asciiTheme="minorHAnsi" w:hAnsiTheme="minorHAnsi" w:cstheme="minorHAnsi"/>
                <w:sz w:val="10"/>
                <w:szCs w:val="10"/>
                <w:rPrChange w:id="7865" w:author="Adrian Moir (amoir)" w:date="2024-11-04T12:20:00Z" w16du:dateUtc="2024-11-04T11:20:00Z">
                  <w:rPr>
                    <w:ins w:id="7866" w:author="Adrian Moir (amoir)" w:date="2024-11-04T12:18:00Z"/>
                  </w:rPr>
                </w:rPrChange>
              </w:rPr>
              <w:pPrChange w:id="7867" w:author="Adrian Moir (amoir)" w:date="2024-11-04T12:27:00Z" w16du:dateUtc="2024-11-04T11:27:00Z">
                <w:pPr/>
              </w:pPrChange>
            </w:pPr>
            <w:ins w:id="786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69" w:author="Adrian Moir (amoir)" w:date="2024-11-04T12:20:00Z" w16du:dateUtc="2024-11-04T11:20:00Z">
                    <w:rPr/>
                  </w:rPrChange>
                </w:rPr>
                <w:t>7</w:t>
              </w:r>
            </w:ins>
          </w:p>
        </w:tc>
        <w:tc>
          <w:tcPr>
            <w:tcW w:w="1604" w:type="dxa"/>
            <w:noWrap/>
            <w:hideMark/>
            <w:tcPrChange w:id="787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78B4950" w14:textId="77777777" w:rsidR="002E0EAC" w:rsidRPr="005112CF" w:rsidRDefault="002E0EAC">
            <w:pPr>
              <w:jc w:val="center"/>
              <w:rPr>
                <w:ins w:id="7871" w:author="Adrian Moir (amoir)" w:date="2024-11-04T12:18:00Z"/>
                <w:rFonts w:asciiTheme="minorHAnsi" w:hAnsiTheme="minorHAnsi" w:cstheme="minorHAnsi"/>
                <w:sz w:val="10"/>
                <w:szCs w:val="10"/>
                <w:rPrChange w:id="7872" w:author="Adrian Moir (amoir)" w:date="2024-11-04T12:20:00Z" w16du:dateUtc="2024-11-04T11:20:00Z">
                  <w:rPr>
                    <w:ins w:id="7873" w:author="Adrian Moir (amoir)" w:date="2024-11-04T12:18:00Z"/>
                  </w:rPr>
                </w:rPrChange>
              </w:rPr>
              <w:pPrChange w:id="7874" w:author="Adrian Moir (amoir)" w:date="2024-11-04T12:27:00Z" w16du:dateUtc="2024-11-04T11:27:00Z">
                <w:pPr/>
              </w:pPrChange>
            </w:pPr>
            <w:ins w:id="787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7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7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78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87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5886831" w14:textId="77777777" w:rsidR="002E0EAC" w:rsidRPr="005112CF" w:rsidRDefault="002E0EAC">
            <w:pPr>
              <w:jc w:val="center"/>
              <w:rPr>
                <w:ins w:id="7880" w:author="Adrian Moir (amoir)" w:date="2024-11-04T12:18:00Z"/>
                <w:rFonts w:asciiTheme="minorHAnsi" w:hAnsiTheme="minorHAnsi" w:cstheme="minorHAnsi"/>
                <w:sz w:val="10"/>
                <w:szCs w:val="10"/>
                <w:rPrChange w:id="7881" w:author="Adrian Moir (amoir)" w:date="2024-11-04T12:20:00Z" w16du:dateUtc="2024-11-04T11:20:00Z">
                  <w:rPr>
                    <w:ins w:id="7882" w:author="Adrian Moir (amoir)" w:date="2024-11-04T12:18:00Z"/>
                  </w:rPr>
                </w:rPrChange>
              </w:rPr>
              <w:pPrChange w:id="7883" w:author="Adrian Moir (amoir)" w:date="2024-11-04T12:27:00Z" w16du:dateUtc="2024-11-04T11:27:00Z">
                <w:pPr/>
              </w:pPrChange>
            </w:pPr>
            <w:ins w:id="788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85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1D38A636" w14:textId="77777777" w:rsidTr="005112CF">
        <w:trPr>
          <w:trHeight w:val="320"/>
          <w:jc w:val="center"/>
          <w:ins w:id="7886" w:author="Adrian Moir (amoir)" w:date="2024-11-04T12:18:00Z"/>
          <w:trPrChange w:id="788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88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53331650" w14:textId="77777777" w:rsidR="002E0EAC" w:rsidRPr="005112CF" w:rsidRDefault="002E0EAC">
            <w:pPr>
              <w:jc w:val="center"/>
              <w:rPr>
                <w:ins w:id="7889" w:author="Adrian Moir (amoir)" w:date="2024-11-04T12:18:00Z"/>
                <w:rFonts w:asciiTheme="minorHAnsi" w:hAnsiTheme="minorHAnsi" w:cstheme="minorHAnsi"/>
                <w:sz w:val="10"/>
                <w:szCs w:val="10"/>
                <w:rPrChange w:id="7890" w:author="Adrian Moir (amoir)" w:date="2024-11-04T12:20:00Z" w16du:dateUtc="2024-11-04T11:20:00Z">
                  <w:rPr>
                    <w:ins w:id="7891" w:author="Adrian Moir (amoir)" w:date="2024-11-04T12:18:00Z"/>
                  </w:rPr>
                </w:rPrChange>
              </w:rPr>
              <w:pPrChange w:id="7892" w:author="Adrian Moir (amoir)" w:date="2024-11-04T12:27:00Z" w16du:dateUtc="2024-11-04T11:27:00Z">
                <w:pPr/>
              </w:pPrChange>
            </w:pPr>
            <w:ins w:id="789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894" w:author="Adrian Moir (amoir)" w:date="2024-11-04T12:20:00Z" w16du:dateUtc="2024-11-04T11:20:00Z">
                    <w:rPr/>
                  </w:rPrChange>
                </w:rPr>
                <w:t>5857761c-e0c7-4f3a-bd8f-acd50f49baa2</w:t>
              </w:r>
            </w:ins>
          </w:p>
        </w:tc>
        <w:tc>
          <w:tcPr>
            <w:tcW w:w="725" w:type="dxa"/>
            <w:noWrap/>
            <w:hideMark/>
            <w:tcPrChange w:id="789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69EBE05D" w14:textId="77777777" w:rsidR="002E0EAC" w:rsidRPr="005112CF" w:rsidRDefault="002E0EAC">
            <w:pPr>
              <w:jc w:val="center"/>
              <w:rPr>
                <w:ins w:id="7896" w:author="Adrian Moir (amoir)" w:date="2024-11-04T12:18:00Z"/>
                <w:rFonts w:asciiTheme="minorHAnsi" w:hAnsiTheme="minorHAnsi" w:cstheme="minorHAnsi"/>
                <w:sz w:val="10"/>
                <w:szCs w:val="10"/>
                <w:rPrChange w:id="7897" w:author="Adrian Moir (amoir)" w:date="2024-11-04T12:20:00Z" w16du:dateUtc="2024-11-04T11:20:00Z">
                  <w:rPr>
                    <w:ins w:id="7898" w:author="Adrian Moir (amoir)" w:date="2024-11-04T12:18:00Z"/>
                  </w:rPr>
                </w:rPrChange>
              </w:rPr>
              <w:pPrChange w:id="7899" w:author="Adrian Moir (amoir)" w:date="2024-11-04T12:27:00Z" w16du:dateUtc="2024-11-04T11:27:00Z">
                <w:pPr/>
              </w:pPrChange>
            </w:pPr>
            <w:proofErr w:type="spellStart"/>
            <w:ins w:id="790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01" w:author="Adrian Moir (amoir)" w:date="2024-11-04T12:20:00Z" w16du:dateUtc="2024-11-04T11:20:00Z">
                    <w:rPr/>
                  </w:rPrChange>
                </w:rPr>
                <w:t>han-qstor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90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90B3FCE" w14:textId="77777777" w:rsidR="002E0EAC" w:rsidRPr="005112CF" w:rsidRDefault="002E0EAC">
            <w:pPr>
              <w:jc w:val="center"/>
              <w:rPr>
                <w:ins w:id="7903" w:author="Adrian Moir (amoir)" w:date="2024-11-04T12:18:00Z"/>
                <w:rFonts w:asciiTheme="minorHAnsi" w:hAnsiTheme="minorHAnsi" w:cstheme="minorHAnsi"/>
                <w:sz w:val="10"/>
                <w:szCs w:val="10"/>
                <w:rPrChange w:id="7904" w:author="Adrian Moir (amoir)" w:date="2024-11-04T12:20:00Z" w16du:dateUtc="2024-11-04T11:20:00Z">
                  <w:rPr>
                    <w:ins w:id="7905" w:author="Adrian Moir (amoir)" w:date="2024-11-04T12:18:00Z"/>
                  </w:rPr>
                </w:rPrChange>
              </w:rPr>
              <w:pPrChange w:id="7906" w:author="Adrian Moir (amoir)" w:date="2024-11-04T12:27:00Z" w16du:dateUtc="2024-11-04T11:27:00Z">
                <w:pPr/>
              </w:pPrChange>
            </w:pPr>
            <w:ins w:id="790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08" w:author="Adrian Moir (amoir)" w:date="2024-11-04T12:20:00Z" w16du:dateUtc="2024-11-04T11:20:00Z">
                    <w:rPr/>
                  </w:rPrChange>
                </w:rPr>
                <w:t>|172.24.14.147|10.150.141.20</w:t>
              </w:r>
            </w:ins>
          </w:p>
        </w:tc>
        <w:tc>
          <w:tcPr>
            <w:tcW w:w="628" w:type="dxa"/>
            <w:noWrap/>
            <w:hideMark/>
            <w:tcPrChange w:id="790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F9B8A84" w14:textId="77777777" w:rsidR="002E0EAC" w:rsidRPr="005112CF" w:rsidRDefault="002E0EAC">
            <w:pPr>
              <w:jc w:val="center"/>
              <w:rPr>
                <w:ins w:id="7910" w:author="Adrian Moir (amoir)" w:date="2024-11-04T12:18:00Z"/>
                <w:rFonts w:asciiTheme="minorHAnsi" w:hAnsiTheme="minorHAnsi" w:cstheme="minorHAnsi"/>
                <w:sz w:val="10"/>
                <w:szCs w:val="10"/>
                <w:rPrChange w:id="7911" w:author="Adrian Moir (amoir)" w:date="2024-11-04T12:20:00Z" w16du:dateUtc="2024-11-04T11:20:00Z">
                  <w:rPr>
                    <w:ins w:id="7912" w:author="Adrian Moir (amoir)" w:date="2024-11-04T12:18:00Z"/>
                  </w:rPr>
                </w:rPrChange>
              </w:rPr>
              <w:pPrChange w:id="7913" w:author="Adrian Moir (amoir)" w:date="2024-11-04T12:27:00Z" w16du:dateUtc="2024-11-04T11:27:00Z">
                <w:pPr/>
              </w:pPrChange>
            </w:pPr>
            <w:ins w:id="791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1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91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D1DCB22" w14:textId="77777777" w:rsidR="002E0EAC" w:rsidRPr="005112CF" w:rsidRDefault="002E0EAC">
            <w:pPr>
              <w:jc w:val="center"/>
              <w:rPr>
                <w:ins w:id="7917" w:author="Adrian Moir (amoir)" w:date="2024-11-04T12:18:00Z"/>
                <w:rFonts w:asciiTheme="minorHAnsi" w:hAnsiTheme="minorHAnsi" w:cstheme="minorHAnsi"/>
                <w:sz w:val="10"/>
                <w:szCs w:val="10"/>
                <w:rPrChange w:id="7918" w:author="Adrian Moir (amoir)" w:date="2024-11-04T12:20:00Z" w16du:dateUtc="2024-11-04T11:20:00Z">
                  <w:rPr>
                    <w:ins w:id="7919" w:author="Adrian Moir (amoir)" w:date="2024-11-04T12:18:00Z"/>
                  </w:rPr>
                </w:rPrChange>
              </w:rPr>
              <w:pPrChange w:id="7920" w:author="Adrian Moir (amoir)" w:date="2024-11-04T12:27:00Z" w16du:dateUtc="2024-11-04T11:27:00Z">
                <w:pPr/>
              </w:pPrChange>
            </w:pPr>
            <w:proofErr w:type="spellStart"/>
            <w:ins w:id="792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2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92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B06C7BF" w14:textId="77777777" w:rsidR="002E0EAC" w:rsidRPr="005112CF" w:rsidRDefault="002E0EAC">
            <w:pPr>
              <w:jc w:val="center"/>
              <w:rPr>
                <w:ins w:id="7924" w:author="Adrian Moir (amoir)" w:date="2024-11-04T12:18:00Z"/>
                <w:rFonts w:asciiTheme="minorHAnsi" w:hAnsiTheme="minorHAnsi" w:cstheme="minorHAnsi"/>
                <w:sz w:val="10"/>
                <w:szCs w:val="10"/>
                <w:rPrChange w:id="7925" w:author="Adrian Moir (amoir)" w:date="2024-11-04T12:20:00Z" w16du:dateUtc="2024-11-04T11:20:00Z">
                  <w:rPr>
                    <w:ins w:id="7926" w:author="Adrian Moir (amoir)" w:date="2024-11-04T12:18:00Z"/>
                  </w:rPr>
                </w:rPrChange>
              </w:rPr>
              <w:pPrChange w:id="7927" w:author="Adrian Moir (amoir)" w:date="2024-11-04T12:26:00Z" w16du:dateUtc="2024-11-04T11:26:00Z">
                <w:pPr/>
              </w:pPrChange>
            </w:pPr>
            <w:ins w:id="792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29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793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E29AF8C" w14:textId="77777777" w:rsidR="002E0EAC" w:rsidRPr="005112CF" w:rsidRDefault="002E0EAC">
            <w:pPr>
              <w:jc w:val="center"/>
              <w:rPr>
                <w:ins w:id="7931" w:author="Adrian Moir (amoir)" w:date="2024-11-04T12:18:00Z"/>
                <w:rFonts w:asciiTheme="minorHAnsi" w:hAnsiTheme="minorHAnsi" w:cstheme="minorHAnsi"/>
                <w:sz w:val="10"/>
                <w:szCs w:val="10"/>
                <w:rPrChange w:id="7932" w:author="Adrian Moir (amoir)" w:date="2024-11-04T12:20:00Z" w16du:dateUtc="2024-11-04T11:20:00Z">
                  <w:rPr>
                    <w:ins w:id="7933" w:author="Adrian Moir (amoir)" w:date="2024-11-04T12:18:00Z"/>
                  </w:rPr>
                </w:rPrChange>
              </w:rPr>
              <w:pPrChange w:id="7934" w:author="Adrian Moir (amoir)" w:date="2024-11-04T12:26:00Z" w16du:dateUtc="2024-11-04T11:26:00Z">
                <w:pPr/>
              </w:pPrChange>
            </w:pPr>
            <w:ins w:id="793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36" w:author="Adrian Moir (amoir)" w:date="2024-11-04T12:20:00Z" w16du:dateUtc="2024-11-04T11:20:00Z">
                    <w:rPr/>
                  </w:rPrChange>
                </w:rPr>
                <w:t>6.93</w:t>
              </w:r>
            </w:ins>
          </w:p>
        </w:tc>
        <w:tc>
          <w:tcPr>
            <w:tcW w:w="902" w:type="dxa"/>
            <w:noWrap/>
            <w:hideMark/>
            <w:tcPrChange w:id="793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0405A6F" w14:textId="77777777" w:rsidR="002E0EAC" w:rsidRPr="005112CF" w:rsidRDefault="002E0EAC">
            <w:pPr>
              <w:jc w:val="center"/>
              <w:rPr>
                <w:ins w:id="7938" w:author="Adrian Moir (amoir)" w:date="2024-11-04T12:18:00Z"/>
                <w:rFonts w:asciiTheme="minorHAnsi" w:hAnsiTheme="minorHAnsi" w:cstheme="minorHAnsi"/>
                <w:sz w:val="10"/>
                <w:szCs w:val="10"/>
                <w:rPrChange w:id="7939" w:author="Adrian Moir (amoir)" w:date="2024-11-04T12:20:00Z" w16du:dateUtc="2024-11-04T11:20:00Z">
                  <w:rPr>
                    <w:ins w:id="7940" w:author="Adrian Moir (amoir)" w:date="2024-11-04T12:18:00Z"/>
                  </w:rPr>
                </w:rPrChange>
              </w:rPr>
              <w:pPrChange w:id="7941" w:author="Adrian Moir (amoir)" w:date="2024-11-04T12:27:00Z" w16du:dateUtc="2024-11-04T11:27:00Z">
                <w:pPr/>
              </w:pPrChange>
            </w:pPr>
            <w:ins w:id="794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43" w:author="Adrian Moir (amoir)" w:date="2024-11-04T12:20:00Z" w16du:dateUtc="2024-11-04T11:20:00Z">
                    <w:rPr/>
                  </w:rPrChange>
                </w:rPr>
                <w:t>17.8</w:t>
              </w:r>
            </w:ins>
          </w:p>
        </w:tc>
        <w:tc>
          <w:tcPr>
            <w:tcW w:w="1604" w:type="dxa"/>
            <w:noWrap/>
            <w:hideMark/>
            <w:tcPrChange w:id="794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FDA4698" w14:textId="77777777" w:rsidR="002E0EAC" w:rsidRPr="005112CF" w:rsidRDefault="002E0EAC">
            <w:pPr>
              <w:jc w:val="center"/>
              <w:rPr>
                <w:ins w:id="7945" w:author="Adrian Moir (amoir)" w:date="2024-11-04T12:18:00Z"/>
                <w:rFonts w:asciiTheme="minorHAnsi" w:hAnsiTheme="minorHAnsi" w:cstheme="minorHAnsi"/>
                <w:sz w:val="10"/>
                <w:szCs w:val="10"/>
                <w:rPrChange w:id="7946" w:author="Adrian Moir (amoir)" w:date="2024-11-04T12:20:00Z" w16du:dateUtc="2024-11-04T11:20:00Z">
                  <w:rPr>
                    <w:ins w:id="7947" w:author="Adrian Moir (amoir)" w:date="2024-11-04T12:18:00Z"/>
                  </w:rPr>
                </w:rPrChange>
              </w:rPr>
              <w:pPrChange w:id="7948" w:author="Adrian Moir (amoir)" w:date="2024-11-04T12:27:00Z" w16du:dateUtc="2024-11-04T11:27:00Z">
                <w:pPr/>
              </w:pPrChange>
            </w:pPr>
            <w:ins w:id="794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5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5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5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795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13D2E8C6" w14:textId="77777777" w:rsidR="002E0EAC" w:rsidRPr="005112CF" w:rsidRDefault="002E0EAC">
            <w:pPr>
              <w:jc w:val="center"/>
              <w:rPr>
                <w:ins w:id="7954" w:author="Adrian Moir (amoir)" w:date="2024-11-04T12:18:00Z"/>
                <w:rFonts w:asciiTheme="minorHAnsi" w:hAnsiTheme="minorHAnsi" w:cstheme="minorHAnsi"/>
                <w:sz w:val="10"/>
                <w:szCs w:val="10"/>
                <w:rPrChange w:id="7955" w:author="Adrian Moir (amoir)" w:date="2024-11-04T12:20:00Z" w16du:dateUtc="2024-11-04T11:20:00Z">
                  <w:rPr>
                    <w:ins w:id="7956" w:author="Adrian Moir (amoir)" w:date="2024-11-04T12:18:00Z"/>
                  </w:rPr>
                </w:rPrChange>
              </w:rPr>
              <w:pPrChange w:id="7957" w:author="Adrian Moir (amoir)" w:date="2024-11-04T12:27:00Z" w16du:dateUtc="2024-11-04T11:27:00Z">
                <w:pPr/>
              </w:pPrChange>
            </w:pPr>
            <w:ins w:id="795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5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6B18284E" w14:textId="77777777" w:rsidTr="005112CF">
        <w:trPr>
          <w:trHeight w:val="320"/>
          <w:jc w:val="center"/>
          <w:ins w:id="7960" w:author="Adrian Moir (amoir)" w:date="2024-11-04T12:18:00Z"/>
          <w:trPrChange w:id="796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796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14D1486" w14:textId="77777777" w:rsidR="002E0EAC" w:rsidRPr="005112CF" w:rsidRDefault="002E0EAC">
            <w:pPr>
              <w:jc w:val="center"/>
              <w:rPr>
                <w:ins w:id="7963" w:author="Adrian Moir (amoir)" w:date="2024-11-04T12:18:00Z"/>
                <w:rFonts w:asciiTheme="minorHAnsi" w:hAnsiTheme="minorHAnsi" w:cstheme="minorHAnsi"/>
                <w:sz w:val="10"/>
                <w:szCs w:val="10"/>
                <w:rPrChange w:id="7964" w:author="Adrian Moir (amoir)" w:date="2024-11-04T12:20:00Z" w16du:dateUtc="2024-11-04T11:20:00Z">
                  <w:rPr>
                    <w:ins w:id="7965" w:author="Adrian Moir (amoir)" w:date="2024-11-04T12:18:00Z"/>
                  </w:rPr>
                </w:rPrChange>
              </w:rPr>
              <w:pPrChange w:id="7966" w:author="Adrian Moir (amoir)" w:date="2024-11-04T12:27:00Z" w16du:dateUtc="2024-11-04T11:27:00Z">
                <w:pPr/>
              </w:pPrChange>
            </w:pPr>
            <w:ins w:id="796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68" w:author="Adrian Moir (amoir)" w:date="2024-11-04T12:20:00Z" w16du:dateUtc="2024-11-04T11:20:00Z">
                    <w:rPr/>
                  </w:rPrChange>
                </w:rPr>
                <w:t>997e4e1b-a92f-427d-a314-3ec59bef377f</w:t>
              </w:r>
            </w:ins>
          </w:p>
        </w:tc>
        <w:tc>
          <w:tcPr>
            <w:tcW w:w="725" w:type="dxa"/>
            <w:noWrap/>
            <w:hideMark/>
            <w:tcPrChange w:id="796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25192748" w14:textId="77777777" w:rsidR="002E0EAC" w:rsidRPr="005112CF" w:rsidRDefault="002E0EAC">
            <w:pPr>
              <w:jc w:val="center"/>
              <w:rPr>
                <w:ins w:id="7970" w:author="Adrian Moir (amoir)" w:date="2024-11-04T12:18:00Z"/>
                <w:rFonts w:asciiTheme="minorHAnsi" w:hAnsiTheme="minorHAnsi" w:cstheme="minorHAnsi"/>
                <w:sz w:val="10"/>
                <w:szCs w:val="10"/>
                <w:rPrChange w:id="7971" w:author="Adrian Moir (amoir)" w:date="2024-11-04T12:20:00Z" w16du:dateUtc="2024-11-04T11:20:00Z">
                  <w:rPr>
                    <w:ins w:id="7972" w:author="Adrian Moir (amoir)" w:date="2024-11-04T12:18:00Z"/>
                  </w:rPr>
                </w:rPrChange>
              </w:rPr>
              <w:pPrChange w:id="7973" w:author="Adrian Moir (amoir)" w:date="2024-11-04T12:27:00Z" w16du:dateUtc="2024-11-04T11:27:00Z">
                <w:pPr/>
              </w:pPrChange>
            </w:pPr>
            <w:proofErr w:type="spellStart"/>
            <w:ins w:id="797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75" w:author="Adrian Moir (amoir)" w:date="2024-11-04T12:20:00Z" w16du:dateUtc="2024-11-04T11:20:00Z">
                    <w:rPr/>
                  </w:rPrChange>
                </w:rPr>
                <w:t>hou-qstor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797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104BD63" w14:textId="77777777" w:rsidR="002E0EAC" w:rsidRPr="005112CF" w:rsidRDefault="002E0EAC">
            <w:pPr>
              <w:jc w:val="center"/>
              <w:rPr>
                <w:ins w:id="7977" w:author="Adrian Moir (amoir)" w:date="2024-11-04T12:18:00Z"/>
                <w:rFonts w:asciiTheme="minorHAnsi" w:hAnsiTheme="minorHAnsi" w:cstheme="minorHAnsi"/>
                <w:sz w:val="10"/>
                <w:szCs w:val="10"/>
                <w:rPrChange w:id="7978" w:author="Adrian Moir (amoir)" w:date="2024-11-04T12:20:00Z" w16du:dateUtc="2024-11-04T11:20:00Z">
                  <w:rPr>
                    <w:ins w:id="7979" w:author="Adrian Moir (amoir)" w:date="2024-11-04T12:18:00Z"/>
                  </w:rPr>
                </w:rPrChange>
              </w:rPr>
              <w:pPrChange w:id="7980" w:author="Adrian Moir (amoir)" w:date="2024-11-04T12:27:00Z" w16du:dateUtc="2024-11-04T11:27:00Z">
                <w:pPr/>
              </w:pPrChange>
            </w:pPr>
            <w:ins w:id="798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82" w:author="Adrian Moir (amoir)" w:date="2024-11-04T12:20:00Z" w16du:dateUtc="2024-11-04T11:20:00Z">
                    <w:rPr/>
                  </w:rPrChange>
                </w:rPr>
                <w:t>|172.24.14.148|10.150.116.20</w:t>
              </w:r>
            </w:ins>
          </w:p>
        </w:tc>
        <w:tc>
          <w:tcPr>
            <w:tcW w:w="628" w:type="dxa"/>
            <w:noWrap/>
            <w:hideMark/>
            <w:tcPrChange w:id="798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DE25CB3" w14:textId="77777777" w:rsidR="002E0EAC" w:rsidRPr="005112CF" w:rsidRDefault="002E0EAC">
            <w:pPr>
              <w:jc w:val="center"/>
              <w:rPr>
                <w:ins w:id="7984" w:author="Adrian Moir (amoir)" w:date="2024-11-04T12:18:00Z"/>
                <w:rFonts w:asciiTheme="minorHAnsi" w:hAnsiTheme="minorHAnsi" w:cstheme="minorHAnsi"/>
                <w:sz w:val="10"/>
                <w:szCs w:val="10"/>
                <w:rPrChange w:id="7985" w:author="Adrian Moir (amoir)" w:date="2024-11-04T12:20:00Z" w16du:dateUtc="2024-11-04T11:20:00Z">
                  <w:rPr>
                    <w:ins w:id="7986" w:author="Adrian Moir (amoir)" w:date="2024-11-04T12:18:00Z"/>
                  </w:rPr>
                </w:rPrChange>
              </w:rPr>
              <w:pPrChange w:id="7987" w:author="Adrian Moir (amoir)" w:date="2024-11-04T12:27:00Z" w16du:dateUtc="2024-11-04T11:27:00Z">
                <w:pPr/>
              </w:pPrChange>
            </w:pPr>
            <w:ins w:id="798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8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799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00B21C9" w14:textId="77777777" w:rsidR="002E0EAC" w:rsidRPr="005112CF" w:rsidRDefault="002E0EAC">
            <w:pPr>
              <w:jc w:val="center"/>
              <w:rPr>
                <w:ins w:id="7991" w:author="Adrian Moir (amoir)" w:date="2024-11-04T12:18:00Z"/>
                <w:rFonts w:asciiTheme="minorHAnsi" w:hAnsiTheme="minorHAnsi" w:cstheme="minorHAnsi"/>
                <w:sz w:val="10"/>
                <w:szCs w:val="10"/>
                <w:rPrChange w:id="7992" w:author="Adrian Moir (amoir)" w:date="2024-11-04T12:20:00Z" w16du:dateUtc="2024-11-04T11:20:00Z">
                  <w:rPr>
                    <w:ins w:id="7993" w:author="Adrian Moir (amoir)" w:date="2024-11-04T12:18:00Z"/>
                  </w:rPr>
                </w:rPrChange>
              </w:rPr>
              <w:pPrChange w:id="7994" w:author="Adrian Moir (amoir)" w:date="2024-11-04T12:27:00Z" w16du:dateUtc="2024-11-04T11:27:00Z">
                <w:pPr/>
              </w:pPrChange>
            </w:pPr>
            <w:proofErr w:type="spellStart"/>
            <w:ins w:id="799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799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799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361BDEEE" w14:textId="77777777" w:rsidR="002E0EAC" w:rsidRPr="005112CF" w:rsidRDefault="002E0EAC">
            <w:pPr>
              <w:jc w:val="center"/>
              <w:rPr>
                <w:ins w:id="7998" w:author="Adrian Moir (amoir)" w:date="2024-11-04T12:18:00Z"/>
                <w:rFonts w:asciiTheme="minorHAnsi" w:hAnsiTheme="minorHAnsi" w:cstheme="minorHAnsi"/>
                <w:sz w:val="10"/>
                <w:szCs w:val="10"/>
                <w:rPrChange w:id="7999" w:author="Adrian Moir (amoir)" w:date="2024-11-04T12:20:00Z" w16du:dateUtc="2024-11-04T11:20:00Z">
                  <w:rPr>
                    <w:ins w:id="8000" w:author="Adrian Moir (amoir)" w:date="2024-11-04T12:18:00Z"/>
                  </w:rPr>
                </w:rPrChange>
              </w:rPr>
              <w:pPrChange w:id="8001" w:author="Adrian Moir (amoir)" w:date="2024-11-04T12:26:00Z" w16du:dateUtc="2024-11-04T11:26:00Z">
                <w:pPr/>
              </w:pPrChange>
            </w:pPr>
            <w:ins w:id="800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03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00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644322A" w14:textId="77777777" w:rsidR="002E0EAC" w:rsidRPr="005112CF" w:rsidRDefault="002E0EAC">
            <w:pPr>
              <w:jc w:val="center"/>
              <w:rPr>
                <w:ins w:id="8005" w:author="Adrian Moir (amoir)" w:date="2024-11-04T12:18:00Z"/>
                <w:rFonts w:asciiTheme="minorHAnsi" w:hAnsiTheme="minorHAnsi" w:cstheme="minorHAnsi"/>
                <w:sz w:val="10"/>
                <w:szCs w:val="10"/>
                <w:rPrChange w:id="8006" w:author="Adrian Moir (amoir)" w:date="2024-11-04T12:20:00Z" w16du:dateUtc="2024-11-04T11:20:00Z">
                  <w:rPr>
                    <w:ins w:id="8007" w:author="Adrian Moir (amoir)" w:date="2024-11-04T12:18:00Z"/>
                  </w:rPr>
                </w:rPrChange>
              </w:rPr>
              <w:pPrChange w:id="8008" w:author="Adrian Moir (amoir)" w:date="2024-11-04T12:26:00Z" w16du:dateUtc="2024-11-04T11:26:00Z">
                <w:pPr/>
              </w:pPrChange>
            </w:pPr>
            <w:ins w:id="800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10" w:author="Adrian Moir (amoir)" w:date="2024-11-04T12:20:00Z" w16du:dateUtc="2024-11-04T11:20:00Z">
                    <w:rPr/>
                  </w:rPrChange>
                </w:rPr>
                <w:t>0.27</w:t>
              </w:r>
            </w:ins>
          </w:p>
        </w:tc>
        <w:tc>
          <w:tcPr>
            <w:tcW w:w="902" w:type="dxa"/>
            <w:noWrap/>
            <w:hideMark/>
            <w:tcPrChange w:id="801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1457010" w14:textId="77777777" w:rsidR="002E0EAC" w:rsidRPr="005112CF" w:rsidRDefault="002E0EAC">
            <w:pPr>
              <w:jc w:val="center"/>
              <w:rPr>
                <w:ins w:id="8012" w:author="Adrian Moir (amoir)" w:date="2024-11-04T12:18:00Z"/>
                <w:rFonts w:asciiTheme="minorHAnsi" w:hAnsiTheme="minorHAnsi" w:cstheme="minorHAnsi"/>
                <w:sz w:val="10"/>
                <w:szCs w:val="10"/>
                <w:rPrChange w:id="8013" w:author="Adrian Moir (amoir)" w:date="2024-11-04T12:20:00Z" w16du:dateUtc="2024-11-04T11:20:00Z">
                  <w:rPr>
                    <w:ins w:id="8014" w:author="Adrian Moir (amoir)" w:date="2024-11-04T12:18:00Z"/>
                  </w:rPr>
                </w:rPrChange>
              </w:rPr>
              <w:pPrChange w:id="8015" w:author="Adrian Moir (amoir)" w:date="2024-11-04T12:27:00Z" w16du:dateUtc="2024-11-04T11:27:00Z">
                <w:pPr/>
              </w:pPrChange>
            </w:pPr>
            <w:ins w:id="801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17" w:author="Adrian Moir (amoir)" w:date="2024-11-04T12:20:00Z" w16du:dateUtc="2024-11-04T11:20:00Z">
                    <w:rPr/>
                  </w:rPrChange>
                </w:rPr>
                <w:t>1</w:t>
              </w:r>
            </w:ins>
          </w:p>
        </w:tc>
        <w:tc>
          <w:tcPr>
            <w:tcW w:w="1604" w:type="dxa"/>
            <w:noWrap/>
            <w:hideMark/>
            <w:tcPrChange w:id="801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FE90ADA" w14:textId="77777777" w:rsidR="002E0EAC" w:rsidRPr="005112CF" w:rsidRDefault="002E0EAC">
            <w:pPr>
              <w:jc w:val="center"/>
              <w:rPr>
                <w:ins w:id="8019" w:author="Adrian Moir (amoir)" w:date="2024-11-04T12:18:00Z"/>
                <w:rFonts w:asciiTheme="minorHAnsi" w:hAnsiTheme="minorHAnsi" w:cstheme="minorHAnsi"/>
                <w:sz w:val="10"/>
                <w:szCs w:val="10"/>
                <w:rPrChange w:id="8020" w:author="Adrian Moir (amoir)" w:date="2024-11-04T12:20:00Z" w16du:dateUtc="2024-11-04T11:20:00Z">
                  <w:rPr>
                    <w:ins w:id="8021" w:author="Adrian Moir (amoir)" w:date="2024-11-04T12:18:00Z"/>
                  </w:rPr>
                </w:rPrChange>
              </w:rPr>
              <w:pPrChange w:id="8022" w:author="Adrian Moir (amoir)" w:date="2024-11-04T12:27:00Z" w16du:dateUtc="2024-11-04T11:27:00Z">
                <w:pPr/>
              </w:pPrChange>
            </w:pPr>
            <w:ins w:id="802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2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2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2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02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A521C64" w14:textId="77777777" w:rsidR="002E0EAC" w:rsidRPr="005112CF" w:rsidRDefault="002E0EAC">
            <w:pPr>
              <w:jc w:val="center"/>
              <w:rPr>
                <w:ins w:id="8028" w:author="Adrian Moir (amoir)" w:date="2024-11-04T12:18:00Z"/>
                <w:rFonts w:asciiTheme="minorHAnsi" w:hAnsiTheme="minorHAnsi" w:cstheme="minorHAnsi"/>
                <w:sz w:val="10"/>
                <w:szCs w:val="10"/>
                <w:rPrChange w:id="8029" w:author="Adrian Moir (amoir)" w:date="2024-11-04T12:20:00Z" w16du:dateUtc="2024-11-04T11:20:00Z">
                  <w:rPr>
                    <w:ins w:id="8030" w:author="Adrian Moir (amoir)" w:date="2024-11-04T12:18:00Z"/>
                  </w:rPr>
                </w:rPrChange>
              </w:rPr>
              <w:pPrChange w:id="8031" w:author="Adrian Moir (amoir)" w:date="2024-11-04T12:27:00Z" w16du:dateUtc="2024-11-04T11:27:00Z">
                <w:pPr/>
              </w:pPrChange>
            </w:pPr>
            <w:ins w:id="803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3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34E916C5" w14:textId="77777777" w:rsidTr="005112CF">
        <w:trPr>
          <w:trHeight w:val="320"/>
          <w:jc w:val="center"/>
          <w:ins w:id="8034" w:author="Adrian Moir (amoir)" w:date="2024-11-04T12:18:00Z"/>
          <w:trPrChange w:id="803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03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8CF1B78" w14:textId="77777777" w:rsidR="002E0EAC" w:rsidRPr="005112CF" w:rsidRDefault="002E0EAC">
            <w:pPr>
              <w:jc w:val="center"/>
              <w:rPr>
                <w:ins w:id="8037" w:author="Adrian Moir (amoir)" w:date="2024-11-04T12:18:00Z"/>
                <w:rFonts w:asciiTheme="minorHAnsi" w:hAnsiTheme="minorHAnsi" w:cstheme="minorHAnsi"/>
                <w:sz w:val="10"/>
                <w:szCs w:val="10"/>
                <w:rPrChange w:id="8038" w:author="Adrian Moir (amoir)" w:date="2024-11-04T12:20:00Z" w16du:dateUtc="2024-11-04T11:20:00Z">
                  <w:rPr>
                    <w:ins w:id="8039" w:author="Adrian Moir (amoir)" w:date="2024-11-04T12:18:00Z"/>
                  </w:rPr>
                </w:rPrChange>
              </w:rPr>
              <w:pPrChange w:id="8040" w:author="Adrian Moir (amoir)" w:date="2024-11-04T12:27:00Z" w16du:dateUtc="2024-11-04T11:27:00Z">
                <w:pPr/>
              </w:pPrChange>
            </w:pPr>
            <w:ins w:id="804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42" w:author="Adrian Moir (amoir)" w:date="2024-11-04T12:20:00Z" w16du:dateUtc="2024-11-04T11:20:00Z">
                    <w:rPr/>
                  </w:rPrChange>
                </w:rPr>
                <w:t>a79e91e7-e103-41c1-a760-2ddc756b75a1</w:t>
              </w:r>
            </w:ins>
          </w:p>
        </w:tc>
        <w:tc>
          <w:tcPr>
            <w:tcW w:w="725" w:type="dxa"/>
            <w:noWrap/>
            <w:hideMark/>
            <w:tcPrChange w:id="804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5C5D8A0E" w14:textId="77777777" w:rsidR="002E0EAC" w:rsidRPr="005112CF" w:rsidRDefault="002E0EAC">
            <w:pPr>
              <w:jc w:val="center"/>
              <w:rPr>
                <w:ins w:id="8044" w:author="Adrian Moir (amoir)" w:date="2024-11-04T12:18:00Z"/>
                <w:rFonts w:asciiTheme="minorHAnsi" w:hAnsiTheme="minorHAnsi" w:cstheme="minorHAnsi"/>
                <w:sz w:val="10"/>
                <w:szCs w:val="10"/>
                <w:rPrChange w:id="8045" w:author="Adrian Moir (amoir)" w:date="2024-11-04T12:20:00Z" w16du:dateUtc="2024-11-04T11:20:00Z">
                  <w:rPr>
                    <w:ins w:id="8046" w:author="Adrian Moir (amoir)" w:date="2024-11-04T12:18:00Z"/>
                  </w:rPr>
                </w:rPrChange>
              </w:rPr>
              <w:pPrChange w:id="8047" w:author="Adrian Moir (amoir)" w:date="2024-11-04T12:27:00Z" w16du:dateUtc="2024-11-04T11:27:00Z">
                <w:pPr/>
              </w:pPrChange>
            </w:pPr>
            <w:proofErr w:type="spellStart"/>
            <w:ins w:id="804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49" w:author="Adrian Moir (amoir)" w:date="2024-11-04T12:20:00Z" w16du:dateUtc="2024-11-04T11:20:00Z">
                    <w:rPr/>
                  </w:rPrChange>
                </w:rPr>
                <w:t>lep-qstor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05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0B863586" w14:textId="77777777" w:rsidR="002E0EAC" w:rsidRPr="005112CF" w:rsidRDefault="002E0EAC">
            <w:pPr>
              <w:jc w:val="center"/>
              <w:rPr>
                <w:ins w:id="8051" w:author="Adrian Moir (amoir)" w:date="2024-11-04T12:18:00Z"/>
                <w:rFonts w:asciiTheme="minorHAnsi" w:hAnsiTheme="minorHAnsi" w:cstheme="minorHAnsi"/>
                <w:sz w:val="10"/>
                <w:szCs w:val="10"/>
                <w:rPrChange w:id="8052" w:author="Adrian Moir (amoir)" w:date="2024-11-04T12:20:00Z" w16du:dateUtc="2024-11-04T11:20:00Z">
                  <w:rPr>
                    <w:ins w:id="8053" w:author="Adrian Moir (amoir)" w:date="2024-11-04T12:18:00Z"/>
                  </w:rPr>
                </w:rPrChange>
              </w:rPr>
              <w:pPrChange w:id="8054" w:author="Adrian Moir (amoir)" w:date="2024-11-04T12:27:00Z" w16du:dateUtc="2024-11-04T11:27:00Z">
                <w:pPr/>
              </w:pPrChange>
            </w:pPr>
            <w:ins w:id="805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56" w:author="Adrian Moir (amoir)" w:date="2024-11-04T12:20:00Z" w16du:dateUtc="2024-11-04T11:20:00Z">
                    <w:rPr/>
                  </w:rPrChange>
                </w:rPr>
                <w:t>|172.24.14.202|10.150.134.20</w:t>
              </w:r>
            </w:ins>
          </w:p>
        </w:tc>
        <w:tc>
          <w:tcPr>
            <w:tcW w:w="628" w:type="dxa"/>
            <w:noWrap/>
            <w:hideMark/>
            <w:tcPrChange w:id="805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6C00183" w14:textId="77777777" w:rsidR="002E0EAC" w:rsidRPr="005112CF" w:rsidRDefault="002E0EAC">
            <w:pPr>
              <w:jc w:val="center"/>
              <w:rPr>
                <w:ins w:id="8058" w:author="Adrian Moir (amoir)" w:date="2024-11-04T12:18:00Z"/>
                <w:rFonts w:asciiTheme="minorHAnsi" w:hAnsiTheme="minorHAnsi" w:cstheme="minorHAnsi"/>
                <w:sz w:val="10"/>
                <w:szCs w:val="10"/>
                <w:rPrChange w:id="8059" w:author="Adrian Moir (amoir)" w:date="2024-11-04T12:20:00Z" w16du:dateUtc="2024-11-04T11:20:00Z">
                  <w:rPr>
                    <w:ins w:id="8060" w:author="Adrian Moir (amoir)" w:date="2024-11-04T12:18:00Z"/>
                  </w:rPr>
                </w:rPrChange>
              </w:rPr>
              <w:pPrChange w:id="8061" w:author="Adrian Moir (amoir)" w:date="2024-11-04T12:27:00Z" w16du:dateUtc="2024-11-04T11:27:00Z">
                <w:pPr/>
              </w:pPrChange>
            </w:pPr>
            <w:ins w:id="806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6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806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F06E264" w14:textId="77777777" w:rsidR="002E0EAC" w:rsidRPr="005112CF" w:rsidRDefault="002E0EAC">
            <w:pPr>
              <w:jc w:val="center"/>
              <w:rPr>
                <w:ins w:id="8065" w:author="Adrian Moir (amoir)" w:date="2024-11-04T12:18:00Z"/>
                <w:rFonts w:asciiTheme="minorHAnsi" w:hAnsiTheme="minorHAnsi" w:cstheme="minorHAnsi"/>
                <w:sz w:val="10"/>
                <w:szCs w:val="10"/>
                <w:rPrChange w:id="8066" w:author="Adrian Moir (amoir)" w:date="2024-11-04T12:20:00Z" w16du:dateUtc="2024-11-04T11:20:00Z">
                  <w:rPr>
                    <w:ins w:id="8067" w:author="Adrian Moir (amoir)" w:date="2024-11-04T12:18:00Z"/>
                  </w:rPr>
                </w:rPrChange>
              </w:rPr>
              <w:pPrChange w:id="8068" w:author="Adrian Moir (amoir)" w:date="2024-11-04T12:27:00Z" w16du:dateUtc="2024-11-04T11:27:00Z">
                <w:pPr/>
              </w:pPrChange>
            </w:pPr>
            <w:proofErr w:type="spellStart"/>
            <w:ins w:id="806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7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07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628146F" w14:textId="77777777" w:rsidR="002E0EAC" w:rsidRPr="005112CF" w:rsidRDefault="002E0EAC">
            <w:pPr>
              <w:jc w:val="center"/>
              <w:rPr>
                <w:ins w:id="8072" w:author="Adrian Moir (amoir)" w:date="2024-11-04T12:18:00Z"/>
                <w:rFonts w:asciiTheme="minorHAnsi" w:hAnsiTheme="minorHAnsi" w:cstheme="minorHAnsi"/>
                <w:sz w:val="10"/>
                <w:szCs w:val="10"/>
                <w:rPrChange w:id="8073" w:author="Adrian Moir (amoir)" w:date="2024-11-04T12:20:00Z" w16du:dateUtc="2024-11-04T11:20:00Z">
                  <w:rPr>
                    <w:ins w:id="8074" w:author="Adrian Moir (amoir)" w:date="2024-11-04T12:18:00Z"/>
                  </w:rPr>
                </w:rPrChange>
              </w:rPr>
              <w:pPrChange w:id="8075" w:author="Adrian Moir (amoir)" w:date="2024-11-04T12:26:00Z" w16du:dateUtc="2024-11-04T11:26:00Z">
                <w:pPr/>
              </w:pPrChange>
            </w:pPr>
            <w:ins w:id="807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77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07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AA4B4C7" w14:textId="77777777" w:rsidR="002E0EAC" w:rsidRPr="005112CF" w:rsidRDefault="002E0EAC">
            <w:pPr>
              <w:jc w:val="center"/>
              <w:rPr>
                <w:ins w:id="8079" w:author="Adrian Moir (amoir)" w:date="2024-11-04T12:18:00Z"/>
                <w:rFonts w:asciiTheme="minorHAnsi" w:hAnsiTheme="minorHAnsi" w:cstheme="minorHAnsi"/>
                <w:sz w:val="10"/>
                <w:szCs w:val="10"/>
                <w:rPrChange w:id="8080" w:author="Adrian Moir (amoir)" w:date="2024-11-04T12:20:00Z" w16du:dateUtc="2024-11-04T11:20:00Z">
                  <w:rPr>
                    <w:ins w:id="8081" w:author="Adrian Moir (amoir)" w:date="2024-11-04T12:18:00Z"/>
                  </w:rPr>
                </w:rPrChange>
              </w:rPr>
              <w:pPrChange w:id="8082" w:author="Adrian Moir (amoir)" w:date="2024-11-04T12:26:00Z" w16du:dateUtc="2024-11-04T11:26:00Z">
                <w:pPr/>
              </w:pPrChange>
            </w:pPr>
            <w:ins w:id="808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84" w:author="Adrian Moir (amoir)" w:date="2024-11-04T12:20:00Z" w16du:dateUtc="2024-11-04T11:20:00Z">
                    <w:rPr/>
                  </w:rPrChange>
                </w:rPr>
                <w:t>4.24</w:t>
              </w:r>
            </w:ins>
          </w:p>
        </w:tc>
        <w:tc>
          <w:tcPr>
            <w:tcW w:w="902" w:type="dxa"/>
            <w:noWrap/>
            <w:hideMark/>
            <w:tcPrChange w:id="808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BB7F096" w14:textId="77777777" w:rsidR="002E0EAC" w:rsidRPr="005112CF" w:rsidRDefault="002E0EAC">
            <w:pPr>
              <w:jc w:val="center"/>
              <w:rPr>
                <w:ins w:id="8086" w:author="Adrian Moir (amoir)" w:date="2024-11-04T12:18:00Z"/>
                <w:rFonts w:asciiTheme="minorHAnsi" w:hAnsiTheme="minorHAnsi" w:cstheme="minorHAnsi"/>
                <w:sz w:val="10"/>
                <w:szCs w:val="10"/>
                <w:rPrChange w:id="8087" w:author="Adrian Moir (amoir)" w:date="2024-11-04T12:20:00Z" w16du:dateUtc="2024-11-04T11:20:00Z">
                  <w:rPr>
                    <w:ins w:id="8088" w:author="Adrian Moir (amoir)" w:date="2024-11-04T12:18:00Z"/>
                  </w:rPr>
                </w:rPrChange>
              </w:rPr>
              <w:pPrChange w:id="8089" w:author="Adrian Moir (amoir)" w:date="2024-11-04T12:27:00Z" w16du:dateUtc="2024-11-04T11:27:00Z">
                <w:pPr/>
              </w:pPrChange>
            </w:pPr>
            <w:ins w:id="809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91" w:author="Adrian Moir (amoir)" w:date="2024-11-04T12:20:00Z" w16du:dateUtc="2024-11-04T11:20:00Z">
                    <w:rPr/>
                  </w:rPrChange>
                </w:rPr>
                <w:t>7</w:t>
              </w:r>
            </w:ins>
          </w:p>
        </w:tc>
        <w:tc>
          <w:tcPr>
            <w:tcW w:w="1604" w:type="dxa"/>
            <w:noWrap/>
            <w:hideMark/>
            <w:tcPrChange w:id="809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A959079" w14:textId="77777777" w:rsidR="002E0EAC" w:rsidRPr="005112CF" w:rsidRDefault="002E0EAC">
            <w:pPr>
              <w:jc w:val="center"/>
              <w:rPr>
                <w:ins w:id="8093" w:author="Adrian Moir (amoir)" w:date="2024-11-04T12:18:00Z"/>
                <w:rFonts w:asciiTheme="minorHAnsi" w:hAnsiTheme="minorHAnsi" w:cstheme="minorHAnsi"/>
                <w:sz w:val="10"/>
                <w:szCs w:val="10"/>
                <w:rPrChange w:id="8094" w:author="Adrian Moir (amoir)" w:date="2024-11-04T12:20:00Z" w16du:dateUtc="2024-11-04T11:20:00Z">
                  <w:rPr>
                    <w:ins w:id="8095" w:author="Adrian Moir (amoir)" w:date="2024-11-04T12:18:00Z"/>
                  </w:rPr>
                </w:rPrChange>
              </w:rPr>
              <w:pPrChange w:id="8096" w:author="Adrian Moir (amoir)" w:date="2024-11-04T12:27:00Z" w16du:dateUtc="2024-11-04T11:27:00Z">
                <w:pPr/>
              </w:pPrChange>
            </w:pPr>
            <w:ins w:id="809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9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09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0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10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6D42DAD" w14:textId="77777777" w:rsidR="002E0EAC" w:rsidRPr="005112CF" w:rsidRDefault="002E0EAC">
            <w:pPr>
              <w:jc w:val="center"/>
              <w:rPr>
                <w:ins w:id="8102" w:author="Adrian Moir (amoir)" w:date="2024-11-04T12:18:00Z"/>
                <w:rFonts w:asciiTheme="minorHAnsi" w:hAnsiTheme="minorHAnsi" w:cstheme="minorHAnsi"/>
                <w:sz w:val="10"/>
                <w:szCs w:val="10"/>
                <w:rPrChange w:id="8103" w:author="Adrian Moir (amoir)" w:date="2024-11-04T12:20:00Z" w16du:dateUtc="2024-11-04T11:20:00Z">
                  <w:rPr>
                    <w:ins w:id="8104" w:author="Adrian Moir (amoir)" w:date="2024-11-04T12:18:00Z"/>
                  </w:rPr>
                </w:rPrChange>
              </w:rPr>
              <w:pPrChange w:id="8105" w:author="Adrian Moir (amoir)" w:date="2024-11-04T12:27:00Z" w16du:dateUtc="2024-11-04T11:27:00Z">
                <w:pPr/>
              </w:pPrChange>
            </w:pPr>
            <w:ins w:id="810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07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5DECEB08" w14:textId="77777777" w:rsidTr="005112CF">
        <w:trPr>
          <w:trHeight w:val="320"/>
          <w:jc w:val="center"/>
          <w:ins w:id="8108" w:author="Adrian Moir (amoir)" w:date="2024-11-04T12:18:00Z"/>
          <w:trPrChange w:id="810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11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6D1B63FF" w14:textId="77777777" w:rsidR="002E0EAC" w:rsidRPr="005112CF" w:rsidRDefault="002E0EAC">
            <w:pPr>
              <w:jc w:val="center"/>
              <w:rPr>
                <w:ins w:id="8111" w:author="Adrian Moir (amoir)" w:date="2024-11-04T12:18:00Z"/>
                <w:rFonts w:asciiTheme="minorHAnsi" w:hAnsiTheme="minorHAnsi" w:cstheme="minorHAnsi"/>
                <w:sz w:val="10"/>
                <w:szCs w:val="10"/>
                <w:rPrChange w:id="8112" w:author="Adrian Moir (amoir)" w:date="2024-11-04T12:20:00Z" w16du:dateUtc="2024-11-04T11:20:00Z">
                  <w:rPr>
                    <w:ins w:id="8113" w:author="Adrian Moir (amoir)" w:date="2024-11-04T12:18:00Z"/>
                  </w:rPr>
                </w:rPrChange>
              </w:rPr>
              <w:pPrChange w:id="8114" w:author="Adrian Moir (amoir)" w:date="2024-11-04T12:27:00Z" w16du:dateUtc="2024-11-04T11:27:00Z">
                <w:pPr/>
              </w:pPrChange>
            </w:pPr>
            <w:ins w:id="811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16" w:author="Adrian Moir (amoir)" w:date="2024-11-04T12:20:00Z" w16du:dateUtc="2024-11-04T11:20:00Z">
                    <w:rPr/>
                  </w:rPrChange>
                </w:rPr>
                <w:t>8853ed0b-57f1-449a-841f-cb23022f2390</w:t>
              </w:r>
            </w:ins>
          </w:p>
        </w:tc>
        <w:tc>
          <w:tcPr>
            <w:tcW w:w="725" w:type="dxa"/>
            <w:noWrap/>
            <w:hideMark/>
            <w:tcPrChange w:id="811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4ED82512" w14:textId="77777777" w:rsidR="002E0EAC" w:rsidRPr="005112CF" w:rsidRDefault="002E0EAC">
            <w:pPr>
              <w:jc w:val="center"/>
              <w:rPr>
                <w:ins w:id="8118" w:author="Adrian Moir (amoir)" w:date="2024-11-04T12:18:00Z"/>
                <w:rFonts w:asciiTheme="minorHAnsi" w:hAnsiTheme="minorHAnsi" w:cstheme="minorHAnsi"/>
                <w:sz w:val="10"/>
                <w:szCs w:val="10"/>
                <w:rPrChange w:id="8119" w:author="Adrian Moir (amoir)" w:date="2024-11-04T12:20:00Z" w16du:dateUtc="2024-11-04T11:20:00Z">
                  <w:rPr>
                    <w:ins w:id="8120" w:author="Adrian Moir (amoir)" w:date="2024-11-04T12:18:00Z"/>
                  </w:rPr>
                </w:rPrChange>
              </w:rPr>
              <w:pPrChange w:id="8121" w:author="Adrian Moir (amoir)" w:date="2024-11-04T12:27:00Z" w16du:dateUtc="2024-11-04T11:27:00Z">
                <w:pPr/>
              </w:pPrChange>
            </w:pPr>
            <w:proofErr w:type="spellStart"/>
            <w:ins w:id="812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23" w:author="Adrian Moir (amoir)" w:date="2024-11-04T12:20:00Z" w16du:dateUtc="2024-11-04T11:20:00Z">
                    <w:rPr/>
                  </w:rPrChange>
                </w:rPr>
                <w:t>jcb-qstor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12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51311E8" w14:textId="77777777" w:rsidR="002E0EAC" w:rsidRPr="005112CF" w:rsidRDefault="002E0EAC">
            <w:pPr>
              <w:jc w:val="center"/>
              <w:rPr>
                <w:ins w:id="8125" w:author="Adrian Moir (amoir)" w:date="2024-11-04T12:18:00Z"/>
                <w:rFonts w:asciiTheme="minorHAnsi" w:hAnsiTheme="minorHAnsi" w:cstheme="minorHAnsi"/>
                <w:sz w:val="10"/>
                <w:szCs w:val="10"/>
                <w:rPrChange w:id="8126" w:author="Adrian Moir (amoir)" w:date="2024-11-04T12:20:00Z" w16du:dateUtc="2024-11-04T11:20:00Z">
                  <w:rPr>
                    <w:ins w:id="8127" w:author="Adrian Moir (amoir)" w:date="2024-11-04T12:18:00Z"/>
                  </w:rPr>
                </w:rPrChange>
              </w:rPr>
              <w:pPrChange w:id="8128" w:author="Adrian Moir (amoir)" w:date="2024-11-04T12:27:00Z" w16du:dateUtc="2024-11-04T11:27:00Z">
                <w:pPr/>
              </w:pPrChange>
            </w:pPr>
            <w:ins w:id="812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30" w:author="Adrian Moir (amoir)" w:date="2024-11-04T12:20:00Z" w16du:dateUtc="2024-11-04T11:20:00Z">
                    <w:rPr/>
                  </w:rPrChange>
                </w:rPr>
                <w:t>|172.24.14.149|10.150.117.20</w:t>
              </w:r>
            </w:ins>
          </w:p>
        </w:tc>
        <w:tc>
          <w:tcPr>
            <w:tcW w:w="628" w:type="dxa"/>
            <w:noWrap/>
            <w:hideMark/>
            <w:tcPrChange w:id="813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7A2E079" w14:textId="77777777" w:rsidR="002E0EAC" w:rsidRPr="005112CF" w:rsidRDefault="002E0EAC">
            <w:pPr>
              <w:jc w:val="center"/>
              <w:rPr>
                <w:ins w:id="8132" w:author="Adrian Moir (amoir)" w:date="2024-11-04T12:18:00Z"/>
                <w:rFonts w:asciiTheme="minorHAnsi" w:hAnsiTheme="minorHAnsi" w:cstheme="minorHAnsi"/>
                <w:sz w:val="10"/>
                <w:szCs w:val="10"/>
                <w:rPrChange w:id="8133" w:author="Adrian Moir (amoir)" w:date="2024-11-04T12:20:00Z" w16du:dateUtc="2024-11-04T11:20:00Z">
                  <w:rPr>
                    <w:ins w:id="8134" w:author="Adrian Moir (amoir)" w:date="2024-11-04T12:18:00Z"/>
                  </w:rPr>
                </w:rPrChange>
              </w:rPr>
              <w:pPrChange w:id="8135" w:author="Adrian Moir (amoir)" w:date="2024-11-04T12:27:00Z" w16du:dateUtc="2024-11-04T11:27:00Z">
                <w:pPr/>
              </w:pPrChange>
            </w:pPr>
            <w:ins w:id="813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3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813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1E8A7114" w14:textId="77777777" w:rsidR="002E0EAC" w:rsidRPr="005112CF" w:rsidRDefault="002E0EAC">
            <w:pPr>
              <w:jc w:val="center"/>
              <w:rPr>
                <w:ins w:id="8139" w:author="Adrian Moir (amoir)" w:date="2024-11-04T12:18:00Z"/>
                <w:rFonts w:asciiTheme="minorHAnsi" w:hAnsiTheme="minorHAnsi" w:cstheme="minorHAnsi"/>
                <w:sz w:val="10"/>
                <w:szCs w:val="10"/>
                <w:rPrChange w:id="8140" w:author="Adrian Moir (amoir)" w:date="2024-11-04T12:20:00Z" w16du:dateUtc="2024-11-04T11:20:00Z">
                  <w:rPr>
                    <w:ins w:id="8141" w:author="Adrian Moir (amoir)" w:date="2024-11-04T12:18:00Z"/>
                  </w:rPr>
                </w:rPrChange>
              </w:rPr>
              <w:pPrChange w:id="8142" w:author="Adrian Moir (amoir)" w:date="2024-11-04T12:27:00Z" w16du:dateUtc="2024-11-04T11:27:00Z">
                <w:pPr/>
              </w:pPrChange>
            </w:pPr>
            <w:proofErr w:type="spellStart"/>
            <w:ins w:id="814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4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14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020CE0E" w14:textId="77777777" w:rsidR="002E0EAC" w:rsidRPr="005112CF" w:rsidRDefault="002E0EAC">
            <w:pPr>
              <w:jc w:val="center"/>
              <w:rPr>
                <w:ins w:id="8146" w:author="Adrian Moir (amoir)" w:date="2024-11-04T12:18:00Z"/>
                <w:rFonts w:asciiTheme="minorHAnsi" w:hAnsiTheme="minorHAnsi" w:cstheme="minorHAnsi"/>
                <w:sz w:val="10"/>
                <w:szCs w:val="10"/>
                <w:rPrChange w:id="8147" w:author="Adrian Moir (amoir)" w:date="2024-11-04T12:20:00Z" w16du:dateUtc="2024-11-04T11:20:00Z">
                  <w:rPr>
                    <w:ins w:id="8148" w:author="Adrian Moir (amoir)" w:date="2024-11-04T12:18:00Z"/>
                  </w:rPr>
                </w:rPrChange>
              </w:rPr>
              <w:pPrChange w:id="8149" w:author="Adrian Moir (amoir)" w:date="2024-11-04T12:26:00Z" w16du:dateUtc="2024-11-04T11:26:00Z">
                <w:pPr/>
              </w:pPrChange>
            </w:pPr>
            <w:ins w:id="815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51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15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58DB4FE" w14:textId="77777777" w:rsidR="002E0EAC" w:rsidRPr="005112CF" w:rsidRDefault="002E0EAC">
            <w:pPr>
              <w:jc w:val="center"/>
              <w:rPr>
                <w:ins w:id="8153" w:author="Adrian Moir (amoir)" w:date="2024-11-04T12:18:00Z"/>
                <w:rFonts w:asciiTheme="minorHAnsi" w:hAnsiTheme="minorHAnsi" w:cstheme="minorHAnsi"/>
                <w:sz w:val="10"/>
                <w:szCs w:val="10"/>
                <w:rPrChange w:id="8154" w:author="Adrian Moir (amoir)" w:date="2024-11-04T12:20:00Z" w16du:dateUtc="2024-11-04T11:20:00Z">
                  <w:rPr>
                    <w:ins w:id="8155" w:author="Adrian Moir (amoir)" w:date="2024-11-04T12:18:00Z"/>
                  </w:rPr>
                </w:rPrChange>
              </w:rPr>
              <w:pPrChange w:id="8156" w:author="Adrian Moir (amoir)" w:date="2024-11-04T12:26:00Z" w16du:dateUtc="2024-11-04T11:26:00Z">
                <w:pPr/>
              </w:pPrChange>
            </w:pPr>
            <w:ins w:id="815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58" w:author="Adrian Moir (amoir)" w:date="2024-11-04T12:20:00Z" w16du:dateUtc="2024-11-04T11:20:00Z">
                    <w:rPr/>
                  </w:rPrChange>
                </w:rPr>
                <w:t>0.67</w:t>
              </w:r>
            </w:ins>
          </w:p>
        </w:tc>
        <w:tc>
          <w:tcPr>
            <w:tcW w:w="902" w:type="dxa"/>
            <w:noWrap/>
            <w:hideMark/>
            <w:tcPrChange w:id="815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865602B" w14:textId="77777777" w:rsidR="002E0EAC" w:rsidRPr="005112CF" w:rsidRDefault="002E0EAC">
            <w:pPr>
              <w:jc w:val="center"/>
              <w:rPr>
                <w:ins w:id="8160" w:author="Adrian Moir (amoir)" w:date="2024-11-04T12:18:00Z"/>
                <w:rFonts w:asciiTheme="minorHAnsi" w:hAnsiTheme="minorHAnsi" w:cstheme="minorHAnsi"/>
                <w:sz w:val="10"/>
                <w:szCs w:val="10"/>
                <w:rPrChange w:id="8161" w:author="Adrian Moir (amoir)" w:date="2024-11-04T12:20:00Z" w16du:dateUtc="2024-11-04T11:20:00Z">
                  <w:rPr>
                    <w:ins w:id="8162" w:author="Adrian Moir (amoir)" w:date="2024-11-04T12:18:00Z"/>
                  </w:rPr>
                </w:rPrChange>
              </w:rPr>
              <w:pPrChange w:id="8163" w:author="Adrian Moir (amoir)" w:date="2024-11-04T12:27:00Z" w16du:dateUtc="2024-11-04T11:27:00Z">
                <w:pPr/>
              </w:pPrChange>
            </w:pPr>
            <w:ins w:id="816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65" w:author="Adrian Moir (amoir)" w:date="2024-11-04T12:20:00Z" w16du:dateUtc="2024-11-04T11:20:00Z">
                    <w:rPr/>
                  </w:rPrChange>
                </w:rPr>
                <w:t>1.2</w:t>
              </w:r>
            </w:ins>
          </w:p>
        </w:tc>
        <w:tc>
          <w:tcPr>
            <w:tcW w:w="1604" w:type="dxa"/>
            <w:noWrap/>
            <w:hideMark/>
            <w:tcPrChange w:id="816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427410B" w14:textId="77777777" w:rsidR="002E0EAC" w:rsidRPr="005112CF" w:rsidRDefault="002E0EAC">
            <w:pPr>
              <w:jc w:val="center"/>
              <w:rPr>
                <w:ins w:id="8167" w:author="Adrian Moir (amoir)" w:date="2024-11-04T12:18:00Z"/>
                <w:rFonts w:asciiTheme="minorHAnsi" w:hAnsiTheme="minorHAnsi" w:cstheme="minorHAnsi"/>
                <w:sz w:val="10"/>
                <w:szCs w:val="10"/>
                <w:rPrChange w:id="8168" w:author="Adrian Moir (amoir)" w:date="2024-11-04T12:20:00Z" w16du:dateUtc="2024-11-04T11:20:00Z">
                  <w:rPr>
                    <w:ins w:id="8169" w:author="Adrian Moir (amoir)" w:date="2024-11-04T12:18:00Z"/>
                  </w:rPr>
                </w:rPrChange>
              </w:rPr>
              <w:pPrChange w:id="8170" w:author="Adrian Moir (amoir)" w:date="2024-11-04T12:27:00Z" w16du:dateUtc="2024-11-04T11:27:00Z">
                <w:pPr/>
              </w:pPrChange>
            </w:pPr>
            <w:ins w:id="817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7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7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7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17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0F6FA4B" w14:textId="77777777" w:rsidR="002E0EAC" w:rsidRPr="005112CF" w:rsidRDefault="002E0EAC">
            <w:pPr>
              <w:jc w:val="center"/>
              <w:rPr>
                <w:ins w:id="8176" w:author="Adrian Moir (amoir)" w:date="2024-11-04T12:18:00Z"/>
                <w:rFonts w:asciiTheme="minorHAnsi" w:hAnsiTheme="minorHAnsi" w:cstheme="minorHAnsi"/>
                <w:sz w:val="10"/>
                <w:szCs w:val="10"/>
                <w:rPrChange w:id="8177" w:author="Adrian Moir (amoir)" w:date="2024-11-04T12:20:00Z" w16du:dateUtc="2024-11-04T11:20:00Z">
                  <w:rPr>
                    <w:ins w:id="8178" w:author="Adrian Moir (amoir)" w:date="2024-11-04T12:18:00Z"/>
                  </w:rPr>
                </w:rPrChange>
              </w:rPr>
              <w:pPrChange w:id="8179" w:author="Adrian Moir (amoir)" w:date="2024-11-04T12:27:00Z" w16du:dateUtc="2024-11-04T11:27:00Z">
                <w:pPr/>
              </w:pPrChange>
            </w:pPr>
            <w:ins w:id="818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8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1D4087C8" w14:textId="77777777" w:rsidTr="005112CF">
        <w:trPr>
          <w:trHeight w:val="320"/>
          <w:jc w:val="center"/>
          <w:ins w:id="8182" w:author="Adrian Moir (amoir)" w:date="2024-11-04T12:18:00Z"/>
          <w:trPrChange w:id="818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18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65017F4D" w14:textId="77777777" w:rsidR="002E0EAC" w:rsidRPr="005112CF" w:rsidRDefault="002E0EAC">
            <w:pPr>
              <w:jc w:val="center"/>
              <w:rPr>
                <w:ins w:id="8185" w:author="Adrian Moir (amoir)" w:date="2024-11-04T12:18:00Z"/>
                <w:rFonts w:asciiTheme="minorHAnsi" w:hAnsiTheme="minorHAnsi" w:cstheme="minorHAnsi"/>
                <w:sz w:val="10"/>
                <w:szCs w:val="10"/>
                <w:rPrChange w:id="8186" w:author="Adrian Moir (amoir)" w:date="2024-11-04T12:20:00Z" w16du:dateUtc="2024-11-04T11:20:00Z">
                  <w:rPr>
                    <w:ins w:id="8187" w:author="Adrian Moir (amoir)" w:date="2024-11-04T12:18:00Z"/>
                  </w:rPr>
                </w:rPrChange>
              </w:rPr>
              <w:pPrChange w:id="8188" w:author="Adrian Moir (amoir)" w:date="2024-11-04T12:27:00Z" w16du:dateUtc="2024-11-04T11:27:00Z">
                <w:pPr/>
              </w:pPrChange>
            </w:pPr>
            <w:ins w:id="818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90" w:author="Adrian Moir (amoir)" w:date="2024-11-04T12:20:00Z" w16du:dateUtc="2024-11-04T11:20:00Z">
                    <w:rPr/>
                  </w:rPrChange>
                </w:rPr>
                <w:t>3115c84a-3535-405f-8f3f-1c43672e26bc</w:t>
              </w:r>
            </w:ins>
          </w:p>
        </w:tc>
        <w:tc>
          <w:tcPr>
            <w:tcW w:w="725" w:type="dxa"/>
            <w:noWrap/>
            <w:hideMark/>
            <w:tcPrChange w:id="819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057D8E4F" w14:textId="77777777" w:rsidR="002E0EAC" w:rsidRPr="005112CF" w:rsidRDefault="002E0EAC">
            <w:pPr>
              <w:jc w:val="center"/>
              <w:rPr>
                <w:ins w:id="8192" w:author="Adrian Moir (amoir)" w:date="2024-11-04T12:18:00Z"/>
                <w:rFonts w:asciiTheme="minorHAnsi" w:hAnsiTheme="minorHAnsi" w:cstheme="minorHAnsi"/>
                <w:sz w:val="10"/>
                <w:szCs w:val="10"/>
                <w:rPrChange w:id="8193" w:author="Adrian Moir (amoir)" w:date="2024-11-04T12:20:00Z" w16du:dateUtc="2024-11-04T11:20:00Z">
                  <w:rPr>
                    <w:ins w:id="8194" w:author="Adrian Moir (amoir)" w:date="2024-11-04T12:18:00Z"/>
                  </w:rPr>
                </w:rPrChange>
              </w:rPr>
              <w:pPrChange w:id="8195" w:author="Adrian Moir (amoir)" w:date="2024-11-04T12:27:00Z" w16du:dateUtc="2024-11-04T11:27:00Z">
                <w:pPr/>
              </w:pPrChange>
            </w:pPr>
            <w:proofErr w:type="spellStart"/>
            <w:ins w:id="819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197" w:author="Adrian Moir (amoir)" w:date="2024-11-04T12:20:00Z" w16du:dateUtc="2024-11-04T11:20:00Z">
                    <w:rPr/>
                  </w:rPrChange>
                </w:rPr>
                <w:t>mhc-qstor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19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3CC91E4D" w14:textId="77777777" w:rsidR="002E0EAC" w:rsidRPr="005112CF" w:rsidRDefault="002E0EAC">
            <w:pPr>
              <w:jc w:val="center"/>
              <w:rPr>
                <w:ins w:id="8199" w:author="Adrian Moir (amoir)" w:date="2024-11-04T12:18:00Z"/>
                <w:rFonts w:asciiTheme="minorHAnsi" w:hAnsiTheme="minorHAnsi" w:cstheme="minorHAnsi"/>
                <w:sz w:val="10"/>
                <w:szCs w:val="10"/>
                <w:rPrChange w:id="8200" w:author="Adrian Moir (amoir)" w:date="2024-11-04T12:20:00Z" w16du:dateUtc="2024-11-04T11:20:00Z">
                  <w:rPr>
                    <w:ins w:id="8201" w:author="Adrian Moir (amoir)" w:date="2024-11-04T12:18:00Z"/>
                  </w:rPr>
                </w:rPrChange>
              </w:rPr>
              <w:pPrChange w:id="8202" w:author="Adrian Moir (amoir)" w:date="2024-11-04T12:27:00Z" w16du:dateUtc="2024-11-04T11:27:00Z">
                <w:pPr/>
              </w:pPrChange>
            </w:pPr>
            <w:ins w:id="820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04" w:author="Adrian Moir (amoir)" w:date="2024-11-04T12:20:00Z" w16du:dateUtc="2024-11-04T11:20:00Z">
                    <w:rPr/>
                  </w:rPrChange>
                </w:rPr>
                <w:t>|172.24.14.206|10.150.122.20</w:t>
              </w:r>
            </w:ins>
          </w:p>
        </w:tc>
        <w:tc>
          <w:tcPr>
            <w:tcW w:w="628" w:type="dxa"/>
            <w:noWrap/>
            <w:hideMark/>
            <w:tcPrChange w:id="820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A9C5342" w14:textId="77777777" w:rsidR="002E0EAC" w:rsidRPr="005112CF" w:rsidRDefault="002E0EAC">
            <w:pPr>
              <w:jc w:val="center"/>
              <w:rPr>
                <w:ins w:id="8206" w:author="Adrian Moir (amoir)" w:date="2024-11-04T12:18:00Z"/>
                <w:rFonts w:asciiTheme="minorHAnsi" w:hAnsiTheme="minorHAnsi" w:cstheme="minorHAnsi"/>
                <w:sz w:val="10"/>
                <w:szCs w:val="10"/>
                <w:rPrChange w:id="8207" w:author="Adrian Moir (amoir)" w:date="2024-11-04T12:20:00Z" w16du:dateUtc="2024-11-04T11:20:00Z">
                  <w:rPr>
                    <w:ins w:id="8208" w:author="Adrian Moir (amoir)" w:date="2024-11-04T12:18:00Z"/>
                  </w:rPr>
                </w:rPrChange>
              </w:rPr>
              <w:pPrChange w:id="8209" w:author="Adrian Moir (amoir)" w:date="2024-11-04T12:27:00Z" w16du:dateUtc="2024-11-04T11:27:00Z">
                <w:pPr/>
              </w:pPrChange>
            </w:pPr>
            <w:ins w:id="821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11" w:author="Adrian Moir (amoir)" w:date="2024-11-04T12:20:00Z" w16du:dateUtc="2024-11-04T11:20:00Z">
                    <w:rPr/>
                  </w:rPrChange>
                </w:rPr>
                <w:t>7.4.1.169</w:t>
              </w:r>
            </w:ins>
          </w:p>
        </w:tc>
        <w:tc>
          <w:tcPr>
            <w:tcW w:w="831" w:type="dxa"/>
            <w:noWrap/>
            <w:hideMark/>
            <w:tcPrChange w:id="821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A32B1F1" w14:textId="77777777" w:rsidR="002E0EAC" w:rsidRPr="005112CF" w:rsidRDefault="002E0EAC">
            <w:pPr>
              <w:jc w:val="center"/>
              <w:rPr>
                <w:ins w:id="8213" w:author="Adrian Moir (amoir)" w:date="2024-11-04T12:18:00Z"/>
                <w:rFonts w:asciiTheme="minorHAnsi" w:hAnsiTheme="minorHAnsi" w:cstheme="minorHAnsi"/>
                <w:sz w:val="10"/>
                <w:szCs w:val="10"/>
                <w:rPrChange w:id="8214" w:author="Adrian Moir (amoir)" w:date="2024-11-04T12:20:00Z" w16du:dateUtc="2024-11-04T11:20:00Z">
                  <w:rPr>
                    <w:ins w:id="8215" w:author="Adrian Moir (amoir)" w:date="2024-11-04T12:18:00Z"/>
                  </w:rPr>
                </w:rPrChange>
              </w:rPr>
              <w:pPrChange w:id="8216" w:author="Adrian Moir (amoir)" w:date="2024-11-04T12:27:00Z" w16du:dateUtc="2024-11-04T11:27:00Z">
                <w:pPr/>
              </w:pPrChange>
            </w:pPr>
            <w:proofErr w:type="spellStart"/>
            <w:ins w:id="821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1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21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75E12F68" w14:textId="77777777" w:rsidR="002E0EAC" w:rsidRPr="005112CF" w:rsidRDefault="002E0EAC">
            <w:pPr>
              <w:jc w:val="center"/>
              <w:rPr>
                <w:ins w:id="8220" w:author="Adrian Moir (amoir)" w:date="2024-11-04T12:18:00Z"/>
                <w:rFonts w:asciiTheme="minorHAnsi" w:hAnsiTheme="minorHAnsi" w:cstheme="minorHAnsi"/>
                <w:sz w:val="10"/>
                <w:szCs w:val="10"/>
                <w:rPrChange w:id="8221" w:author="Adrian Moir (amoir)" w:date="2024-11-04T12:20:00Z" w16du:dateUtc="2024-11-04T11:20:00Z">
                  <w:rPr>
                    <w:ins w:id="8222" w:author="Adrian Moir (amoir)" w:date="2024-11-04T12:18:00Z"/>
                  </w:rPr>
                </w:rPrChange>
              </w:rPr>
              <w:pPrChange w:id="8223" w:author="Adrian Moir (amoir)" w:date="2024-11-04T12:26:00Z" w16du:dateUtc="2024-11-04T11:26:00Z">
                <w:pPr/>
              </w:pPrChange>
            </w:pPr>
            <w:ins w:id="822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25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822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5AE4A636" w14:textId="77777777" w:rsidR="002E0EAC" w:rsidRPr="005112CF" w:rsidRDefault="002E0EAC">
            <w:pPr>
              <w:jc w:val="center"/>
              <w:rPr>
                <w:ins w:id="8227" w:author="Adrian Moir (amoir)" w:date="2024-11-04T12:18:00Z"/>
                <w:rFonts w:asciiTheme="minorHAnsi" w:hAnsiTheme="minorHAnsi" w:cstheme="minorHAnsi"/>
                <w:sz w:val="10"/>
                <w:szCs w:val="10"/>
                <w:rPrChange w:id="8228" w:author="Adrian Moir (amoir)" w:date="2024-11-04T12:20:00Z" w16du:dateUtc="2024-11-04T11:20:00Z">
                  <w:rPr>
                    <w:ins w:id="8229" w:author="Adrian Moir (amoir)" w:date="2024-11-04T12:18:00Z"/>
                  </w:rPr>
                </w:rPrChange>
              </w:rPr>
              <w:pPrChange w:id="8230" w:author="Adrian Moir (amoir)" w:date="2024-11-04T12:26:00Z" w16du:dateUtc="2024-11-04T11:26:00Z">
                <w:pPr/>
              </w:pPrChange>
            </w:pPr>
            <w:ins w:id="823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32" w:author="Adrian Moir (amoir)" w:date="2024-11-04T12:20:00Z" w16du:dateUtc="2024-11-04T11:20:00Z">
                    <w:rPr/>
                  </w:rPrChange>
                </w:rPr>
                <w:t>4.35</w:t>
              </w:r>
            </w:ins>
          </w:p>
        </w:tc>
        <w:tc>
          <w:tcPr>
            <w:tcW w:w="902" w:type="dxa"/>
            <w:noWrap/>
            <w:hideMark/>
            <w:tcPrChange w:id="823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10C94202" w14:textId="77777777" w:rsidR="002E0EAC" w:rsidRPr="005112CF" w:rsidRDefault="002E0EAC">
            <w:pPr>
              <w:jc w:val="center"/>
              <w:rPr>
                <w:ins w:id="8234" w:author="Adrian Moir (amoir)" w:date="2024-11-04T12:18:00Z"/>
                <w:rFonts w:asciiTheme="minorHAnsi" w:hAnsiTheme="minorHAnsi" w:cstheme="minorHAnsi"/>
                <w:sz w:val="10"/>
                <w:szCs w:val="10"/>
                <w:rPrChange w:id="8235" w:author="Adrian Moir (amoir)" w:date="2024-11-04T12:20:00Z" w16du:dateUtc="2024-11-04T11:20:00Z">
                  <w:rPr>
                    <w:ins w:id="8236" w:author="Adrian Moir (amoir)" w:date="2024-11-04T12:18:00Z"/>
                  </w:rPr>
                </w:rPrChange>
              </w:rPr>
              <w:pPrChange w:id="8237" w:author="Adrian Moir (amoir)" w:date="2024-11-04T12:27:00Z" w16du:dateUtc="2024-11-04T11:27:00Z">
                <w:pPr/>
              </w:pPrChange>
            </w:pPr>
            <w:ins w:id="823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39" w:author="Adrian Moir (amoir)" w:date="2024-11-04T12:20:00Z" w16du:dateUtc="2024-11-04T11:20:00Z">
                    <w:rPr/>
                  </w:rPrChange>
                </w:rPr>
                <w:t>12.5</w:t>
              </w:r>
            </w:ins>
          </w:p>
        </w:tc>
        <w:tc>
          <w:tcPr>
            <w:tcW w:w="1604" w:type="dxa"/>
            <w:noWrap/>
            <w:hideMark/>
            <w:tcPrChange w:id="824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3F5F8C8" w14:textId="77777777" w:rsidR="002E0EAC" w:rsidRPr="005112CF" w:rsidRDefault="002E0EAC">
            <w:pPr>
              <w:jc w:val="center"/>
              <w:rPr>
                <w:ins w:id="8241" w:author="Adrian Moir (amoir)" w:date="2024-11-04T12:18:00Z"/>
                <w:rFonts w:asciiTheme="minorHAnsi" w:hAnsiTheme="minorHAnsi" w:cstheme="minorHAnsi"/>
                <w:sz w:val="10"/>
                <w:szCs w:val="10"/>
                <w:rPrChange w:id="8242" w:author="Adrian Moir (amoir)" w:date="2024-11-04T12:20:00Z" w16du:dateUtc="2024-11-04T11:20:00Z">
                  <w:rPr>
                    <w:ins w:id="8243" w:author="Adrian Moir (amoir)" w:date="2024-11-04T12:18:00Z"/>
                  </w:rPr>
                </w:rPrChange>
              </w:rPr>
              <w:pPrChange w:id="8244" w:author="Adrian Moir (amoir)" w:date="2024-11-04T12:27:00Z" w16du:dateUtc="2024-11-04T11:27:00Z">
                <w:pPr/>
              </w:pPrChange>
            </w:pPr>
            <w:ins w:id="824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4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4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48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824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E55D105" w14:textId="77777777" w:rsidR="002E0EAC" w:rsidRPr="005112CF" w:rsidRDefault="002E0EAC">
            <w:pPr>
              <w:jc w:val="center"/>
              <w:rPr>
                <w:ins w:id="8250" w:author="Adrian Moir (amoir)" w:date="2024-11-04T12:18:00Z"/>
                <w:rFonts w:asciiTheme="minorHAnsi" w:hAnsiTheme="minorHAnsi" w:cstheme="minorHAnsi"/>
                <w:sz w:val="10"/>
                <w:szCs w:val="10"/>
                <w:rPrChange w:id="8251" w:author="Adrian Moir (amoir)" w:date="2024-11-04T12:20:00Z" w16du:dateUtc="2024-11-04T11:20:00Z">
                  <w:rPr>
                    <w:ins w:id="8252" w:author="Adrian Moir (amoir)" w:date="2024-11-04T12:18:00Z"/>
                  </w:rPr>
                </w:rPrChange>
              </w:rPr>
              <w:pPrChange w:id="8253" w:author="Adrian Moir (amoir)" w:date="2024-11-04T12:27:00Z" w16du:dateUtc="2024-11-04T11:27:00Z">
                <w:pPr/>
              </w:pPrChange>
            </w:pPr>
            <w:ins w:id="825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55" w:author="Adrian Moir (amoir)" w:date="2024-11-04T12:20:00Z" w16du:dateUtc="2024-11-04T11:20:00Z">
                    <w:rPr/>
                  </w:rPrChange>
                </w:rPr>
                <w:t>4.18.0-513.24.1.el8_9.x86_64</w:t>
              </w:r>
            </w:ins>
          </w:p>
        </w:tc>
      </w:tr>
      <w:tr w:rsidR="002E0EAC" w:rsidRPr="005112CF" w14:paraId="633D0D7D" w14:textId="77777777" w:rsidTr="005112CF">
        <w:trPr>
          <w:trHeight w:val="320"/>
          <w:jc w:val="center"/>
          <w:ins w:id="8256" w:author="Adrian Moir (amoir)" w:date="2024-11-04T12:18:00Z"/>
          <w:trPrChange w:id="825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25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4FA5CAC3" w14:textId="77777777" w:rsidR="002E0EAC" w:rsidRPr="005112CF" w:rsidRDefault="002E0EAC">
            <w:pPr>
              <w:jc w:val="center"/>
              <w:rPr>
                <w:ins w:id="8259" w:author="Adrian Moir (amoir)" w:date="2024-11-04T12:18:00Z"/>
                <w:rFonts w:asciiTheme="minorHAnsi" w:hAnsiTheme="minorHAnsi" w:cstheme="minorHAnsi"/>
                <w:sz w:val="10"/>
                <w:szCs w:val="10"/>
                <w:rPrChange w:id="8260" w:author="Adrian Moir (amoir)" w:date="2024-11-04T12:20:00Z" w16du:dateUtc="2024-11-04T11:20:00Z">
                  <w:rPr>
                    <w:ins w:id="8261" w:author="Adrian Moir (amoir)" w:date="2024-11-04T12:18:00Z"/>
                  </w:rPr>
                </w:rPrChange>
              </w:rPr>
              <w:pPrChange w:id="8262" w:author="Adrian Moir (amoir)" w:date="2024-11-04T12:27:00Z" w16du:dateUtc="2024-11-04T11:27:00Z">
                <w:pPr/>
              </w:pPrChange>
            </w:pPr>
            <w:ins w:id="826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64" w:author="Adrian Moir (amoir)" w:date="2024-11-04T12:20:00Z" w16du:dateUtc="2024-11-04T11:20:00Z">
                    <w:rPr/>
                  </w:rPrChange>
                </w:rPr>
                <w:t>49b0c470-a6b2-47ef-b023-96722d2c0a52</w:t>
              </w:r>
            </w:ins>
          </w:p>
        </w:tc>
        <w:tc>
          <w:tcPr>
            <w:tcW w:w="725" w:type="dxa"/>
            <w:noWrap/>
            <w:hideMark/>
            <w:tcPrChange w:id="826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26608324" w14:textId="77777777" w:rsidR="002E0EAC" w:rsidRPr="005112CF" w:rsidRDefault="002E0EAC">
            <w:pPr>
              <w:jc w:val="center"/>
              <w:rPr>
                <w:ins w:id="8266" w:author="Adrian Moir (amoir)" w:date="2024-11-04T12:18:00Z"/>
                <w:rFonts w:asciiTheme="minorHAnsi" w:hAnsiTheme="minorHAnsi" w:cstheme="minorHAnsi"/>
                <w:sz w:val="10"/>
                <w:szCs w:val="10"/>
                <w:rPrChange w:id="8267" w:author="Adrian Moir (amoir)" w:date="2024-11-04T12:20:00Z" w16du:dateUtc="2024-11-04T11:20:00Z">
                  <w:rPr>
                    <w:ins w:id="8268" w:author="Adrian Moir (amoir)" w:date="2024-11-04T12:18:00Z"/>
                  </w:rPr>
                </w:rPrChange>
              </w:rPr>
              <w:pPrChange w:id="8269" w:author="Adrian Moir (amoir)" w:date="2024-11-04T12:27:00Z" w16du:dateUtc="2024-11-04T11:27:00Z">
                <w:pPr/>
              </w:pPrChange>
            </w:pPr>
            <w:proofErr w:type="spellStart"/>
            <w:ins w:id="827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71" w:author="Adrian Moir (amoir)" w:date="2024-11-04T12:20:00Z" w16du:dateUtc="2024-11-04T11:20:00Z">
                    <w:rPr/>
                  </w:rPrChange>
                </w:rPr>
                <w:t>maj-qstor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27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F93CFEC" w14:textId="77777777" w:rsidR="002E0EAC" w:rsidRPr="005112CF" w:rsidRDefault="002E0EAC">
            <w:pPr>
              <w:jc w:val="center"/>
              <w:rPr>
                <w:ins w:id="8273" w:author="Adrian Moir (amoir)" w:date="2024-11-04T12:18:00Z"/>
                <w:rFonts w:asciiTheme="minorHAnsi" w:hAnsiTheme="minorHAnsi" w:cstheme="minorHAnsi"/>
                <w:sz w:val="10"/>
                <w:szCs w:val="10"/>
                <w:rPrChange w:id="8274" w:author="Adrian Moir (amoir)" w:date="2024-11-04T12:20:00Z" w16du:dateUtc="2024-11-04T11:20:00Z">
                  <w:rPr>
                    <w:ins w:id="8275" w:author="Adrian Moir (amoir)" w:date="2024-11-04T12:18:00Z"/>
                  </w:rPr>
                </w:rPrChange>
              </w:rPr>
              <w:pPrChange w:id="8276" w:author="Adrian Moir (amoir)" w:date="2024-11-04T12:27:00Z" w16du:dateUtc="2024-11-04T11:27:00Z">
                <w:pPr/>
              </w:pPrChange>
            </w:pPr>
            <w:ins w:id="827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78" w:author="Adrian Moir (amoir)" w:date="2024-11-04T12:20:00Z" w16du:dateUtc="2024-11-04T11:20:00Z">
                    <w:rPr/>
                  </w:rPrChange>
                </w:rPr>
                <w:t>|172.24.14.204|10.150.136.20</w:t>
              </w:r>
            </w:ins>
          </w:p>
        </w:tc>
        <w:tc>
          <w:tcPr>
            <w:tcW w:w="628" w:type="dxa"/>
            <w:noWrap/>
            <w:hideMark/>
            <w:tcPrChange w:id="827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449C7464" w14:textId="77777777" w:rsidR="002E0EAC" w:rsidRPr="005112CF" w:rsidRDefault="002E0EAC">
            <w:pPr>
              <w:jc w:val="center"/>
              <w:rPr>
                <w:ins w:id="8280" w:author="Adrian Moir (amoir)" w:date="2024-11-04T12:18:00Z"/>
                <w:rFonts w:asciiTheme="minorHAnsi" w:hAnsiTheme="minorHAnsi" w:cstheme="minorHAnsi"/>
                <w:sz w:val="10"/>
                <w:szCs w:val="10"/>
                <w:rPrChange w:id="8281" w:author="Adrian Moir (amoir)" w:date="2024-11-04T12:20:00Z" w16du:dateUtc="2024-11-04T11:20:00Z">
                  <w:rPr>
                    <w:ins w:id="8282" w:author="Adrian Moir (amoir)" w:date="2024-11-04T12:18:00Z"/>
                  </w:rPr>
                </w:rPrChange>
              </w:rPr>
              <w:pPrChange w:id="8283" w:author="Adrian Moir (amoir)" w:date="2024-11-04T12:27:00Z" w16du:dateUtc="2024-11-04T11:27:00Z">
                <w:pPr/>
              </w:pPrChange>
            </w:pPr>
            <w:ins w:id="828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85" w:author="Adrian Moir (amoir)" w:date="2024-11-04T12:20:00Z" w16du:dateUtc="2024-11-04T11:20:00Z">
                    <w:rPr/>
                  </w:rPrChange>
                </w:rPr>
                <w:t>7.4.1.169</w:t>
              </w:r>
            </w:ins>
          </w:p>
        </w:tc>
        <w:tc>
          <w:tcPr>
            <w:tcW w:w="831" w:type="dxa"/>
            <w:noWrap/>
            <w:hideMark/>
            <w:tcPrChange w:id="828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4129EA22" w14:textId="77777777" w:rsidR="002E0EAC" w:rsidRPr="005112CF" w:rsidRDefault="002E0EAC">
            <w:pPr>
              <w:jc w:val="center"/>
              <w:rPr>
                <w:ins w:id="8287" w:author="Adrian Moir (amoir)" w:date="2024-11-04T12:18:00Z"/>
                <w:rFonts w:asciiTheme="minorHAnsi" w:hAnsiTheme="minorHAnsi" w:cstheme="minorHAnsi"/>
                <w:sz w:val="10"/>
                <w:szCs w:val="10"/>
                <w:rPrChange w:id="8288" w:author="Adrian Moir (amoir)" w:date="2024-11-04T12:20:00Z" w16du:dateUtc="2024-11-04T11:20:00Z">
                  <w:rPr>
                    <w:ins w:id="8289" w:author="Adrian Moir (amoir)" w:date="2024-11-04T12:18:00Z"/>
                  </w:rPr>
                </w:rPrChange>
              </w:rPr>
              <w:pPrChange w:id="8290" w:author="Adrian Moir (amoir)" w:date="2024-11-04T12:27:00Z" w16du:dateUtc="2024-11-04T11:27:00Z">
                <w:pPr/>
              </w:pPrChange>
            </w:pPr>
            <w:proofErr w:type="spellStart"/>
            <w:ins w:id="829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9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29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007F0F9" w14:textId="77777777" w:rsidR="002E0EAC" w:rsidRPr="005112CF" w:rsidRDefault="002E0EAC">
            <w:pPr>
              <w:jc w:val="center"/>
              <w:rPr>
                <w:ins w:id="8294" w:author="Adrian Moir (amoir)" w:date="2024-11-04T12:18:00Z"/>
                <w:rFonts w:asciiTheme="minorHAnsi" w:hAnsiTheme="minorHAnsi" w:cstheme="minorHAnsi"/>
                <w:sz w:val="10"/>
                <w:szCs w:val="10"/>
                <w:rPrChange w:id="8295" w:author="Adrian Moir (amoir)" w:date="2024-11-04T12:20:00Z" w16du:dateUtc="2024-11-04T11:20:00Z">
                  <w:rPr>
                    <w:ins w:id="8296" w:author="Adrian Moir (amoir)" w:date="2024-11-04T12:18:00Z"/>
                  </w:rPr>
                </w:rPrChange>
              </w:rPr>
              <w:pPrChange w:id="8297" w:author="Adrian Moir (amoir)" w:date="2024-11-04T12:26:00Z" w16du:dateUtc="2024-11-04T11:26:00Z">
                <w:pPr/>
              </w:pPrChange>
            </w:pPr>
            <w:ins w:id="829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299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30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BB43309" w14:textId="77777777" w:rsidR="002E0EAC" w:rsidRPr="005112CF" w:rsidRDefault="002E0EAC">
            <w:pPr>
              <w:jc w:val="center"/>
              <w:rPr>
                <w:ins w:id="8301" w:author="Adrian Moir (amoir)" w:date="2024-11-04T12:18:00Z"/>
                <w:rFonts w:asciiTheme="minorHAnsi" w:hAnsiTheme="minorHAnsi" w:cstheme="minorHAnsi"/>
                <w:sz w:val="10"/>
                <w:szCs w:val="10"/>
                <w:rPrChange w:id="8302" w:author="Adrian Moir (amoir)" w:date="2024-11-04T12:20:00Z" w16du:dateUtc="2024-11-04T11:20:00Z">
                  <w:rPr>
                    <w:ins w:id="8303" w:author="Adrian Moir (amoir)" w:date="2024-11-04T12:18:00Z"/>
                  </w:rPr>
                </w:rPrChange>
              </w:rPr>
              <w:pPrChange w:id="8304" w:author="Adrian Moir (amoir)" w:date="2024-11-04T12:26:00Z" w16du:dateUtc="2024-11-04T11:26:00Z">
                <w:pPr/>
              </w:pPrChange>
            </w:pPr>
            <w:ins w:id="830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06" w:author="Adrian Moir (amoir)" w:date="2024-11-04T12:20:00Z" w16du:dateUtc="2024-11-04T11:20:00Z">
                    <w:rPr/>
                  </w:rPrChange>
                </w:rPr>
                <w:t>7.33</w:t>
              </w:r>
            </w:ins>
          </w:p>
        </w:tc>
        <w:tc>
          <w:tcPr>
            <w:tcW w:w="902" w:type="dxa"/>
            <w:noWrap/>
            <w:hideMark/>
            <w:tcPrChange w:id="830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5B16AB0C" w14:textId="77777777" w:rsidR="002E0EAC" w:rsidRPr="005112CF" w:rsidRDefault="002E0EAC">
            <w:pPr>
              <w:jc w:val="center"/>
              <w:rPr>
                <w:ins w:id="8308" w:author="Adrian Moir (amoir)" w:date="2024-11-04T12:18:00Z"/>
                <w:rFonts w:asciiTheme="minorHAnsi" w:hAnsiTheme="minorHAnsi" w:cstheme="minorHAnsi"/>
                <w:sz w:val="10"/>
                <w:szCs w:val="10"/>
                <w:rPrChange w:id="8309" w:author="Adrian Moir (amoir)" w:date="2024-11-04T12:20:00Z" w16du:dateUtc="2024-11-04T11:20:00Z">
                  <w:rPr>
                    <w:ins w:id="8310" w:author="Adrian Moir (amoir)" w:date="2024-11-04T12:18:00Z"/>
                  </w:rPr>
                </w:rPrChange>
              </w:rPr>
              <w:pPrChange w:id="8311" w:author="Adrian Moir (amoir)" w:date="2024-11-04T12:27:00Z" w16du:dateUtc="2024-11-04T11:27:00Z">
                <w:pPr/>
              </w:pPrChange>
            </w:pPr>
            <w:ins w:id="831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13" w:author="Adrian Moir (amoir)" w:date="2024-11-04T12:20:00Z" w16du:dateUtc="2024-11-04T11:20:00Z">
                    <w:rPr/>
                  </w:rPrChange>
                </w:rPr>
                <w:t>10.5</w:t>
              </w:r>
            </w:ins>
          </w:p>
        </w:tc>
        <w:tc>
          <w:tcPr>
            <w:tcW w:w="1604" w:type="dxa"/>
            <w:noWrap/>
            <w:hideMark/>
            <w:tcPrChange w:id="831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FACDD7A" w14:textId="77777777" w:rsidR="002E0EAC" w:rsidRPr="005112CF" w:rsidRDefault="002E0EAC">
            <w:pPr>
              <w:jc w:val="center"/>
              <w:rPr>
                <w:ins w:id="8315" w:author="Adrian Moir (amoir)" w:date="2024-11-04T12:18:00Z"/>
                <w:rFonts w:asciiTheme="minorHAnsi" w:hAnsiTheme="minorHAnsi" w:cstheme="minorHAnsi"/>
                <w:sz w:val="10"/>
                <w:szCs w:val="10"/>
                <w:rPrChange w:id="8316" w:author="Adrian Moir (amoir)" w:date="2024-11-04T12:20:00Z" w16du:dateUtc="2024-11-04T11:20:00Z">
                  <w:rPr>
                    <w:ins w:id="8317" w:author="Adrian Moir (amoir)" w:date="2024-11-04T12:18:00Z"/>
                  </w:rPr>
                </w:rPrChange>
              </w:rPr>
              <w:pPrChange w:id="8318" w:author="Adrian Moir (amoir)" w:date="2024-11-04T12:27:00Z" w16du:dateUtc="2024-11-04T11:27:00Z">
                <w:pPr/>
              </w:pPrChange>
            </w:pPr>
            <w:ins w:id="831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2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2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22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832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5B95D4B" w14:textId="77777777" w:rsidR="002E0EAC" w:rsidRPr="005112CF" w:rsidRDefault="002E0EAC">
            <w:pPr>
              <w:jc w:val="center"/>
              <w:rPr>
                <w:ins w:id="8324" w:author="Adrian Moir (amoir)" w:date="2024-11-04T12:18:00Z"/>
                <w:rFonts w:asciiTheme="minorHAnsi" w:hAnsiTheme="minorHAnsi" w:cstheme="minorHAnsi"/>
                <w:sz w:val="10"/>
                <w:szCs w:val="10"/>
                <w:rPrChange w:id="8325" w:author="Adrian Moir (amoir)" w:date="2024-11-04T12:20:00Z" w16du:dateUtc="2024-11-04T11:20:00Z">
                  <w:rPr>
                    <w:ins w:id="8326" w:author="Adrian Moir (amoir)" w:date="2024-11-04T12:18:00Z"/>
                  </w:rPr>
                </w:rPrChange>
              </w:rPr>
              <w:pPrChange w:id="8327" w:author="Adrian Moir (amoir)" w:date="2024-11-04T12:27:00Z" w16du:dateUtc="2024-11-04T11:27:00Z">
                <w:pPr/>
              </w:pPrChange>
            </w:pPr>
            <w:ins w:id="832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29" w:author="Adrian Moir (amoir)" w:date="2024-11-04T12:20:00Z" w16du:dateUtc="2024-11-04T11:20:00Z">
                    <w:rPr/>
                  </w:rPrChange>
                </w:rPr>
                <w:t>4.18.0-513.24.1.el8_9.x86_64</w:t>
              </w:r>
            </w:ins>
          </w:p>
        </w:tc>
      </w:tr>
      <w:tr w:rsidR="002E0EAC" w:rsidRPr="005112CF" w14:paraId="68BD8B01" w14:textId="77777777" w:rsidTr="005112CF">
        <w:trPr>
          <w:trHeight w:val="320"/>
          <w:jc w:val="center"/>
          <w:ins w:id="8330" w:author="Adrian Moir (amoir)" w:date="2024-11-04T12:18:00Z"/>
          <w:trPrChange w:id="833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33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83B6F5E" w14:textId="77777777" w:rsidR="002E0EAC" w:rsidRPr="005112CF" w:rsidRDefault="002E0EAC">
            <w:pPr>
              <w:jc w:val="center"/>
              <w:rPr>
                <w:ins w:id="8333" w:author="Adrian Moir (amoir)" w:date="2024-11-04T12:18:00Z"/>
                <w:rFonts w:asciiTheme="minorHAnsi" w:hAnsiTheme="minorHAnsi" w:cstheme="minorHAnsi"/>
                <w:sz w:val="10"/>
                <w:szCs w:val="10"/>
                <w:rPrChange w:id="8334" w:author="Adrian Moir (amoir)" w:date="2024-11-04T12:20:00Z" w16du:dateUtc="2024-11-04T11:20:00Z">
                  <w:rPr>
                    <w:ins w:id="8335" w:author="Adrian Moir (amoir)" w:date="2024-11-04T12:18:00Z"/>
                  </w:rPr>
                </w:rPrChange>
              </w:rPr>
              <w:pPrChange w:id="8336" w:author="Adrian Moir (amoir)" w:date="2024-11-04T12:27:00Z" w16du:dateUtc="2024-11-04T11:27:00Z">
                <w:pPr/>
              </w:pPrChange>
            </w:pPr>
            <w:ins w:id="833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38" w:author="Adrian Moir (amoir)" w:date="2024-11-04T12:20:00Z" w16du:dateUtc="2024-11-04T11:20:00Z">
                    <w:rPr/>
                  </w:rPrChange>
                </w:rPr>
                <w:t>3073debe-15b8-454e-879e-f177c172c952</w:t>
              </w:r>
            </w:ins>
          </w:p>
        </w:tc>
        <w:tc>
          <w:tcPr>
            <w:tcW w:w="725" w:type="dxa"/>
            <w:noWrap/>
            <w:hideMark/>
            <w:tcPrChange w:id="833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5B2C45C2" w14:textId="77777777" w:rsidR="002E0EAC" w:rsidRPr="005112CF" w:rsidRDefault="002E0EAC">
            <w:pPr>
              <w:jc w:val="center"/>
              <w:rPr>
                <w:ins w:id="8340" w:author="Adrian Moir (amoir)" w:date="2024-11-04T12:18:00Z"/>
                <w:rFonts w:asciiTheme="minorHAnsi" w:hAnsiTheme="minorHAnsi" w:cstheme="minorHAnsi"/>
                <w:sz w:val="10"/>
                <w:szCs w:val="10"/>
                <w:rPrChange w:id="8341" w:author="Adrian Moir (amoir)" w:date="2024-11-04T12:20:00Z" w16du:dateUtc="2024-11-04T11:20:00Z">
                  <w:rPr>
                    <w:ins w:id="8342" w:author="Adrian Moir (amoir)" w:date="2024-11-04T12:18:00Z"/>
                  </w:rPr>
                </w:rPrChange>
              </w:rPr>
              <w:pPrChange w:id="8343" w:author="Adrian Moir (amoir)" w:date="2024-11-04T12:27:00Z" w16du:dateUtc="2024-11-04T11:27:00Z">
                <w:pPr/>
              </w:pPrChange>
            </w:pPr>
            <w:proofErr w:type="spellStart"/>
            <w:ins w:id="834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45" w:author="Adrian Moir (amoir)" w:date="2024-11-04T12:20:00Z" w16du:dateUtc="2024-11-04T11:20:00Z">
                    <w:rPr/>
                  </w:rPrChange>
                </w:rPr>
                <w:t>me-qstor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34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C7D10CC" w14:textId="77777777" w:rsidR="002E0EAC" w:rsidRPr="005112CF" w:rsidRDefault="002E0EAC">
            <w:pPr>
              <w:jc w:val="center"/>
              <w:rPr>
                <w:ins w:id="8347" w:author="Adrian Moir (amoir)" w:date="2024-11-04T12:18:00Z"/>
                <w:rFonts w:asciiTheme="minorHAnsi" w:hAnsiTheme="minorHAnsi" w:cstheme="minorHAnsi"/>
                <w:sz w:val="10"/>
                <w:szCs w:val="10"/>
                <w:rPrChange w:id="8348" w:author="Adrian Moir (amoir)" w:date="2024-11-04T12:20:00Z" w16du:dateUtc="2024-11-04T11:20:00Z">
                  <w:rPr>
                    <w:ins w:id="8349" w:author="Adrian Moir (amoir)" w:date="2024-11-04T12:18:00Z"/>
                  </w:rPr>
                </w:rPrChange>
              </w:rPr>
              <w:pPrChange w:id="8350" w:author="Adrian Moir (amoir)" w:date="2024-11-04T12:27:00Z" w16du:dateUtc="2024-11-04T11:27:00Z">
                <w:pPr/>
              </w:pPrChange>
            </w:pPr>
            <w:ins w:id="835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52" w:author="Adrian Moir (amoir)" w:date="2024-11-04T12:20:00Z" w16du:dateUtc="2024-11-04T11:20:00Z">
                    <w:rPr/>
                  </w:rPrChange>
                </w:rPr>
                <w:t>|172.24.14.205|10.150.138.20</w:t>
              </w:r>
            </w:ins>
          </w:p>
        </w:tc>
        <w:tc>
          <w:tcPr>
            <w:tcW w:w="628" w:type="dxa"/>
            <w:noWrap/>
            <w:hideMark/>
            <w:tcPrChange w:id="835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74FA3C78" w14:textId="77777777" w:rsidR="002E0EAC" w:rsidRPr="005112CF" w:rsidRDefault="002E0EAC">
            <w:pPr>
              <w:jc w:val="center"/>
              <w:rPr>
                <w:ins w:id="8354" w:author="Adrian Moir (amoir)" w:date="2024-11-04T12:18:00Z"/>
                <w:rFonts w:asciiTheme="minorHAnsi" w:hAnsiTheme="minorHAnsi" w:cstheme="minorHAnsi"/>
                <w:sz w:val="10"/>
                <w:szCs w:val="10"/>
                <w:rPrChange w:id="8355" w:author="Adrian Moir (amoir)" w:date="2024-11-04T12:20:00Z" w16du:dateUtc="2024-11-04T11:20:00Z">
                  <w:rPr>
                    <w:ins w:id="8356" w:author="Adrian Moir (amoir)" w:date="2024-11-04T12:18:00Z"/>
                  </w:rPr>
                </w:rPrChange>
              </w:rPr>
              <w:pPrChange w:id="8357" w:author="Adrian Moir (amoir)" w:date="2024-11-04T12:27:00Z" w16du:dateUtc="2024-11-04T11:27:00Z">
                <w:pPr/>
              </w:pPrChange>
            </w:pPr>
            <w:ins w:id="835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5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836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EEECA0B" w14:textId="77777777" w:rsidR="002E0EAC" w:rsidRPr="005112CF" w:rsidRDefault="002E0EAC">
            <w:pPr>
              <w:jc w:val="center"/>
              <w:rPr>
                <w:ins w:id="8361" w:author="Adrian Moir (amoir)" w:date="2024-11-04T12:18:00Z"/>
                <w:rFonts w:asciiTheme="minorHAnsi" w:hAnsiTheme="minorHAnsi" w:cstheme="minorHAnsi"/>
                <w:sz w:val="10"/>
                <w:szCs w:val="10"/>
                <w:rPrChange w:id="8362" w:author="Adrian Moir (amoir)" w:date="2024-11-04T12:20:00Z" w16du:dateUtc="2024-11-04T11:20:00Z">
                  <w:rPr>
                    <w:ins w:id="8363" w:author="Adrian Moir (amoir)" w:date="2024-11-04T12:18:00Z"/>
                  </w:rPr>
                </w:rPrChange>
              </w:rPr>
              <w:pPrChange w:id="8364" w:author="Adrian Moir (amoir)" w:date="2024-11-04T12:27:00Z" w16du:dateUtc="2024-11-04T11:27:00Z">
                <w:pPr/>
              </w:pPrChange>
            </w:pPr>
            <w:proofErr w:type="spellStart"/>
            <w:ins w:id="836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6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36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69C9EAF9" w14:textId="77777777" w:rsidR="002E0EAC" w:rsidRPr="005112CF" w:rsidRDefault="002E0EAC">
            <w:pPr>
              <w:jc w:val="center"/>
              <w:rPr>
                <w:ins w:id="8368" w:author="Adrian Moir (amoir)" w:date="2024-11-04T12:18:00Z"/>
                <w:rFonts w:asciiTheme="minorHAnsi" w:hAnsiTheme="minorHAnsi" w:cstheme="minorHAnsi"/>
                <w:sz w:val="10"/>
                <w:szCs w:val="10"/>
                <w:rPrChange w:id="8369" w:author="Adrian Moir (amoir)" w:date="2024-11-04T12:20:00Z" w16du:dateUtc="2024-11-04T11:20:00Z">
                  <w:rPr>
                    <w:ins w:id="8370" w:author="Adrian Moir (amoir)" w:date="2024-11-04T12:18:00Z"/>
                  </w:rPr>
                </w:rPrChange>
              </w:rPr>
              <w:pPrChange w:id="8371" w:author="Adrian Moir (amoir)" w:date="2024-11-04T12:26:00Z" w16du:dateUtc="2024-11-04T11:26:00Z">
                <w:pPr/>
              </w:pPrChange>
            </w:pPr>
            <w:ins w:id="837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73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37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24850A4" w14:textId="77777777" w:rsidR="002E0EAC" w:rsidRPr="005112CF" w:rsidRDefault="002E0EAC">
            <w:pPr>
              <w:jc w:val="center"/>
              <w:rPr>
                <w:ins w:id="8375" w:author="Adrian Moir (amoir)" w:date="2024-11-04T12:18:00Z"/>
                <w:rFonts w:asciiTheme="minorHAnsi" w:hAnsiTheme="minorHAnsi" w:cstheme="minorHAnsi"/>
                <w:sz w:val="10"/>
                <w:szCs w:val="10"/>
                <w:rPrChange w:id="8376" w:author="Adrian Moir (amoir)" w:date="2024-11-04T12:20:00Z" w16du:dateUtc="2024-11-04T11:20:00Z">
                  <w:rPr>
                    <w:ins w:id="8377" w:author="Adrian Moir (amoir)" w:date="2024-11-04T12:18:00Z"/>
                  </w:rPr>
                </w:rPrChange>
              </w:rPr>
              <w:pPrChange w:id="8378" w:author="Adrian Moir (amoir)" w:date="2024-11-04T12:26:00Z" w16du:dateUtc="2024-11-04T11:26:00Z">
                <w:pPr/>
              </w:pPrChange>
            </w:pPr>
            <w:ins w:id="837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80" w:author="Adrian Moir (amoir)" w:date="2024-11-04T12:20:00Z" w16du:dateUtc="2024-11-04T11:20:00Z">
                    <w:rPr/>
                  </w:rPrChange>
                </w:rPr>
                <w:t>0.04</w:t>
              </w:r>
            </w:ins>
          </w:p>
        </w:tc>
        <w:tc>
          <w:tcPr>
            <w:tcW w:w="902" w:type="dxa"/>
            <w:noWrap/>
            <w:hideMark/>
            <w:tcPrChange w:id="838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2B4A528F" w14:textId="77777777" w:rsidR="002E0EAC" w:rsidRPr="005112CF" w:rsidRDefault="002E0EAC">
            <w:pPr>
              <w:jc w:val="center"/>
              <w:rPr>
                <w:ins w:id="8382" w:author="Adrian Moir (amoir)" w:date="2024-11-04T12:18:00Z"/>
                <w:rFonts w:asciiTheme="minorHAnsi" w:hAnsiTheme="minorHAnsi" w:cstheme="minorHAnsi"/>
                <w:sz w:val="10"/>
                <w:szCs w:val="10"/>
                <w:rPrChange w:id="8383" w:author="Adrian Moir (amoir)" w:date="2024-11-04T12:20:00Z" w16du:dateUtc="2024-11-04T11:20:00Z">
                  <w:rPr>
                    <w:ins w:id="8384" w:author="Adrian Moir (amoir)" w:date="2024-11-04T12:18:00Z"/>
                  </w:rPr>
                </w:rPrChange>
              </w:rPr>
              <w:pPrChange w:id="8385" w:author="Adrian Moir (amoir)" w:date="2024-11-04T12:27:00Z" w16du:dateUtc="2024-11-04T11:27:00Z">
                <w:pPr/>
              </w:pPrChange>
            </w:pPr>
            <w:ins w:id="838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87" w:author="Adrian Moir (amoir)" w:date="2024-11-04T12:20:00Z" w16du:dateUtc="2024-11-04T11:20:00Z">
                    <w:rPr/>
                  </w:rPrChange>
                </w:rPr>
                <w:t>1</w:t>
              </w:r>
            </w:ins>
          </w:p>
        </w:tc>
        <w:tc>
          <w:tcPr>
            <w:tcW w:w="1604" w:type="dxa"/>
            <w:noWrap/>
            <w:hideMark/>
            <w:tcPrChange w:id="838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5D4E0D85" w14:textId="77777777" w:rsidR="002E0EAC" w:rsidRPr="005112CF" w:rsidRDefault="002E0EAC">
            <w:pPr>
              <w:jc w:val="center"/>
              <w:rPr>
                <w:ins w:id="8389" w:author="Adrian Moir (amoir)" w:date="2024-11-04T12:18:00Z"/>
                <w:rFonts w:asciiTheme="minorHAnsi" w:hAnsiTheme="minorHAnsi" w:cstheme="minorHAnsi"/>
                <w:sz w:val="10"/>
                <w:szCs w:val="10"/>
                <w:rPrChange w:id="8390" w:author="Adrian Moir (amoir)" w:date="2024-11-04T12:20:00Z" w16du:dateUtc="2024-11-04T11:20:00Z">
                  <w:rPr>
                    <w:ins w:id="8391" w:author="Adrian Moir (amoir)" w:date="2024-11-04T12:18:00Z"/>
                  </w:rPr>
                </w:rPrChange>
              </w:rPr>
              <w:pPrChange w:id="8392" w:author="Adrian Moir (amoir)" w:date="2024-11-04T12:27:00Z" w16du:dateUtc="2024-11-04T11:27:00Z">
                <w:pPr/>
              </w:pPrChange>
            </w:pPr>
            <w:ins w:id="839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9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9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39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39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1669826F" w14:textId="77777777" w:rsidR="002E0EAC" w:rsidRPr="005112CF" w:rsidRDefault="002E0EAC">
            <w:pPr>
              <w:jc w:val="center"/>
              <w:rPr>
                <w:ins w:id="8398" w:author="Adrian Moir (amoir)" w:date="2024-11-04T12:18:00Z"/>
                <w:rFonts w:asciiTheme="minorHAnsi" w:hAnsiTheme="minorHAnsi" w:cstheme="minorHAnsi"/>
                <w:sz w:val="10"/>
                <w:szCs w:val="10"/>
                <w:rPrChange w:id="8399" w:author="Adrian Moir (amoir)" w:date="2024-11-04T12:20:00Z" w16du:dateUtc="2024-11-04T11:20:00Z">
                  <w:rPr>
                    <w:ins w:id="8400" w:author="Adrian Moir (amoir)" w:date="2024-11-04T12:18:00Z"/>
                  </w:rPr>
                </w:rPrChange>
              </w:rPr>
              <w:pPrChange w:id="8401" w:author="Adrian Moir (amoir)" w:date="2024-11-04T12:27:00Z" w16du:dateUtc="2024-11-04T11:27:00Z">
                <w:pPr/>
              </w:pPrChange>
            </w:pPr>
            <w:ins w:id="840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0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4EB5AEAD" w14:textId="77777777" w:rsidTr="005112CF">
        <w:trPr>
          <w:trHeight w:val="320"/>
          <w:jc w:val="center"/>
          <w:ins w:id="8404" w:author="Adrian Moir (amoir)" w:date="2024-11-04T12:18:00Z"/>
          <w:trPrChange w:id="840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40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4A8A856C" w14:textId="77777777" w:rsidR="002E0EAC" w:rsidRPr="005112CF" w:rsidRDefault="002E0EAC">
            <w:pPr>
              <w:jc w:val="center"/>
              <w:rPr>
                <w:ins w:id="8407" w:author="Adrian Moir (amoir)" w:date="2024-11-04T12:18:00Z"/>
                <w:rFonts w:asciiTheme="minorHAnsi" w:hAnsiTheme="minorHAnsi" w:cstheme="minorHAnsi"/>
                <w:sz w:val="10"/>
                <w:szCs w:val="10"/>
                <w:rPrChange w:id="8408" w:author="Adrian Moir (amoir)" w:date="2024-11-04T12:20:00Z" w16du:dateUtc="2024-11-04T11:20:00Z">
                  <w:rPr>
                    <w:ins w:id="8409" w:author="Adrian Moir (amoir)" w:date="2024-11-04T12:18:00Z"/>
                  </w:rPr>
                </w:rPrChange>
              </w:rPr>
              <w:pPrChange w:id="8410" w:author="Adrian Moir (amoir)" w:date="2024-11-04T12:27:00Z" w16du:dateUtc="2024-11-04T11:27:00Z">
                <w:pPr/>
              </w:pPrChange>
            </w:pPr>
            <w:ins w:id="841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12" w:author="Adrian Moir (amoir)" w:date="2024-11-04T12:20:00Z" w16du:dateUtc="2024-11-04T11:20:00Z">
                    <w:rPr/>
                  </w:rPrChange>
                </w:rPr>
                <w:t>3d9d358d-792f-4e3b-ad8b-13f024de9628</w:t>
              </w:r>
            </w:ins>
          </w:p>
        </w:tc>
        <w:tc>
          <w:tcPr>
            <w:tcW w:w="725" w:type="dxa"/>
            <w:noWrap/>
            <w:hideMark/>
            <w:tcPrChange w:id="841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F2D54D4" w14:textId="77777777" w:rsidR="002E0EAC" w:rsidRPr="005112CF" w:rsidRDefault="002E0EAC">
            <w:pPr>
              <w:jc w:val="center"/>
              <w:rPr>
                <w:ins w:id="8414" w:author="Adrian Moir (amoir)" w:date="2024-11-04T12:18:00Z"/>
                <w:rFonts w:asciiTheme="minorHAnsi" w:hAnsiTheme="minorHAnsi" w:cstheme="minorHAnsi"/>
                <w:sz w:val="10"/>
                <w:szCs w:val="10"/>
                <w:rPrChange w:id="8415" w:author="Adrian Moir (amoir)" w:date="2024-11-04T12:20:00Z" w16du:dateUtc="2024-11-04T11:20:00Z">
                  <w:rPr>
                    <w:ins w:id="8416" w:author="Adrian Moir (amoir)" w:date="2024-11-04T12:18:00Z"/>
                  </w:rPr>
                </w:rPrChange>
              </w:rPr>
              <w:pPrChange w:id="8417" w:author="Adrian Moir (amoir)" w:date="2024-11-04T12:27:00Z" w16du:dateUtc="2024-11-04T11:27:00Z">
                <w:pPr/>
              </w:pPrChange>
            </w:pPr>
            <w:proofErr w:type="spellStart"/>
            <w:ins w:id="841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19" w:author="Adrian Moir (amoir)" w:date="2024-11-04T12:20:00Z" w16du:dateUtc="2024-11-04T11:20:00Z">
                    <w:rPr/>
                  </w:rPrChange>
                </w:rPr>
                <w:t>vph-qstor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42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91C25A0" w14:textId="77777777" w:rsidR="002E0EAC" w:rsidRPr="005112CF" w:rsidRDefault="002E0EAC">
            <w:pPr>
              <w:jc w:val="center"/>
              <w:rPr>
                <w:ins w:id="8421" w:author="Adrian Moir (amoir)" w:date="2024-11-04T12:18:00Z"/>
                <w:rFonts w:asciiTheme="minorHAnsi" w:hAnsiTheme="minorHAnsi" w:cstheme="minorHAnsi"/>
                <w:sz w:val="10"/>
                <w:szCs w:val="10"/>
                <w:rPrChange w:id="8422" w:author="Adrian Moir (amoir)" w:date="2024-11-04T12:20:00Z" w16du:dateUtc="2024-11-04T11:20:00Z">
                  <w:rPr>
                    <w:ins w:id="8423" w:author="Adrian Moir (amoir)" w:date="2024-11-04T12:18:00Z"/>
                  </w:rPr>
                </w:rPrChange>
              </w:rPr>
              <w:pPrChange w:id="8424" w:author="Adrian Moir (amoir)" w:date="2024-11-04T12:27:00Z" w16du:dateUtc="2024-11-04T11:27:00Z">
                <w:pPr/>
              </w:pPrChange>
            </w:pPr>
            <w:ins w:id="84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26" w:author="Adrian Moir (amoir)" w:date="2024-11-04T12:20:00Z" w16du:dateUtc="2024-11-04T11:20:00Z">
                    <w:rPr/>
                  </w:rPrChange>
                </w:rPr>
                <w:t>|172.25.14.92|10.160.126.20</w:t>
              </w:r>
            </w:ins>
          </w:p>
        </w:tc>
        <w:tc>
          <w:tcPr>
            <w:tcW w:w="628" w:type="dxa"/>
            <w:noWrap/>
            <w:hideMark/>
            <w:tcPrChange w:id="842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7DC5872" w14:textId="77777777" w:rsidR="002E0EAC" w:rsidRPr="005112CF" w:rsidRDefault="002E0EAC">
            <w:pPr>
              <w:jc w:val="center"/>
              <w:rPr>
                <w:ins w:id="8428" w:author="Adrian Moir (amoir)" w:date="2024-11-04T12:18:00Z"/>
                <w:rFonts w:asciiTheme="minorHAnsi" w:hAnsiTheme="minorHAnsi" w:cstheme="minorHAnsi"/>
                <w:sz w:val="10"/>
                <w:szCs w:val="10"/>
                <w:rPrChange w:id="8429" w:author="Adrian Moir (amoir)" w:date="2024-11-04T12:20:00Z" w16du:dateUtc="2024-11-04T11:20:00Z">
                  <w:rPr>
                    <w:ins w:id="8430" w:author="Adrian Moir (amoir)" w:date="2024-11-04T12:18:00Z"/>
                  </w:rPr>
                </w:rPrChange>
              </w:rPr>
              <w:pPrChange w:id="8431" w:author="Adrian Moir (amoir)" w:date="2024-11-04T12:27:00Z" w16du:dateUtc="2024-11-04T11:27:00Z">
                <w:pPr/>
              </w:pPrChange>
            </w:pPr>
            <w:ins w:id="843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3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843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B39E7C7" w14:textId="77777777" w:rsidR="002E0EAC" w:rsidRPr="005112CF" w:rsidRDefault="002E0EAC">
            <w:pPr>
              <w:jc w:val="center"/>
              <w:rPr>
                <w:ins w:id="8435" w:author="Adrian Moir (amoir)" w:date="2024-11-04T12:18:00Z"/>
                <w:rFonts w:asciiTheme="minorHAnsi" w:hAnsiTheme="minorHAnsi" w:cstheme="minorHAnsi"/>
                <w:sz w:val="10"/>
                <w:szCs w:val="10"/>
                <w:rPrChange w:id="8436" w:author="Adrian Moir (amoir)" w:date="2024-11-04T12:20:00Z" w16du:dateUtc="2024-11-04T11:20:00Z">
                  <w:rPr>
                    <w:ins w:id="8437" w:author="Adrian Moir (amoir)" w:date="2024-11-04T12:18:00Z"/>
                  </w:rPr>
                </w:rPrChange>
              </w:rPr>
              <w:pPrChange w:id="8438" w:author="Adrian Moir (amoir)" w:date="2024-11-04T12:27:00Z" w16du:dateUtc="2024-11-04T11:27:00Z">
                <w:pPr/>
              </w:pPrChange>
            </w:pPr>
            <w:proofErr w:type="spellStart"/>
            <w:ins w:id="843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4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44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377D9961" w14:textId="77777777" w:rsidR="002E0EAC" w:rsidRPr="005112CF" w:rsidRDefault="002E0EAC">
            <w:pPr>
              <w:jc w:val="center"/>
              <w:rPr>
                <w:ins w:id="8442" w:author="Adrian Moir (amoir)" w:date="2024-11-04T12:18:00Z"/>
                <w:rFonts w:asciiTheme="minorHAnsi" w:hAnsiTheme="minorHAnsi" w:cstheme="minorHAnsi"/>
                <w:sz w:val="10"/>
                <w:szCs w:val="10"/>
                <w:rPrChange w:id="8443" w:author="Adrian Moir (amoir)" w:date="2024-11-04T12:20:00Z" w16du:dateUtc="2024-11-04T11:20:00Z">
                  <w:rPr>
                    <w:ins w:id="8444" w:author="Adrian Moir (amoir)" w:date="2024-11-04T12:18:00Z"/>
                  </w:rPr>
                </w:rPrChange>
              </w:rPr>
              <w:pPrChange w:id="8445" w:author="Adrian Moir (amoir)" w:date="2024-11-04T12:26:00Z" w16du:dateUtc="2024-11-04T11:26:00Z">
                <w:pPr/>
              </w:pPrChange>
            </w:pPr>
            <w:ins w:id="844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47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44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8720124" w14:textId="77777777" w:rsidR="002E0EAC" w:rsidRPr="005112CF" w:rsidRDefault="002E0EAC">
            <w:pPr>
              <w:jc w:val="center"/>
              <w:rPr>
                <w:ins w:id="8449" w:author="Adrian Moir (amoir)" w:date="2024-11-04T12:18:00Z"/>
                <w:rFonts w:asciiTheme="minorHAnsi" w:hAnsiTheme="minorHAnsi" w:cstheme="minorHAnsi"/>
                <w:sz w:val="10"/>
                <w:szCs w:val="10"/>
                <w:rPrChange w:id="8450" w:author="Adrian Moir (amoir)" w:date="2024-11-04T12:20:00Z" w16du:dateUtc="2024-11-04T11:20:00Z">
                  <w:rPr>
                    <w:ins w:id="8451" w:author="Adrian Moir (amoir)" w:date="2024-11-04T12:18:00Z"/>
                  </w:rPr>
                </w:rPrChange>
              </w:rPr>
              <w:pPrChange w:id="8452" w:author="Adrian Moir (amoir)" w:date="2024-11-04T12:26:00Z" w16du:dateUtc="2024-11-04T11:26:00Z">
                <w:pPr/>
              </w:pPrChange>
            </w:pPr>
            <w:ins w:id="845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54" w:author="Adrian Moir (amoir)" w:date="2024-11-04T12:20:00Z" w16du:dateUtc="2024-11-04T11:20:00Z">
                    <w:rPr/>
                  </w:rPrChange>
                </w:rPr>
                <w:t>3.09</w:t>
              </w:r>
            </w:ins>
          </w:p>
        </w:tc>
        <w:tc>
          <w:tcPr>
            <w:tcW w:w="902" w:type="dxa"/>
            <w:noWrap/>
            <w:hideMark/>
            <w:tcPrChange w:id="845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8A2B949" w14:textId="77777777" w:rsidR="002E0EAC" w:rsidRPr="005112CF" w:rsidRDefault="002E0EAC">
            <w:pPr>
              <w:jc w:val="center"/>
              <w:rPr>
                <w:ins w:id="8456" w:author="Adrian Moir (amoir)" w:date="2024-11-04T12:18:00Z"/>
                <w:rFonts w:asciiTheme="minorHAnsi" w:hAnsiTheme="minorHAnsi" w:cstheme="minorHAnsi"/>
                <w:sz w:val="10"/>
                <w:szCs w:val="10"/>
                <w:rPrChange w:id="8457" w:author="Adrian Moir (amoir)" w:date="2024-11-04T12:20:00Z" w16du:dateUtc="2024-11-04T11:20:00Z">
                  <w:rPr>
                    <w:ins w:id="8458" w:author="Adrian Moir (amoir)" w:date="2024-11-04T12:18:00Z"/>
                  </w:rPr>
                </w:rPrChange>
              </w:rPr>
              <w:pPrChange w:id="8459" w:author="Adrian Moir (amoir)" w:date="2024-11-04T12:27:00Z" w16du:dateUtc="2024-11-04T11:27:00Z">
                <w:pPr/>
              </w:pPrChange>
            </w:pPr>
            <w:ins w:id="84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61" w:author="Adrian Moir (amoir)" w:date="2024-11-04T12:20:00Z" w16du:dateUtc="2024-11-04T11:20:00Z">
                    <w:rPr/>
                  </w:rPrChange>
                </w:rPr>
                <w:t>6.5</w:t>
              </w:r>
            </w:ins>
          </w:p>
        </w:tc>
        <w:tc>
          <w:tcPr>
            <w:tcW w:w="1604" w:type="dxa"/>
            <w:noWrap/>
            <w:hideMark/>
            <w:tcPrChange w:id="846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5AB255A" w14:textId="77777777" w:rsidR="002E0EAC" w:rsidRPr="005112CF" w:rsidRDefault="002E0EAC">
            <w:pPr>
              <w:jc w:val="center"/>
              <w:rPr>
                <w:ins w:id="8463" w:author="Adrian Moir (amoir)" w:date="2024-11-04T12:18:00Z"/>
                <w:rFonts w:asciiTheme="minorHAnsi" w:hAnsiTheme="minorHAnsi" w:cstheme="minorHAnsi"/>
                <w:sz w:val="10"/>
                <w:szCs w:val="10"/>
                <w:rPrChange w:id="8464" w:author="Adrian Moir (amoir)" w:date="2024-11-04T12:20:00Z" w16du:dateUtc="2024-11-04T11:20:00Z">
                  <w:rPr>
                    <w:ins w:id="8465" w:author="Adrian Moir (amoir)" w:date="2024-11-04T12:18:00Z"/>
                  </w:rPr>
                </w:rPrChange>
              </w:rPr>
              <w:pPrChange w:id="8466" w:author="Adrian Moir (amoir)" w:date="2024-11-04T12:27:00Z" w16du:dateUtc="2024-11-04T11:27:00Z">
                <w:pPr/>
              </w:pPrChange>
            </w:pPr>
            <w:ins w:id="846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6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6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7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47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1C49C86" w14:textId="77777777" w:rsidR="002E0EAC" w:rsidRPr="005112CF" w:rsidRDefault="002E0EAC">
            <w:pPr>
              <w:jc w:val="center"/>
              <w:rPr>
                <w:ins w:id="8472" w:author="Adrian Moir (amoir)" w:date="2024-11-04T12:18:00Z"/>
                <w:rFonts w:asciiTheme="minorHAnsi" w:hAnsiTheme="minorHAnsi" w:cstheme="minorHAnsi"/>
                <w:sz w:val="10"/>
                <w:szCs w:val="10"/>
                <w:rPrChange w:id="8473" w:author="Adrian Moir (amoir)" w:date="2024-11-04T12:20:00Z" w16du:dateUtc="2024-11-04T11:20:00Z">
                  <w:rPr>
                    <w:ins w:id="8474" w:author="Adrian Moir (amoir)" w:date="2024-11-04T12:18:00Z"/>
                  </w:rPr>
                </w:rPrChange>
              </w:rPr>
              <w:pPrChange w:id="8475" w:author="Adrian Moir (amoir)" w:date="2024-11-04T12:27:00Z" w16du:dateUtc="2024-11-04T11:27:00Z">
                <w:pPr/>
              </w:pPrChange>
            </w:pPr>
            <w:ins w:id="847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77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58D23E7D" w14:textId="77777777" w:rsidTr="005112CF">
        <w:trPr>
          <w:trHeight w:val="320"/>
          <w:jc w:val="center"/>
          <w:ins w:id="8478" w:author="Adrian Moir (amoir)" w:date="2024-11-04T12:18:00Z"/>
          <w:trPrChange w:id="847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48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AFAEF34" w14:textId="77777777" w:rsidR="002E0EAC" w:rsidRPr="005112CF" w:rsidRDefault="002E0EAC">
            <w:pPr>
              <w:jc w:val="center"/>
              <w:rPr>
                <w:ins w:id="8481" w:author="Adrian Moir (amoir)" w:date="2024-11-04T12:18:00Z"/>
                <w:rFonts w:asciiTheme="minorHAnsi" w:hAnsiTheme="minorHAnsi" w:cstheme="minorHAnsi"/>
                <w:sz w:val="10"/>
                <w:szCs w:val="10"/>
                <w:rPrChange w:id="8482" w:author="Adrian Moir (amoir)" w:date="2024-11-04T12:20:00Z" w16du:dateUtc="2024-11-04T11:20:00Z">
                  <w:rPr>
                    <w:ins w:id="8483" w:author="Adrian Moir (amoir)" w:date="2024-11-04T12:18:00Z"/>
                  </w:rPr>
                </w:rPrChange>
              </w:rPr>
              <w:pPrChange w:id="8484" w:author="Adrian Moir (amoir)" w:date="2024-11-04T12:27:00Z" w16du:dateUtc="2024-11-04T11:27:00Z">
                <w:pPr/>
              </w:pPrChange>
            </w:pPr>
            <w:ins w:id="848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86" w:author="Adrian Moir (amoir)" w:date="2024-11-04T12:20:00Z" w16du:dateUtc="2024-11-04T11:20:00Z">
                    <w:rPr/>
                  </w:rPrChange>
                </w:rPr>
                <w:t>e2cb977c-</w:t>
              </w:r>
              <w:proofErr w:type="gram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87" w:author="Adrian Moir (amoir)" w:date="2024-11-04T12:20:00Z" w16du:dateUtc="2024-11-04T11:20:00Z">
                    <w:rPr/>
                  </w:rPrChange>
                </w:rPr>
                <w:t>9485-4888</w:t>
              </w:r>
              <w:proofErr w:type="gram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88" w:author="Adrian Moir (amoir)" w:date="2024-11-04T12:20:00Z" w16du:dateUtc="2024-11-04T11:20:00Z">
                    <w:rPr/>
                  </w:rPrChange>
                </w:rPr>
                <w:t>-b59f-5afdaa7a602c</w:t>
              </w:r>
            </w:ins>
          </w:p>
        </w:tc>
        <w:tc>
          <w:tcPr>
            <w:tcW w:w="725" w:type="dxa"/>
            <w:noWrap/>
            <w:hideMark/>
            <w:tcPrChange w:id="848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7B754E3" w14:textId="77777777" w:rsidR="002E0EAC" w:rsidRPr="005112CF" w:rsidRDefault="002E0EAC">
            <w:pPr>
              <w:jc w:val="center"/>
              <w:rPr>
                <w:ins w:id="8490" w:author="Adrian Moir (amoir)" w:date="2024-11-04T12:18:00Z"/>
                <w:rFonts w:asciiTheme="minorHAnsi" w:hAnsiTheme="minorHAnsi" w:cstheme="minorHAnsi"/>
                <w:sz w:val="10"/>
                <w:szCs w:val="10"/>
                <w:rPrChange w:id="8491" w:author="Adrian Moir (amoir)" w:date="2024-11-04T12:20:00Z" w16du:dateUtc="2024-11-04T11:20:00Z">
                  <w:rPr>
                    <w:ins w:id="8492" w:author="Adrian Moir (amoir)" w:date="2024-11-04T12:18:00Z"/>
                  </w:rPr>
                </w:rPrChange>
              </w:rPr>
              <w:pPrChange w:id="8493" w:author="Adrian Moir (amoir)" w:date="2024-11-04T12:27:00Z" w16du:dateUtc="2024-11-04T11:27:00Z">
                <w:pPr/>
              </w:pPrChange>
            </w:pPr>
            <w:proofErr w:type="spellStart"/>
            <w:ins w:id="849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495" w:author="Adrian Moir (amoir)" w:date="2024-11-04T12:20:00Z" w16du:dateUtc="2024-11-04T11:20:00Z">
                    <w:rPr/>
                  </w:rPrChange>
                </w:rPr>
                <w:t>ggh-qstor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49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F406EBE" w14:textId="77777777" w:rsidR="002E0EAC" w:rsidRPr="005112CF" w:rsidRDefault="002E0EAC">
            <w:pPr>
              <w:jc w:val="center"/>
              <w:rPr>
                <w:ins w:id="8497" w:author="Adrian Moir (amoir)" w:date="2024-11-04T12:18:00Z"/>
                <w:rFonts w:asciiTheme="minorHAnsi" w:hAnsiTheme="minorHAnsi" w:cstheme="minorHAnsi"/>
                <w:sz w:val="10"/>
                <w:szCs w:val="10"/>
                <w:rPrChange w:id="8498" w:author="Adrian Moir (amoir)" w:date="2024-11-04T12:20:00Z" w16du:dateUtc="2024-11-04T11:20:00Z">
                  <w:rPr>
                    <w:ins w:id="8499" w:author="Adrian Moir (amoir)" w:date="2024-11-04T12:18:00Z"/>
                  </w:rPr>
                </w:rPrChange>
              </w:rPr>
              <w:pPrChange w:id="8500" w:author="Adrian Moir (amoir)" w:date="2024-11-04T12:27:00Z" w16du:dateUtc="2024-11-04T11:27:00Z">
                <w:pPr/>
              </w:pPrChange>
            </w:pPr>
            <w:ins w:id="850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02" w:author="Adrian Moir (amoir)" w:date="2024-11-04T12:20:00Z" w16du:dateUtc="2024-11-04T11:20:00Z">
                    <w:rPr/>
                  </w:rPrChange>
                </w:rPr>
                <w:t>|172.25.14.129|10.160.133.20</w:t>
              </w:r>
            </w:ins>
          </w:p>
        </w:tc>
        <w:tc>
          <w:tcPr>
            <w:tcW w:w="628" w:type="dxa"/>
            <w:noWrap/>
            <w:hideMark/>
            <w:tcPrChange w:id="850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75E5469D" w14:textId="77777777" w:rsidR="002E0EAC" w:rsidRPr="005112CF" w:rsidRDefault="002E0EAC">
            <w:pPr>
              <w:jc w:val="center"/>
              <w:rPr>
                <w:ins w:id="8504" w:author="Adrian Moir (amoir)" w:date="2024-11-04T12:18:00Z"/>
                <w:rFonts w:asciiTheme="minorHAnsi" w:hAnsiTheme="minorHAnsi" w:cstheme="minorHAnsi"/>
                <w:sz w:val="10"/>
                <w:szCs w:val="10"/>
                <w:rPrChange w:id="8505" w:author="Adrian Moir (amoir)" w:date="2024-11-04T12:20:00Z" w16du:dateUtc="2024-11-04T11:20:00Z">
                  <w:rPr>
                    <w:ins w:id="8506" w:author="Adrian Moir (amoir)" w:date="2024-11-04T12:18:00Z"/>
                  </w:rPr>
                </w:rPrChange>
              </w:rPr>
              <w:pPrChange w:id="8507" w:author="Adrian Moir (amoir)" w:date="2024-11-04T12:27:00Z" w16du:dateUtc="2024-11-04T11:27:00Z">
                <w:pPr/>
              </w:pPrChange>
            </w:pPr>
            <w:ins w:id="850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0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851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7D2DBD5" w14:textId="77777777" w:rsidR="002E0EAC" w:rsidRPr="005112CF" w:rsidRDefault="002E0EAC">
            <w:pPr>
              <w:jc w:val="center"/>
              <w:rPr>
                <w:ins w:id="8511" w:author="Adrian Moir (amoir)" w:date="2024-11-04T12:18:00Z"/>
                <w:rFonts w:asciiTheme="minorHAnsi" w:hAnsiTheme="minorHAnsi" w:cstheme="minorHAnsi"/>
                <w:sz w:val="10"/>
                <w:szCs w:val="10"/>
                <w:rPrChange w:id="8512" w:author="Adrian Moir (amoir)" w:date="2024-11-04T12:20:00Z" w16du:dateUtc="2024-11-04T11:20:00Z">
                  <w:rPr>
                    <w:ins w:id="8513" w:author="Adrian Moir (amoir)" w:date="2024-11-04T12:18:00Z"/>
                  </w:rPr>
                </w:rPrChange>
              </w:rPr>
              <w:pPrChange w:id="8514" w:author="Adrian Moir (amoir)" w:date="2024-11-04T12:27:00Z" w16du:dateUtc="2024-11-04T11:27:00Z">
                <w:pPr/>
              </w:pPrChange>
            </w:pPr>
            <w:proofErr w:type="spellStart"/>
            <w:ins w:id="851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1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51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6F4882AC" w14:textId="77777777" w:rsidR="002E0EAC" w:rsidRPr="005112CF" w:rsidRDefault="002E0EAC">
            <w:pPr>
              <w:jc w:val="center"/>
              <w:rPr>
                <w:ins w:id="8518" w:author="Adrian Moir (amoir)" w:date="2024-11-04T12:18:00Z"/>
                <w:rFonts w:asciiTheme="minorHAnsi" w:hAnsiTheme="minorHAnsi" w:cstheme="minorHAnsi"/>
                <w:sz w:val="10"/>
                <w:szCs w:val="10"/>
                <w:rPrChange w:id="8519" w:author="Adrian Moir (amoir)" w:date="2024-11-04T12:20:00Z" w16du:dateUtc="2024-11-04T11:20:00Z">
                  <w:rPr>
                    <w:ins w:id="8520" w:author="Adrian Moir (amoir)" w:date="2024-11-04T12:18:00Z"/>
                  </w:rPr>
                </w:rPrChange>
              </w:rPr>
              <w:pPrChange w:id="8521" w:author="Adrian Moir (amoir)" w:date="2024-11-04T12:26:00Z" w16du:dateUtc="2024-11-04T11:26:00Z">
                <w:pPr/>
              </w:pPrChange>
            </w:pPr>
            <w:ins w:id="852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23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52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BC9E9E8" w14:textId="77777777" w:rsidR="002E0EAC" w:rsidRPr="005112CF" w:rsidRDefault="002E0EAC">
            <w:pPr>
              <w:jc w:val="center"/>
              <w:rPr>
                <w:ins w:id="8525" w:author="Adrian Moir (amoir)" w:date="2024-11-04T12:18:00Z"/>
                <w:rFonts w:asciiTheme="minorHAnsi" w:hAnsiTheme="minorHAnsi" w:cstheme="minorHAnsi"/>
                <w:sz w:val="10"/>
                <w:szCs w:val="10"/>
                <w:rPrChange w:id="8526" w:author="Adrian Moir (amoir)" w:date="2024-11-04T12:20:00Z" w16du:dateUtc="2024-11-04T11:20:00Z">
                  <w:rPr>
                    <w:ins w:id="8527" w:author="Adrian Moir (amoir)" w:date="2024-11-04T12:18:00Z"/>
                  </w:rPr>
                </w:rPrChange>
              </w:rPr>
              <w:pPrChange w:id="8528" w:author="Adrian Moir (amoir)" w:date="2024-11-04T12:26:00Z" w16du:dateUtc="2024-11-04T11:26:00Z">
                <w:pPr/>
              </w:pPrChange>
            </w:pPr>
            <w:ins w:id="852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30" w:author="Adrian Moir (amoir)" w:date="2024-11-04T12:20:00Z" w16du:dateUtc="2024-11-04T11:20:00Z">
                    <w:rPr/>
                  </w:rPrChange>
                </w:rPr>
                <w:t>0.84</w:t>
              </w:r>
            </w:ins>
          </w:p>
        </w:tc>
        <w:tc>
          <w:tcPr>
            <w:tcW w:w="902" w:type="dxa"/>
            <w:noWrap/>
            <w:hideMark/>
            <w:tcPrChange w:id="853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1C1F5900" w14:textId="77777777" w:rsidR="002E0EAC" w:rsidRPr="005112CF" w:rsidRDefault="002E0EAC">
            <w:pPr>
              <w:jc w:val="center"/>
              <w:rPr>
                <w:ins w:id="8532" w:author="Adrian Moir (amoir)" w:date="2024-11-04T12:18:00Z"/>
                <w:rFonts w:asciiTheme="minorHAnsi" w:hAnsiTheme="minorHAnsi" w:cstheme="minorHAnsi"/>
                <w:sz w:val="10"/>
                <w:szCs w:val="10"/>
                <w:rPrChange w:id="8533" w:author="Adrian Moir (amoir)" w:date="2024-11-04T12:20:00Z" w16du:dateUtc="2024-11-04T11:20:00Z">
                  <w:rPr>
                    <w:ins w:id="8534" w:author="Adrian Moir (amoir)" w:date="2024-11-04T12:18:00Z"/>
                  </w:rPr>
                </w:rPrChange>
              </w:rPr>
              <w:pPrChange w:id="8535" w:author="Adrian Moir (amoir)" w:date="2024-11-04T12:27:00Z" w16du:dateUtc="2024-11-04T11:27:00Z">
                <w:pPr/>
              </w:pPrChange>
            </w:pPr>
            <w:ins w:id="853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37" w:author="Adrian Moir (amoir)" w:date="2024-11-04T12:20:00Z" w16du:dateUtc="2024-11-04T11:20:00Z">
                    <w:rPr/>
                  </w:rPrChange>
                </w:rPr>
                <w:t>3</w:t>
              </w:r>
            </w:ins>
          </w:p>
        </w:tc>
        <w:tc>
          <w:tcPr>
            <w:tcW w:w="1604" w:type="dxa"/>
            <w:noWrap/>
            <w:hideMark/>
            <w:tcPrChange w:id="853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9A6282B" w14:textId="77777777" w:rsidR="002E0EAC" w:rsidRPr="005112CF" w:rsidRDefault="002E0EAC">
            <w:pPr>
              <w:jc w:val="center"/>
              <w:rPr>
                <w:ins w:id="8539" w:author="Adrian Moir (amoir)" w:date="2024-11-04T12:18:00Z"/>
                <w:rFonts w:asciiTheme="minorHAnsi" w:hAnsiTheme="minorHAnsi" w:cstheme="minorHAnsi"/>
                <w:sz w:val="10"/>
                <w:szCs w:val="10"/>
                <w:rPrChange w:id="8540" w:author="Adrian Moir (amoir)" w:date="2024-11-04T12:20:00Z" w16du:dateUtc="2024-11-04T11:20:00Z">
                  <w:rPr>
                    <w:ins w:id="8541" w:author="Adrian Moir (amoir)" w:date="2024-11-04T12:18:00Z"/>
                  </w:rPr>
                </w:rPrChange>
              </w:rPr>
              <w:pPrChange w:id="8542" w:author="Adrian Moir (amoir)" w:date="2024-11-04T12:27:00Z" w16du:dateUtc="2024-11-04T11:27:00Z">
                <w:pPr/>
              </w:pPrChange>
            </w:pPr>
            <w:ins w:id="854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4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4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4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54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65FEB49" w14:textId="77777777" w:rsidR="002E0EAC" w:rsidRPr="005112CF" w:rsidRDefault="002E0EAC">
            <w:pPr>
              <w:jc w:val="center"/>
              <w:rPr>
                <w:ins w:id="8548" w:author="Adrian Moir (amoir)" w:date="2024-11-04T12:18:00Z"/>
                <w:rFonts w:asciiTheme="minorHAnsi" w:hAnsiTheme="minorHAnsi" w:cstheme="minorHAnsi"/>
                <w:sz w:val="10"/>
                <w:szCs w:val="10"/>
                <w:rPrChange w:id="8549" w:author="Adrian Moir (amoir)" w:date="2024-11-04T12:20:00Z" w16du:dateUtc="2024-11-04T11:20:00Z">
                  <w:rPr>
                    <w:ins w:id="8550" w:author="Adrian Moir (amoir)" w:date="2024-11-04T12:18:00Z"/>
                  </w:rPr>
                </w:rPrChange>
              </w:rPr>
              <w:pPrChange w:id="8551" w:author="Adrian Moir (amoir)" w:date="2024-11-04T12:27:00Z" w16du:dateUtc="2024-11-04T11:27:00Z">
                <w:pPr/>
              </w:pPrChange>
            </w:pPr>
            <w:ins w:id="855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5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71FA9107" w14:textId="77777777" w:rsidTr="005112CF">
        <w:trPr>
          <w:trHeight w:val="320"/>
          <w:jc w:val="center"/>
          <w:ins w:id="8554" w:author="Adrian Moir (amoir)" w:date="2024-11-04T12:18:00Z"/>
          <w:trPrChange w:id="855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55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4B41BB4" w14:textId="77777777" w:rsidR="002E0EAC" w:rsidRPr="005112CF" w:rsidRDefault="002E0EAC">
            <w:pPr>
              <w:jc w:val="center"/>
              <w:rPr>
                <w:ins w:id="8557" w:author="Adrian Moir (amoir)" w:date="2024-11-04T12:18:00Z"/>
                <w:rFonts w:asciiTheme="minorHAnsi" w:hAnsiTheme="minorHAnsi" w:cstheme="minorHAnsi"/>
                <w:sz w:val="10"/>
                <w:szCs w:val="10"/>
                <w:rPrChange w:id="8558" w:author="Adrian Moir (amoir)" w:date="2024-11-04T12:20:00Z" w16du:dateUtc="2024-11-04T11:20:00Z">
                  <w:rPr>
                    <w:ins w:id="8559" w:author="Adrian Moir (amoir)" w:date="2024-11-04T12:18:00Z"/>
                  </w:rPr>
                </w:rPrChange>
              </w:rPr>
              <w:pPrChange w:id="8560" w:author="Adrian Moir (amoir)" w:date="2024-11-04T12:27:00Z" w16du:dateUtc="2024-11-04T11:27:00Z">
                <w:pPr/>
              </w:pPrChange>
            </w:pPr>
            <w:ins w:id="856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62" w:author="Adrian Moir (amoir)" w:date="2024-11-04T12:20:00Z" w16du:dateUtc="2024-11-04T11:20:00Z">
                    <w:rPr/>
                  </w:rPrChange>
                </w:rPr>
                <w:t>8c50be7a-d9a4-4663-aac7-caf9b37a37a4</w:t>
              </w:r>
            </w:ins>
          </w:p>
        </w:tc>
        <w:tc>
          <w:tcPr>
            <w:tcW w:w="725" w:type="dxa"/>
            <w:noWrap/>
            <w:hideMark/>
            <w:tcPrChange w:id="856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5C977725" w14:textId="77777777" w:rsidR="002E0EAC" w:rsidRPr="005112CF" w:rsidRDefault="002E0EAC">
            <w:pPr>
              <w:jc w:val="center"/>
              <w:rPr>
                <w:ins w:id="8564" w:author="Adrian Moir (amoir)" w:date="2024-11-04T12:18:00Z"/>
                <w:rFonts w:asciiTheme="minorHAnsi" w:hAnsiTheme="minorHAnsi" w:cstheme="minorHAnsi"/>
                <w:sz w:val="10"/>
                <w:szCs w:val="10"/>
                <w:rPrChange w:id="8565" w:author="Adrian Moir (amoir)" w:date="2024-11-04T12:20:00Z" w16du:dateUtc="2024-11-04T11:20:00Z">
                  <w:rPr>
                    <w:ins w:id="8566" w:author="Adrian Moir (amoir)" w:date="2024-11-04T12:18:00Z"/>
                  </w:rPr>
                </w:rPrChange>
              </w:rPr>
              <w:pPrChange w:id="8567" w:author="Adrian Moir (amoir)" w:date="2024-11-04T12:27:00Z" w16du:dateUtc="2024-11-04T11:27:00Z">
                <w:pPr/>
              </w:pPrChange>
            </w:pPr>
            <w:proofErr w:type="spellStart"/>
            <w:ins w:id="856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69" w:author="Adrian Moir (amoir)" w:date="2024-11-04T12:20:00Z" w16du:dateUtc="2024-11-04T11:20:00Z">
                    <w:rPr/>
                  </w:rPrChange>
                </w:rPr>
                <w:t>sge-qstor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57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39C2AD78" w14:textId="77777777" w:rsidR="002E0EAC" w:rsidRPr="005112CF" w:rsidRDefault="002E0EAC">
            <w:pPr>
              <w:jc w:val="center"/>
              <w:rPr>
                <w:ins w:id="8571" w:author="Adrian Moir (amoir)" w:date="2024-11-04T12:18:00Z"/>
                <w:rFonts w:asciiTheme="minorHAnsi" w:hAnsiTheme="minorHAnsi" w:cstheme="minorHAnsi"/>
                <w:sz w:val="10"/>
                <w:szCs w:val="10"/>
                <w:rPrChange w:id="8572" w:author="Adrian Moir (amoir)" w:date="2024-11-04T12:20:00Z" w16du:dateUtc="2024-11-04T11:20:00Z">
                  <w:rPr>
                    <w:ins w:id="8573" w:author="Adrian Moir (amoir)" w:date="2024-11-04T12:18:00Z"/>
                  </w:rPr>
                </w:rPrChange>
              </w:rPr>
              <w:pPrChange w:id="8574" w:author="Adrian Moir (amoir)" w:date="2024-11-04T12:27:00Z" w16du:dateUtc="2024-11-04T11:27:00Z">
                <w:pPr/>
              </w:pPrChange>
            </w:pPr>
            <w:ins w:id="857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76" w:author="Adrian Moir (amoir)" w:date="2024-11-04T12:20:00Z" w16du:dateUtc="2024-11-04T11:20:00Z">
                    <w:rPr/>
                  </w:rPrChange>
                </w:rPr>
                <w:t>|172.25.14.126|10.160.125.20</w:t>
              </w:r>
            </w:ins>
          </w:p>
        </w:tc>
        <w:tc>
          <w:tcPr>
            <w:tcW w:w="628" w:type="dxa"/>
            <w:noWrap/>
            <w:hideMark/>
            <w:tcPrChange w:id="857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7C85A510" w14:textId="77777777" w:rsidR="002E0EAC" w:rsidRPr="005112CF" w:rsidRDefault="002E0EAC">
            <w:pPr>
              <w:jc w:val="center"/>
              <w:rPr>
                <w:ins w:id="8578" w:author="Adrian Moir (amoir)" w:date="2024-11-04T12:18:00Z"/>
                <w:rFonts w:asciiTheme="minorHAnsi" w:hAnsiTheme="minorHAnsi" w:cstheme="minorHAnsi"/>
                <w:sz w:val="10"/>
                <w:szCs w:val="10"/>
                <w:rPrChange w:id="8579" w:author="Adrian Moir (amoir)" w:date="2024-11-04T12:20:00Z" w16du:dateUtc="2024-11-04T11:20:00Z">
                  <w:rPr>
                    <w:ins w:id="8580" w:author="Adrian Moir (amoir)" w:date="2024-11-04T12:18:00Z"/>
                  </w:rPr>
                </w:rPrChange>
              </w:rPr>
              <w:pPrChange w:id="8581" w:author="Adrian Moir (amoir)" w:date="2024-11-04T12:27:00Z" w16du:dateUtc="2024-11-04T11:27:00Z">
                <w:pPr/>
              </w:pPrChange>
            </w:pPr>
            <w:ins w:id="858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8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858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E1A5A2A" w14:textId="77777777" w:rsidR="002E0EAC" w:rsidRPr="005112CF" w:rsidRDefault="002E0EAC">
            <w:pPr>
              <w:jc w:val="center"/>
              <w:rPr>
                <w:ins w:id="8585" w:author="Adrian Moir (amoir)" w:date="2024-11-04T12:18:00Z"/>
                <w:rFonts w:asciiTheme="minorHAnsi" w:hAnsiTheme="minorHAnsi" w:cstheme="minorHAnsi"/>
                <w:sz w:val="10"/>
                <w:szCs w:val="10"/>
                <w:rPrChange w:id="8586" w:author="Adrian Moir (amoir)" w:date="2024-11-04T12:20:00Z" w16du:dateUtc="2024-11-04T11:20:00Z">
                  <w:rPr>
                    <w:ins w:id="8587" w:author="Adrian Moir (amoir)" w:date="2024-11-04T12:18:00Z"/>
                  </w:rPr>
                </w:rPrChange>
              </w:rPr>
              <w:pPrChange w:id="8588" w:author="Adrian Moir (amoir)" w:date="2024-11-04T12:27:00Z" w16du:dateUtc="2024-11-04T11:27:00Z">
                <w:pPr/>
              </w:pPrChange>
            </w:pPr>
            <w:proofErr w:type="spellStart"/>
            <w:ins w:id="858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9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59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401C0C5" w14:textId="77777777" w:rsidR="002E0EAC" w:rsidRPr="005112CF" w:rsidRDefault="002E0EAC">
            <w:pPr>
              <w:jc w:val="center"/>
              <w:rPr>
                <w:ins w:id="8592" w:author="Adrian Moir (amoir)" w:date="2024-11-04T12:18:00Z"/>
                <w:rFonts w:asciiTheme="minorHAnsi" w:hAnsiTheme="minorHAnsi" w:cstheme="minorHAnsi"/>
                <w:sz w:val="10"/>
                <w:szCs w:val="10"/>
                <w:rPrChange w:id="8593" w:author="Adrian Moir (amoir)" w:date="2024-11-04T12:20:00Z" w16du:dateUtc="2024-11-04T11:20:00Z">
                  <w:rPr>
                    <w:ins w:id="8594" w:author="Adrian Moir (amoir)" w:date="2024-11-04T12:18:00Z"/>
                  </w:rPr>
                </w:rPrChange>
              </w:rPr>
              <w:pPrChange w:id="8595" w:author="Adrian Moir (amoir)" w:date="2024-11-04T12:26:00Z" w16du:dateUtc="2024-11-04T11:26:00Z">
                <w:pPr/>
              </w:pPrChange>
            </w:pPr>
            <w:ins w:id="859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597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59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124D124C" w14:textId="77777777" w:rsidR="002E0EAC" w:rsidRPr="005112CF" w:rsidRDefault="002E0EAC">
            <w:pPr>
              <w:jc w:val="center"/>
              <w:rPr>
                <w:ins w:id="8599" w:author="Adrian Moir (amoir)" w:date="2024-11-04T12:18:00Z"/>
                <w:rFonts w:asciiTheme="minorHAnsi" w:hAnsiTheme="minorHAnsi" w:cstheme="minorHAnsi"/>
                <w:sz w:val="10"/>
                <w:szCs w:val="10"/>
                <w:rPrChange w:id="8600" w:author="Adrian Moir (amoir)" w:date="2024-11-04T12:20:00Z" w16du:dateUtc="2024-11-04T11:20:00Z">
                  <w:rPr>
                    <w:ins w:id="8601" w:author="Adrian Moir (amoir)" w:date="2024-11-04T12:18:00Z"/>
                  </w:rPr>
                </w:rPrChange>
              </w:rPr>
              <w:pPrChange w:id="8602" w:author="Adrian Moir (amoir)" w:date="2024-11-04T12:26:00Z" w16du:dateUtc="2024-11-04T11:26:00Z">
                <w:pPr/>
              </w:pPrChange>
            </w:pPr>
            <w:ins w:id="860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04" w:author="Adrian Moir (amoir)" w:date="2024-11-04T12:20:00Z" w16du:dateUtc="2024-11-04T11:20:00Z">
                    <w:rPr/>
                  </w:rPrChange>
                </w:rPr>
                <w:t>1.11</w:t>
              </w:r>
            </w:ins>
          </w:p>
        </w:tc>
        <w:tc>
          <w:tcPr>
            <w:tcW w:w="902" w:type="dxa"/>
            <w:noWrap/>
            <w:hideMark/>
            <w:tcPrChange w:id="860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1C3A116" w14:textId="77777777" w:rsidR="002E0EAC" w:rsidRPr="005112CF" w:rsidRDefault="002E0EAC">
            <w:pPr>
              <w:jc w:val="center"/>
              <w:rPr>
                <w:ins w:id="8606" w:author="Adrian Moir (amoir)" w:date="2024-11-04T12:18:00Z"/>
                <w:rFonts w:asciiTheme="minorHAnsi" w:hAnsiTheme="minorHAnsi" w:cstheme="minorHAnsi"/>
                <w:sz w:val="10"/>
                <w:szCs w:val="10"/>
                <w:rPrChange w:id="8607" w:author="Adrian Moir (amoir)" w:date="2024-11-04T12:20:00Z" w16du:dateUtc="2024-11-04T11:20:00Z">
                  <w:rPr>
                    <w:ins w:id="8608" w:author="Adrian Moir (amoir)" w:date="2024-11-04T12:18:00Z"/>
                  </w:rPr>
                </w:rPrChange>
              </w:rPr>
              <w:pPrChange w:id="8609" w:author="Adrian Moir (amoir)" w:date="2024-11-04T12:27:00Z" w16du:dateUtc="2024-11-04T11:27:00Z">
                <w:pPr/>
              </w:pPrChange>
            </w:pPr>
            <w:ins w:id="861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11" w:author="Adrian Moir (amoir)" w:date="2024-11-04T12:20:00Z" w16du:dateUtc="2024-11-04T11:20:00Z">
                    <w:rPr/>
                  </w:rPrChange>
                </w:rPr>
                <w:t>4</w:t>
              </w:r>
            </w:ins>
          </w:p>
        </w:tc>
        <w:tc>
          <w:tcPr>
            <w:tcW w:w="1604" w:type="dxa"/>
            <w:noWrap/>
            <w:hideMark/>
            <w:tcPrChange w:id="861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9079AAA" w14:textId="77777777" w:rsidR="002E0EAC" w:rsidRPr="005112CF" w:rsidRDefault="002E0EAC">
            <w:pPr>
              <w:jc w:val="center"/>
              <w:rPr>
                <w:ins w:id="8613" w:author="Adrian Moir (amoir)" w:date="2024-11-04T12:18:00Z"/>
                <w:rFonts w:asciiTheme="minorHAnsi" w:hAnsiTheme="minorHAnsi" w:cstheme="minorHAnsi"/>
                <w:sz w:val="10"/>
                <w:szCs w:val="10"/>
                <w:rPrChange w:id="8614" w:author="Adrian Moir (amoir)" w:date="2024-11-04T12:20:00Z" w16du:dateUtc="2024-11-04T11:20:00Z">
                  <w:rPr>
                    <w:ins w:id="8615" w:author="Adrian Moir (amoir)" w:date="2024-11-04T12:18:00Z"/>
                  </w:rPr>
                </w:rPrChange>
              </w:rPr>
              <w:pPrChange w:id="8616" w:author="Adrian Moir (amoir)" w:date="2024-11-04T12:27:00Z" w16du:dateUtc="2024-11-04T11:27:00Z">
                <w:pPr/>
              </w:pPrChange>
            </w:pPr>
            <w:ins w:id="861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1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1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2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62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3C54525" w14:textId="77777777" w:rsidR="002E0EAC" w:rsidRPr="005112CF" w:rsidRDefault="002E0EAC">
            <w:pPr>
              <w:jc w:val="center"/>
              <w:rPr>
                <w:ins w:id="8622" w:author="Adrian Moir (amoir)" w:date="2024-11-04T12:18:00Z"/>
                <w:rFonts w:asciiTheme="minorHAnsi" w:hAnsiTheme="minorHAnsi" w:cstheme="minorHAnsi"/>
                <w:sz w:val="10"/>
                <w:szCs w:val="10"/>
                <w:rPrChange w:id="8623" w:author="Adrian Moir (amoir)" w:date="2024-11-04T12:20:00Z" w16du:dateUtc="2024-11-04T11:20:00Z">
                  <w:rPr>
                    <w:ins w:id="8624" w:author="Adrian Moir (amoir)" w:date="2024-11-04T12:18:00Z"/>
                  </w:rPr>
                </w:rPrChange>
              </w:rPr>
              <w:pPrChange w:id="8625" w:author="Adrian Moir (amoir)" w:date="2024-11-04T12:27:00Z" w16du:dateUtc="2024-11-04T11:27:00Z">
                <w:pPr/>
              </w:pPrChange>
            </w:pPr>
            <w:ins w:id="862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27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01990DDF" w14:textId="77777777" w:rsidTr="005112CF">
        <w:trPr>
          <w:trHeight w:val="320"/>
          <w:jc w:val="center"/>
          <w:ins w:id="8628" w:author="Adrian Moir (amoir)" w:date="2024-11-04T12:18:00Z"/>
          <w:trPrChange w:id="862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63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49AABA9" w14:textId="77777777" w:rsidR="002E0EAC" w:rsidRPr="005112CF" w:rsidRDefault="002E0EAC">
            <w:pPr>
              <w:jc w:val="center"/>
              <w:rPr>
                <w:ins w:id="8631" w:author="Adrian Moir (amoir)" w:date="2024-11-04T12:18:00Z"/>
                <w:rFonts w:asciiTheme="minorHAnsi" w:hAnsiTheme="minorHAnsi" w:cstheme="minorHAnsi"/>
                <w:sz w:val="10"/>
                <w:szCs w:val="10"/>
                <w:rPrChange w:id="8632" w:author="Adrian Moir (amoir)" w:date="2024-11-04T12:20:00Z" w16du:dateUtc="2024-11-04T11:20:00Z">
                  <w:rPr>
                    <w:ins w:id="8633" w:author="Adrian Moir (amoir)" w:date="2024-11-04T12:18:00Z"/>
                  </w:rPr>
                </w:rPrChange>
              </w:rPr>
              <w:pPrChange w:id="8634" w:author="Adrian Moir (amoir)" w:date="2024-11-04T12:27:00Z" w16du:dateUtc="2024-11-04T11:27:00Z">
                <w:pPr/>
              </w:pPrChange>
            </w:pPr>
            <w:ins w:id="863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36" w:author="Adrian Moir (amoir)" w:date="2024-11-04T12:20:00Z" w16du:dateUtc="2024-11-04T11:20:00Z">
                    <w:rPr/>
                  </w:rPrChange>
                </w:rPr>
                <w:t>bf1c8750-8a42-4bd2-80b3-42882add61a5</w:t>
              </w:r>
            </w:ins>
          </w:p>
        </w:tc>
        <w:tc>
          <w:tcPr>
            <w:tcW w:w="725" w:type="dxa"/>
            <w:noWrap/>
            <w:hideMark/>
            <w:tcPrChange w:id="863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2CB83E73" w14:textId="77777777" w:rsidR="002E0EAC" w:rsidRPr="005112CF" w:rsidRDefault="002E0EAC">
            <w:pPr>
              <w:jc w:val="center"/>
              <w:rPr>
                <w:ins w:id="8638" w:author="Adrian Moir (amoir)" w:date="2024-11-04T12:18:00Z"/>
                <w:rFonts w:asciiTheme="minorHAnsi" w:hAnsiTheme="minorHAnsi" w:cstheme="minorHAnsi"/>
                <w:sz w:val="10"/>
                <w:szCs w:val="10"/>
                <w:rPrChange w:id="8639" w:author="Adrian Moir (amoir)" w:date="2024-11-04T12:20:00Z" w16du:dateUtc="2024-11-04T11:20:00Z">
                  <w:rPr>
                    <w:ins w:id="8640" w:author="Adrian Moir (amoir)" w:date="2024-11-04T12:18:00Z"/>
                  </w:rPr>
                </w:rPrChange>
              </w:rPr>
              <w:pPrChange w:id="8641" w:author="Adrian Moir (amoir)" w:date="2024-11-04T12:27:00Z" w16du:dateUtc="2024-11-04T11:27:00Z">
                <w:pPr/>
              </w:pPrChange>
            </w:pPr>
            <w:proofErr w:type="spellStart"/>
            <w:ins w:id="864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43" w:author="Adrian Moir (amoir)" w:date="2024-11-04T12:20:00Z" w16du:dateUtc="2024-11-04T11:20:00Z">
                    <w:rPr/>
                  </w:rPrChange>
                </w:rPr>
                <w:t>arv-qstor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64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33408344" w14:textId="77777777" w:rsidR="002E0EAC" w:rsidRPr="005112CF" w:rsidRDefault="002E0EAC">
            <w:pPr>
              <w:jc w:val="center"/>
              <w:rPr>
                <w:ins w:id="8645" w:author="Adrian Moir (amoir)" w:date="2024-11-04T12:18:00Z"/>
                <w:rFonts w:asciiTheme="minorHAnsi" w:hAnsiTheme="minorHAnsi" w:cstheme="minorHAnsi"/>
                <w:sz w:val="10"/>
                <w:szCs w:val="10"/>
                <w:rPrChange w:id="8646" w:author="Adrian Moir (amoir)" w:date="2024-11-04T12:20:00Z" w16du:dateUtc="2024-11-04T11:20:00Z">
                  <w:rPr>
                    <w:ins w:id="8647" w:author="Adrian Moir (amoir)" w:date="2024-11-04T12:18:00Z"/>
                  </w:rPr>
                </w:rPrChange>
              </w:rPr>
              <w:pPrChange w:id="8648" w:author="Adrian Moir (amoir)" w:date="2024-11-04T12:27:00Z" w16du:dateUtc="2024-11-04T11:27:00Z">
                <w:pPr/>
              </w:pPrChange>
            </w:pPr>
            <w:ins w:id="864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50" w:author="Adrian Moir (amoir)" w:date="2024-11-04T12:20:00Z" w16du:dateUtc="2024-11-04T11:20:00Z">
                    <w:rPr/>
                  </w:rPrChange>
                </w:rPr>
                <w:t>|172.25.14.128|10.160.101.20</w:t>
              </w:r>
            </w:ins>
          </w:p>
        </w:tc>
        <w:tc>
          <w:tcPr>
            <w:tcW w:w="628" w:type="dxa"/>
            <w:noWrap/>
            <w:hideMark/>
            <w:tcPrChange w:id="865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4CF8981A" w14:textId="77777777" w:rsidR="002E0EAC" w:rsidRPr="005112CF" w:rsidRDefault="002E0EAC">
            <w:pPr>
              <w:jc w:val="center"/>
              <w:rPr>
                <w:ins w:id="8652" w:author="Adrian Moir (amoir)" w:date="2024-11-04T12:18:00Z"/>
                <w:rFonts w:asciiTheme="minorHAnsi" w:hAnsiTheme="minorHAnsi" w:cstheme="minorHAnsi"/>
                <w:sz w:val="10"/>
                <w:szCs w:val="10"/>
                <w:rPrChange w:id="8653" w:author="Adrian Moir (amoir)" w:date="2024-11-04T12:20:00Z" w16du:dateUtc="2024-11-04T11:20:00Z">
                  <w:rPr>
                    <w:ins w:id="8654" w:author="Adrian Moir (amoir)" w:date="2024-11-04T12:18:00Z"/>
                  </w:rPr>
                </w:rPrChange>
              </w:rPr>
              <w:pPrChange w:id="8655" w:author="Adrian Moir (amoir)" w:date="2024-11-04T12:27:00Z" w16du:dateUtc="2024-11-04T11:27:00Z">
                <w:pPr/>
              </w:pPrChange>
            </w:pPr>
            <w:ins w:id="865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5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865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7EFF376" w14:textId="77777777" w:rsidR="002E0EAC" w:rsidRPr="005112CF" w:rsidRDefault="002E0EAC">
            <w:pPr>
              <w:jc w:val="center"/>
              <w:rPr>
                <w:ins w:id="8659" w:author="Adrian Moir (amoir)" w:date="2024-11-04T12:18:00Z"/>
                <w:rFonts w:asciiTheme="minorHAnsi" w:hAnsiTheme="minorHAnsi" w:cstheme="minorHAnsi"/>
                <w:sz w:val="10"/>
                <w:szCs w:val="10"/>
                <w:rPrChange w:id="8660" w:author="Adrian Moir (amoir)" w:date="2024-11-04T12:20:00Z" w16du:dateUtc="2024-11-04T11:20:00Z">
                  <w:rPr>
                    <w:ins w:id="8661" w:author="Adrian Moir (amoir)" w:date="2024-11-04T12:18:00Z"/>
                  </w:rPr>
                </w:rPrChange>
              </w:rPr>
              <w:pPrChange w:id="8662" w:author="Adrian Moir (amoir)" w:date="2024-11-04T12:27:00Z" w16du:dateUtc="2024-11-04T11:27:00Z">
                <w:pPr/>
              </w:pPrChange>
            </w:pPr>
            <w:proofErr w:type="spellStart"/>
            <w:ins w:id="866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6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66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B5BE3C9" w14:textId="77777777" w:rsidR="002E0EAC" w:rsidRPr="005112CF" w:rsidRDefault="002E0EAC">
            <w:pPr>
              <w:jc w:val="center"/>
              <w:rPr>
                <w:ins w:id="8666" w:author="Adrian Moir (amoir)" w:date="2024-11-04T12:18:00Z"/>
                <w:rFonts w:asciiTheme="minorHAnsi" w:hAnsiTheme="minorHAnsi" w:cstheme="minorHAnsi"/>
                <w:sz w:val="10"/>
                <w:szCs w:val="10"/>
                <w:rPrChange w:id="8667" w:author="Adrian Moir (amoir)" w:date="2024-11-04T12:20:00Z" w16du:dateUtc="2024-11-04T11:20:00Z">
                  <w:rPr>
                    <w:ins w:id="8668" w:author="Adrian Moir (amoir)" w:date="2024-11-04T12:18:00Z"/>
                  </w:rPr>
                </w:rPrChange>
              </w:rPr>
              <w:pPrChange w:id="8669" w:author="Adrian Moir (amoir)" w:date="2024-11-04T12:26:00Z" w16du:dateUtc="2024-11-04T11:26:00Z">
                <w:pPr/>
              </w:pPrChange>
            </w:pPr>
            <w:ins w:id="867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71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67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1F3E81D8" w14:textId="77777777" w:rsidR="002E0EAC" w:rsidRPr="005112CF" w:rsidRDefault="002E0EAC">
            <w:pPr>
              <w:jc w:val="center"/>
              <w:rPr>
                <w:ins w:id="8673" w:author="Adrian Moir (amoir)" w:date="2024-11-04T12:18:00Z"/>
                <w:rFonts w:asciiTheme="minorHAnsi" w:hAnsiTheme="minorHAnsi" w:cstheme="minorHAnsi"/>
                <w:sz w:val="10"/>
                <w:szCs w:val="10"/>
                <w:rPrChange w:id="8674" w:author="Adrian Moir (amoir)" w:date="2024-11-04T12:20:00Z" w16du:dateUtc="2024-11-04T11:20:00Z">
                  <w:rPr>
                    <w:ins w:id="8675" w:author="Adrian Moir (amoir)" w:date="2024-11-04T12:18:00Z"/>
                  </w:rPr>
                </w:rPrChange>
              </w:rPr>
              <w:pPrChange w:id="8676" w:author="Adrian Moir (amoir)" w:date="2024-11-04T12:26:00Z" w16du:dateUtc="2024-11-04T11:26:00Z">
                <w:pPr/>
              </w:pPrChange>
            </w:pPr>
            <w:ins w:id="867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78" w:author="Adrian Moir (amoir)" w:date="2024-11-04T12:20:00Z" w16du:dateUtc="2024-11-04T11:20:00Z">
                    <w:rPr/>
                  </w:rPrChange>
                </w:rPr>
                <w:t>0.55</w:t>
              </w:r>
            </w:ins>
          </w:p>
        </w:tc>
        <w:tc>
          <w:tcPr>
            <w:tcW w:w="902" w:type="dxa"/>
            <w:noWrap/>
            <w:hideMark/>
            <w:tcPrChange w:id="867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C07FD8E" w14:textId="77777777" w:rsidR="002E0EAC" w:rsidRPr="005112CF" w:rsidRDefault="002E0EAC">
            <w:pPr>
              <w:jc w:val="center"/>
              <w:rPr>
                <w:ins w:id="8680" w:author="Adrian Moir (amoir)" w:date="2024-11-04T12:18:00Z"/>
                <w:rFonts w:asciiTheme="minorHAnsi" w:hAnsiTheme="minorHAnsi" w:cstheme="minorHAnsi"/>
                <w:sz w:val="10"/>
                <w:szCs w:val="10"/>
                <w:rPrChange w:id="8681" w:author="Adrian Moir (amoir)" w:date="2024-11-04T12:20:00Z" w16du:dateUtc="2024-11-04T11:20:00Z">
                  <w:rPr>
                    <w:ins w:id="8682" w:author="Adrian Moir (amoir)" w:date="2024-11-04T12:18:00Z"/>
                  </w:rPr>
                </w:rPrChange>
              </w:rPr>
              <w:pPrChange w:id="8683" w:author="Adrian Moir (amoir)" w:date="2024-11-04T12:27:00Z" w16du:dateUtc="2024-11-04T11:27:00Z">
                <w:pPr/>
              </w:pPrChange>
            </w:pPr>
            <w:ins w:id="868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85" w:author="Adrian Moir (amoir)" w:date="2024-11-04T12:20:00Z" w16du:dateUtc="2024-11-04T11:20:00Z">
                    <w:rPr/>
                  </w:rPrChange>
                </w:rPr>
                <w:t>2</w:t>
              </w:r>
            </w:ins>
          </w:p>
        </w:tc>
        <w:tc>
          <w:tcPr>
            <w:tcW w:w="1604" w:type="dxa"/>
            <w:noWrap/>
            <w:hideMark/>
            <w:tcPrChange w:id="868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997125F" w14:textId="77777777" w:rsidR="002E0EAC" w:rsidRPr="005112CF" w:rsidRDefault="002E0EAC">
            <w:pPr>
              <w:jc w:val="center"/>
              <w:rPr>
                <w:ins w:id="8687" w:author="Adrian Moir (amoir)" w:date="2024-11-04T12:18:00Z"/>
                <w:rFonts w:asciiTheme="minorHAnsi" w:hAnsiTheme="minorHAnsi" w:cstheme="minorHAnsi"/>
                <w:sz w:val="10"/>
                <w:szCs w:val="10"/>
                <w:rPrChange w:id="8688" w:author="Adrian Moir (amoir)" w:date="2024-11-04T12:20:00Z" w16du:dateUtc="2024-11-04T11:20:00Z">
                  <w:rPr>
                    <w:ins w:id="8689" w:author="Adrian Moir (amoir)" w:date="2024-11-04T12:18:00Z"/>
                  </w:rPr>
                </w:rPrChange>
              </w:rPr>
              <w:pPrChange w:id="8690" w:author="Adrian Moir (amoir)" w:date="2024-11-04T12:27:00Z" w16du:dateUtc="2024-11-04T11:27:00Z">
                <w:pPr/>
              </w:pPrChange>
            </w:pPr>
            <w:ins w:id="869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9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9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69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69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3A87B8F" w14:textId="77777777" w:rsidR="002E0EAC" w:rsidRPr="005112CF" w:rsidRDefault="002E0EAC">
            <w:pPr>
              <w:jc w:val="center"/>
              <w:rPr>
                <w:ins w:id="8696" w:author="Adrian Moir (amoir)" w:date="2024-11-04T12:18:00Z"/>
                <w:rFonts w:asciiTheme="minorHAnsi" w:hAnsiTheme="minorHAnsi" w:cstheme="minorHAnsi"/>
                <w:sz w:val="10"/>
                <w:szCs w:val="10"/>
                <w:rPrChange w:id="8697" w:author="Adrian Moir (amoir)" w:date="2024-11-04T12:20:00Z" w16du:dateUtc="2024-11-04T11:20:00Z">
                  <w:rPr>
                    <w:ins w:id="8698" w:author="Adrian Moir (amoir)" w:date="2024-11-04T12:18:00Z"/>
                  </w:rPr>
                </w:rPrChange>
              </w:rPr>
              <w:pPrChange w:id="8699" w:author="Adrian Moir (amoir)" w:date="2024-11-04T12:27:00Z" w16du:dateUtc="2024-11-04T11:27:00Z">
                <w:pPr/>
              </w:pPrChange>
            </w:pPr>
            <w:ins w:id="870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0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64070955" w14:textId="77777777" w:rsidTr="005112CF">
        <w:trPr>
          <w:trHeight w:val="320"/>
          <w:jc w:val="center"/>
          <w:ins w:id="8702" w:author="Adrian Moir (amoir)" w:date="2024-11-04T12:18:00Z"/>
          <w:trPrChange w:id="870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70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67B5CD38" w14:textId="77777777" w:rsidR="002E0EAC" w:rsidRPr="005112CF" w:rsidRDefault="002E0EAC">
            <w:pPr>
              <w:jc w:val="center"/>
              <w:rPr>
                <w:ins w:id="8705" w:author="Adrian Moir (amoir)" w:date="2024-11-04T12:18:00Z"/>
                <w:rFonts w:asciiTheme="minorHAnsi" w:hAnsiTheme="minorHAnsi" w:cstheme="minorHAnsi"/>
                <w:sz w:val="10"/>
                <w:szCs w:val="10"/>
                <w:rPrChange w:id="8706" w:author="Adrian Moir (amoir)" w:date="2024-11-04T12:20:00Z" w16du:dateUtc="2024-11-04T11:20:00Z">
                  <w:rPr>
                    <w:ins w:id="8707" w:author="Adrian Moir (amoir)" w:date="2024-11-04T12:18:00Z"/>
                  </w:rPr>
                </w:rPrChange>
              </w:rPr>
              <w:pPrChange w:id="8708" w:author="Adrian Moir (amoir)" w:date="2024-11-04T12:27:00Z" w16du:dateUtc="2024-11-04T11:27:00Z">
                <w:pPr/>
              </w:pPrChange>
            </w:pPr>
            <w:ins w:id="870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10" w:author="Adrian Moir (amoir)" w:date="2024-11-04T12:20:00Z" w16du:dateUtc="2024-11-04T11:20:00Z">
                    <w:rPr/>
                  </w:rPrChange>
                </w:rPr>
                <w:t>5525cab3-f942-46c5-9327-6817f9e99821</w:t>
              </w:r>
            </w:ins>
          </w:p>
        </w:tc>
        <w:tc>
          <w:tcPr>
            <w:tcW w:w="725" w:type="dxa"/>
            <w:noWrap/>
            <w:hideMark/>
            <w:tcPrChange w:id="871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448ED9CD" w14:textId="77777777" w:rsidR="002E0EAC" w:rsidRPr="005112CF" w:rsidRDefault="002E0EAC">
            <w:pPr>
              <w:jc w:val="center"/>
              <w:rPr>
                <w:ins w:id="8712" w:author="Adrian Moir (amoir)" w:date="2024-11-04T12:18:00Z"/>
                <w:rFonts w:asciiTheme="minorHAnsi" w:hAnsiTheme="minorHAnsi" w:cstheme="minorHAnsi"/>
                <w:sz w:val="10"/>
                <w:szCs w:val="10"/>
                <w:rPrChange w:id="8713" w:author="Adrian Moir (amoir)" w:date="2024-11-04T12:20:00Z" w16du:dateUtc="2024-11-04T11:20:00Z">
                  <w:rPr>
                    <w:ins w:id="8714" w:author="Adrian Moir (amoir)" w:date="2024-11-04T12:18:00Z"/>
                  </w:rPr>
                </w:rPrChange>
              </w:rPr>
              <w:pPrChange w:id="8715" w:author="Adrian Moir (amoir)" w:date="2024-11-04T12:27:00Z" w16du:dateUtc="2024-11-04T11:27:00Z">
                <w:pPr/>
              </w:pPrChange>
            </w:pPr>
            <w:proofErr w:type="spellStart"/>
            <w:ins w:id="871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17" w:author="Adrian Moir (amoir)" w:date="2024-11-04T12:20:00Z" w16du:dateUtc="2024-11-04T11:20:00Z">
                    <w:rPr/>
                  </w:rPrChange>
                </w:rPr>
                <w:t>ax-qstor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71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37466776" w14:textId="77777777" w:rsidR="002E0EAC" w:rsidRPr="005112CF" w:rsidRDefault="002E0EAC">
            <w:pPr>
              <w:jc w:val="center"/>
              <w:rPr>
                <w:ins w:id="8719" w:author="Adrian Moir (amoir)" w:date="2024-11-04T12:18:00Z"/>
                <w:rFonts w:asciiTheme="minorHAnsi" w:hAnsiTheme="minorHAnsi" w:cstheme="minorHAnsi"/>
                <w:sz w:val="10"/>
                <w:szCs w:val="10"/>
                <w:rPrChange w:id="8720" w:author="Adrian Moir (amoir)" w:date="2024-11-04T12:20:00Z" w16du:dateUtc="2024-11-04T11:20:00Z">
                  <w:rPr>
                    <w:ins w:id="8721" w:author="Adrian Moir (amoir)" w:date="2024-11-04T12:18:00Z"/>
                  </w:rPr>
                </w:rPrChange>
              </w:rPr>
              <w:pPrChange w:id="8722" w:author="Adrian Moir (amoir)" w:date="2024-11-04T12:27:00Z" w16du:dateUtc="2024-11-04T11:27:00Z">
                <w:pPr/>
              </w:pPrChange>
            </w:pPr>
            <w:ins w:id="872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24" w:author="Adrian Moir (amoir)" w:date="2024-11-04T12:20:00Z" w16du:dateUtc="2024-11-04T11:20:00Z">
                    <w:rPr/>
                  </w:rPrChange>
                </w:rPr>
                <w:t>|172.25.14.127|172.25.32.159</w:t>
              </w:r>
            </w:ins>
          </w:p>
        </w:tc>
        <w:tc>
          <w:tcPr>
            <w:tcW w:w="628" w:type="dxa"/>
            <w:noWrap/>
            <w:hideMark/>
            <w:tcPrChange w:id="872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22FBF97A" w14:textId="77777777" w:rsidR="002E0EAC" w:rsidRPr="005112CF" w:rsidRDefault="002E0EAC">
            <w:pPr>
              <w:jc w:val="center"/>
              <w:rPr>
                <w:ins w:id="8726" w:author="Adrian Moir (amoir)" w:date="2024-11-04T12:18:00Z"/>
                <w:rFonts w:asciiTheme="minorHAnsi" w:hAnsiTheme="minorHAnsi" w:cstheme="minorHAnsi"/>
                <w:sz w:val="10"/>
                <w:szCs w:val="10"/>
                <w:rPrChange w:id="8727" w:author="Adrian Moir (amoir)" w:date="2024-11-04T12:20:00Z" w16du:dateUtc="2024-11-04T11:20:00Z">
                  <w:rPr>
                    <w:ins w:id="8728" w:author="Adrian Moir (amoir)" w:date="2024-11-04T12:18:00Z"/>
                  </w:rPr>
                </w:rPrChange>
              </w:rPr>
              <w:pPrChange w:id="8729" w:author="Adrian Moir (amoir)" w:date="2024-11-04T12:27:00Z" w16du:dateUtc="2024-11-04T11:27:00Z">
                <w:pPr/>
              </w:pPrChange>
            </w:pPr>
            <w:ins w:id="873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3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873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79E8E78" w14:textId="77777777" w:rsidR="002E0EAC" w:rsidRPr="005112CF" w:rsidRDefault="002E0EAC">
            <w:pPr>
              <w:jc w:val="center"/>
              <w:rPr>
                <w:ins w:id="8733" w:author="Adrian Moir (amoir)" w:date="2024-11-04T12:18:00Z"/>
                <w:rFonts w:asciiTheme="minorHAnsi" w:hAnsiTheme="minorHAnsi" w:cstheme="minorHAnsi"/>
                <w:sz w:val="10"/>
                <w:szCs w:val="10"/>
                <w:rPrChange w:id="8734" w:author="Adrian Moir (amoir)" w:date="2024-11-04T12:20:00Z" w16du:dateUtc="2024-11-04T11:20:00Z">
                  <w:rPr>
                    <w:ins w:id="8735" w:author="Adrian Moir (amoir)" w:date="2024-11-04T12:18:00Z"/>
                  </w:rPr>
                </w:rPrChange>
              </w:rPr>
              <w:pPrChange w:id="8736" w:author="Adrian Moir (amoir)" w:date="2024-11-04T12:27:00Z" w16du:dateUtc="2024-11-04T11:27:00Z">
                <w:pPr/>
              </w:pPrChange>
            </w:pPr>
            <w:proofErr w:type="spellStart"/>
            <w:ins w:id="873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3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73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8CC6091" w14:textId="77777777" w:rsidR="002E0EAC" w:rsidRPr="005112CF" w:rsidRDefault="002E0EAC">
            <w:pPr>
              <w:jc w:val="center"/>
              <w:rPr>
                <w:ins w:id="8740" w:author="Adrian Moir (amoir)" w:date="2024-11-04T12:18:00Z"/>
                <w:rFonts w:asciiTheme="minorHAnsi" w:hAnsiTheme="minorHAnsi" w:cstheme="minorHAnsi"/>
                <w:sz w:val="10"/>
                <w:szCs w:val="10"/>
                <w:rPrChange w:id="8741" w:author="Adrian Moir (amoir)" w:date="2024-11-04T12:20:00Z" w16du:dateUtc="2024-11-04T11:20:00Z">
                  <w:rPr>
                    <w:ins w:id="8742" w:author="Adrian Moir (amoir)" w:date="2024-11-04T12:18:00Z"/>
                  </w:rPr>
                </w:rPrChange>
              </w:rPr>
              <w:pPrChange w:id="8743" w:author="Adrian Moir (amoir)" w:date="2024-11-04T12:26:00Z" w16du:dateUtc="2024-11-04T11:26:00Z">
                <w:pPr/>
              </w:pPrChange>
            </w:pPr>
            <w:ins w:id="874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45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74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3A185C0" w14:textId="77777777" w:rsidR="002E0EAC" w:rsidRPr="005112CF" w:rsidRDefault="002E0EAC">
            <w:pPr>
              <w:jc w:val="center"/>
              <w:rPr>
                <w:ins w:id="8747" w:author="Adrian Moir (amoir)" w:date="2024-11-04T12:18:00Z"/>
                <w:rFonts w:asciiTheme="minorHAnsi" w:hAnsiTheme="minorHAnsi" w:cstheme="minorHAnsi"/>
                <w:sz w:val="10"/>
                <w:szCs w:val="10"/>
                <w:rPrChange w:id="8748" w:author="Adrian Moir (amoir)" w:date="2024-11-04T12:20:00Z" w16du:dateUtc="2024-11-04T11:20:00Z">
                  <w:rPr>
                    <w:ins w:id="8749" w:author="Adrian Moir (amoir)" w:date="2024-11-04T12:18:00Z"/>
                  </w:rPr>
                </w:rPrChange>
              </w:rPr>
              <w:pPrChange w:id="8750" w:author="Adrian Moir (amoir)" w:date="2024-11-04T12:26:00Z" w16du:dateUtc="2024-11-04T11:26:00Z">
                <w:pPr/>
              </w:pPrChange>
            </w:pPr>
            <w:ins w:id="875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52" w:author="Adrian Moir (amoir)" w:date="2024-11-04T12:20:00Z" w16du:dateUtc="2024-11-04T11:20:00Z">
                    <w:rPr/>
                  </w:rPrChange>
                </w:rPr>
                <w:t>0.13</w:t>
              </w:r>
            </w:ins>
          </w:p>
        </w:tc>
        <w:tc>
          <w:tcPr>
            <w:tcW w:w="902" w:type="dxa"/>
            <w:noWrap/>
            <w:hideMark/>
            <w:tcPrChange w:id="875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5694DFE1" w14:textId="77777777" w:rsidR="002E0EAC" w:rsidRPr="005112CF" w:rsidRDefault="002E0EAC">
            <w:pPr>
              <w:jc w:val="center"/>
              <w:rPr>
                <w:ins w:id="8754" w:author="Adrian Moir (amoir)" w:date="2024-11-04T12:18:00Z"/>
                <w:rFonts w:asciiTheme="minorHAnsi" w:hAnsiTheme="minorHAnsi" w:cstheme="minorHAnsi"/>
                <w:sz w:val="10"/>
                <w:szCs w:val="10"/>
                <w:rPrChange w:id="8755" w:author="Adrian Moir (amoir)" w:date="2024-11-04T12:20:00Z" w16du:dateUtc="2024-11-04T11:20:00Z">
                  <w:rPr>
                    <w:ins w:id="8756" w:author="Adrian Moir (amoir)" w:date="2024-11-04T12:18:00Z"/>
                  </w:rPr>
                </w:rPrChange>
              </w:rPr>
              <w:pPrChange w:id="8757" w:author="Adrian Moir (amoir)" w:date="2024-11-04T12:27:00Z" w16du:dateUtc="2024-11-04T11:27:00Z">
                <w:pPr/>
              </w:pPrChange>
            </w:pPr>
            <w:ins w:id="875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59" w:author="Adrian Moir (amoir)" w:date="2024-11-04T12:20:00Z" w16du:dateUtc="2024-11-04T11:20:00Z">
                    <w:rPr/>
                  </w:rPrChange>
                </w:rPr>
                <w:t>1</w:t>
              </w:r>
            </w:ins>
          </w:p>
        </w:tc>
        <w:tc>
          <w:tcPr>
            <w:tcW w:w="1604" w:type="dxa"/>
            <w:noWrap/>
            <w:hideMark/>
            <w:tcPrChange w:id="876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285D9F5E" w14:textId="77777777" w:rsidR="002E0EAC" w:rsidRPr="005112CF" w:rsidRDefault="002E0EAC">
            <w:pPr>
              <w:jc w:val="center"/>
              <w:rPr>
                <w:ins w:id="8761" w:author="Adrian Moir (amoir)" w:date="2024-11-04T12:18:00Z"/>
                <w:rFonts w:asciiTheme="minorHAnsi" w:hAnsiTheme="minorHAnsi" w:cstheme="minorHAnsi"/>
                <w:sz w:val="10"/>
                <w:szCs w:val="10"/>
                <w:rPrChange w:id="8762" w:author="Adrian Moir (amoir)" w:date="2024-11-04T12:20:00Z" w16du:dateUtc="2024-11-04T11:20:00Z">
                  <w:rPr>
                    <w:ins w:id="8763" w:author="Adrian Moir (amoir)" w:date="2024-11-04T12:18:00Z"/>
                  </w:rPr>
                </w:rPrChange>
              </w:rPr>
              <w:pPrChange w:id="8764" w:author="Adrian Moir (amoir)" w:date="2024-11-04T12:27:00Z" w16du:dateUtc="2024-11-04T11:27:00Z">
                <w:pPr/>
              </w:pPrChange>
            </w:pPr>
            <w:ins w:id="876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6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6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68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76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AB7B0D1" w14:textId="77777777" w:rsidR="002E0EAC" w:rsidRPr="005112CF" w:rsidRDefault="002E0EAC">
            <w:pPr>
              <w:jc w:val="center"/>
              <w:rPr>
                <w:ins w:id="8770" w:author="Adrian Moir (amoir)" w:date="2024-11-04T12:18:00Z"/>
                <w:rFonts w:asciiTheme="minorHAnsi" w:hAnsiTheme="minorHAnsi" w:cstheme="minorHAnsi"/>
                <w:sz w:val="10"/>
                <w:szCs w:val="10"/>
                <w:rPrChange w:id="8771" w:author="Adrian Moir (amoir)" w:date="2024-11-04T12:20:00Z" w16du:dateUtc="2024-11-04T11:20:00Z">
                  <w:rPr>
                    <w:ins w:id="8772" w:author="Adrian Moir (amoir)" w:date="2024-11-04T12:18:00Z"/>
                  </w:rPr>
                </w:rPrChange>
              </w:rPr>
              <w:pPrChange w:id="8773" w:author="Adrian Moir (amoir)" w:date="2024-11-04T12:27:00Z" w16du:dateUtc="2024-11-04T11:27:00Z">
                <w:pPr/>
              </w:pPrChange>
            </w:pPr>
            <w:ins w:id="877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75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2CB9149A" w14:textId="77777777" w:rsidTr="005112CF">
        <w:trPr>
          <w:trHeight w:val="320"/>
          <w:jc w:val="center"/>
          <w:ins w:id="8776" w:author="Adrian Moir (amoir)" w:date="2024-11-04T12:18:00Z"/>
          <w:trPrChange w:id="877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77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7CFDDFB0" w14:textId="77777777" w:rsidR="002E0EAC" w:rsidRPr="005112CF" w:rsidRDefault="002E0EAC">
            <w:pPr>
              <w:jc w:val="center"/>
              <w:rPr>
                <w:ins w:id="8779" w:author="Adrian Moir (amoir)" w:date="2024-11-04T12:18:00Z"/>
                <w:rFonts w:asciiTheme="minorHAnsi" w:hAnsiTheme="minorHAnsi" w:cstheme="minorHAnsi"/>
                <w:sz w:val="10"/>
                <w:szCs w:val="10"/>
                <w:rPrChange w:id="8780" w:author="Adrian Moir (amoir)" w:date="2024-11-04T12:20:00Z" w16du:dateUtc="2024-11-04T11:20:00Z">
                  <w:rPr>
                    <w:ins w:id="8781" w:author="Adrian Moir (amoir)" w:date="2024-11-04T12:18:00Z"/>
                  </w:rPr>
                </w:rPrChange>
              </w:rPr>
              <w:pPrChange w:id="8782" w:author="Adrian Moir (amoir)" w:date="2024-11-04T12:27:00Z" w16du:dateUtc="2024-11-04T11:27:00Z">
                <w:pPr/>
              </w:pPrChange>
            </w:pPr>
            <w:ins w:id="878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84" w:author="Adrian Moir (amoir)" w:date="2024-11-04T12:20:00Z" w16du:dateUtc="2024-11-04T11:20:00Z">
                    <w:rPr/>
                  </w:rPrChange>
                </w:rPr>
                <w:t>cdb6c5e8-8726-479b-83fe-e37d5e31203e</w:t>
              </w:r>
            </w:ins>
          </w:p>
        </w:tc>
        <w:tc>
          <w:tcPr>
            <w:tcW w:w="725" w:type="dxa"/>
            <w:noWrap/>
            <w:hideMark/>
            <w:tcPrChange w:id="878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27B4CAA" w14:textId="77777777" w:rsidR="002E0EAC" w:rsidRPr="005112CF" w:rsidRDefault="002E0EAC">
            <w:pPr>
              <w:jc w:val="center"/>
              <w:rPr>
                <w:ins w:id="8786" w:author="Adrian Moir (amoir)" w:date="2024-11-04T12:18:00Z"/>
                <w:rFonts w:asciiTheme="minorHAnsi" w:hAnsiTheme="minorHAnsi" w:cstheme="minorHAnsi"/>
                <w:sz w:val="10"/>
                <w:szCs w:val="10"/>
                <w:rPrChange w:id="8787" w:author="Adrian Moir (amoir)" w:date="2024-11-04T12:20:00Z" w16du:dateUtc="2024-11-04T11:20:00Z">
                  <w:rPr>
                    <w:ins w:id="8788" w:author="Adrian Moir (amoir)" w:date="2024-11-04T12:18:00Z"/>
                  </w:rPr>
                </w:rPrChange>
              </w:rPr>
              <w:pPrChange w:id="8789" w:author="Adrian Moir (amoir)" w:date="2024-11-04T12:27:00Z" w16du:dateUtc="2024-11-04T11:27:00Z">
                <w:pPr/>
              </w:pPrChange>
            </w:pPr>
            <w:ins w:id="879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91" w:author="Adrian Moir (amoir)" w:date="2024-11-04T12:20:00Z" w16du:dateUtc="2024-11-04T11:20:00Z">
                    <w:rPr/>
                  </w:rPrChange>
                </w:rPr>
                <w:t>m003-qstor</w:t>
              </w:r>
            </w:ins>
          </w:p>
        </w:tc>
        <w:tc>
          <w:tcPr>
            <w:tcW w:w="1540" w:type="dxa"/>
            <w:noWrap/>
            <w:hideMark/>
            <w:tcPrChange w:id="879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3F38D49F" w14:textId="77777777" w:rsidR="002E0EAC" w:rsidRPr="005112CF" w:rsidRDefault="002E0EAC">
            <w:pPr>
              <w:jc w:val="center"/>
              <w:rPr>
                <w:ins w:id="8793" w:author="Adrian Moir (amoir)" w:date="2024-11-04T12:18:00Z"/>
                <w:rFonts w:asciiTheme="minorHAnsi" w:hAnsiTheme="minorHAnsi" w:cstheme="minorHAnsi"/>
                <w:sz w:val="10"/>
                <w:szCs w:val="10"/>
                <w:rPrChange w:id="8794" w:author="Adrian Moir (amoir)" w:date="2024-11-04T12:20:00Z" w16du:dateUtc="2024-11-04T11:20:00Z">
                  <w:rPr>
                    <w:ins w:id="8795" w:author="Adrian Moir (amoir)" w:date="2024-11-04T12:18:00Z"/>
                  </w:rPr>
                </w:rPrChange>
              </w:rPr>
              <w:pPrChange w:id="8796" w:author="Adrian Moir (amoir)" w:date="2024-11-04T12:27:00Z" w16du:dateUtc="2024-11-04T11:27:00Z">
                <w:pPr/>
              </w:pPrChange>
            </w:pPr>
            <w:ins w:id="879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798" w:author="Adrian Moir (amoir)" w:date="2024-11-04T12:20:00Z" w16du:dateUtc="2024-11-04T11:20:00Z">
                    <w:rPr/>
                  </w:rPrChange>
                </w:rPr>
                <w:t>|10.2.10.28</w:t>
              </w:r>
            </w:ins>
          </w:p>
        </w:tc>
        <w:tc>
          <w:tcPr>
            <w:tcW w:w="628" w:type="dxa"/>
            <w:noWrap/>
            <w:hideMark/>
            <w:tcPrChange w:id="879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241C0D1" w14:textId="77777777" w:rsidR="002E0EAC" w:rsidRPr="005112CF" w:rsidRDefault="002E0EAC">
            <w:pPr>
              <w:jc w:val="center"/>
              <w:rPr>
                <w:ins w:id="8800" w:author="Adrian Moir (amoir)" w:date="2024-11-04T12:18:00Z"/>
                <w:rFonts w:asciiTheme="minorHAnsi" w:hAnsiTheme="minorHAnsi" w:cstheme="minorHAnsi"/>
                <w:sz w:val="10"/>
                <w:szCs w:val="10"/>
                <w:rPrChange w:id="8801" w:author="Adrian Moir (amoir)" w:date="2024-11-04T12:20:00Z" w16du:dateUtc="2024-11-04T11:20:00Z">
                  <w:rPr>
                    <w:ins w:id="8802" w:author="Adrian Moir (amoir)" w:date="2024-11-04T12:18:00Z"/>
                  </w:rPr>
                </w:rPrChange>
              </w:rPr>
              <w:pPrChange w:id="8803" w:author="Adrian Moir (amoir)" w:date="2024-11-04T12:27:00Z" w16du:dateUtc="2024-11-04T11:27:00Z">
                <w:pPr/>
              </w:pPrChange>
            </w:pPr>
            <w:ins w:id="88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0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880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F8EB85E" w14:textId="77777777" w:rsidR="002E0EAC" w:rsidRPr="005112CF" w:rsidRDefault="002E0EAC">
            <w:pPr>
              <w:jc w:val="center"/>
              <w:rPr>
                <w:ins w:id="8807" w:author="Adrian Moir (amoir)" w:date="2024-11-04T12:18:00Z"/>
                <w:rFonts w:asciiTheme="minorHAnsi" w:hAnsiTheme="minorHAnsi" w:cstheme="minorHAnsi"/>
                <w:sz w:val="10"/>
                <w:szCs w:val="10"/>
                <w:rPrChange w:id="8808" w:author="Adrian Moir (amoir)" w:date="2024-11-04T12:20:00Z" w16du:dateUtc="2024-11-04T11:20:00Z">
                  <w:rPr>
                    <w:ins w:id="8809" w:author="Adrian Moir (amoir)" w:date="2024-11-04T12:18:00Z"/>
                  </w:rPr>
                </w:rPrChange>
              </w:rPr>
              <w:pPrChange w:id="8810" w:author="Adrian Moir (amoir)" w:date="2024-11-04T12:27:00Z" w16du:dateUtc="2024-11-04T11:27:00Z">
                <w:pPr/>
              </w:pPrChange>
            </w:pPr>
            <w:proofErr w:type="spellStart"/>
            <w:ins w:id="881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1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81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143A899" w14:textId="77777777" w:rsidR="002E0EAC" w:rsidRPr="005112CF" w:rsidRDefault="002E0EAC">
            <w:pPr>
              <w:jc w:val="center"/>
              <w:rPr>
                <w:ins w:id="8814" w:author="Adrian Moir (amoir)" w:date="2024-11-04T12:18:00Z"/>
                <w:rFonts w:asciiTheme="minorHAnsi" w:hAnsiTheme="minorHAnsi" w:cstheme="minorHAnsi"/>
                <w:sz w:val="10"/>
                <w:szCs w:val="10"/>
                <w:rPrChange w:id="8815" w:author="Adrian Moir (amoir)" w:date="2024-11-04T12:20:00Z" w16du:dateUtc="2024-11-04T11:20:00Z">
                  <w:rPr>
                    <w:ins w:id="8816" w:author="Adrian Moir (amoir)" w:date="2024-11-04T12:18:00Z"/>
                  </w:rPr>
                </w:rPrChange>
              </w:rPr>
              <w:pPrChange w:id="8817" w:author="Adrian Moir (amoir)" w:date="2024-11-04T12:26:00Z" w16du:dateUtc="2024-11-04T11:26:00Z">
                <w:pPr/>
              </w:pPrChange>
            </w:pPr>
            <w:ins w:id="881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19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882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BA7B3C5" w14:textId="77777777" w:rsidR="002E0EAC" w:rsidRPr="005112CF" w:rsidRDefault="002E0EAC">
            <w:pPr>
              <w:jc w:val="center"/>
              <w:rPr>
                <w:ins w:id="8821" w:author="Adrian Moir (amoir)" w:date="2024-11-04T12:18:00Z"/>
                <w:rFonts w:asciiTheme="minorHAnsi" w:hAnsiTheme="minorHAnsi" w:cstheme="minorHAnsi"/>
                <w:sz w:val="10"/>
                <w:szCs w:val="10"/>
                <w:rPrChange w:id="8822" w:author="Adrian Moir (amoir)" w:date="2024-11-04T12:20:00Z" w16du:dateUtc="2024-11-04T11:20:00Z">
                  <w:rPr>
                    <w:ins w:id="8823" w:author="Adrian Moir (amoir)" w:date="2024-11-04T12:18:00Z"/>
                  </w:rPr>
                </w:rPrChange>
              </w:rPr>
              <w:pPrChange w:id="8824" w:author="Adrian Moir (amoir)" w:date="2024-11-04T12:26:00Z" w16du:dateUtc="2024-11-04T11:26:00Z">
                <w:pPr/>
              </w:pPrChange>
            </w:pPr>
            <w:ins w:id="88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26" w:author="Adrian Moir (amoir)" w:date="2024-11-04T12:20:00Z" w16du:dateUtc="2024-11-04T11:20:00Z">
                    <w:rPr/>
                  </w:rPrChange>
                </w:rPr>
                <w:t>14.75</w:t>
              </w:r>
            </w:ins>
          </w:p>
        </w:tc>
        <w:tc>
          <w:tcPr>
            <w:tcW w:w="902" w:type="dxa"/>
            <w:noWrap/>
            <w:hideMark/>
            <w:tcPrChange w:id="882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1BA883A1" w14:textId="77777777" w:rsidR="002E0EAC" w:rsidRPr="005112CF" w:rsidRDefault="002E0EAC">
            <w:pPr>
              <w:jc w:val="center"/>
              <w:rPr>
                <w:ins w:id="8828" w:author="Adrian Moir (amoir)" w:date="2024-11-04T12:18:00Z"/>
                <w:rFonts w:asciiTheme="minorHAnsi" w:hAnsiTheme="minorHAnsi" w:cstheme="minorHAnsi"/>
                <w:sz w:val="10"/>
                <w:szCs w:val="10"/>
                <w:rPrChange w:id="8829" w:author="Adrian Moir (amoir)" w:date="2024-11-04T12:20:00Z" w16du:dateUtc="2024-11-04T11:20:00Z">
                  <w:rPr>
                    <w:ins w:id="8830" w:author="Adrian Moir (amoir)" w:date="2024-11-04T12:18:00Z"/>
                  </w:rPr>
                </w:rPrChange>
              </w:rPr>
              <w:pPrChange w:id="8831" w:author="Adrian Moir (amoir)" w:date="2024-11-04T12:27:00Z" w16du:dateUtc="2024-11-04T11:27:00Z">
                <w:pPr/>
              </w:pPrChange>
            </w:pPr>
            <w:ins w:id="883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33" w:author="Adrian Moir (amoir)" w:date="2024-11-04T12:20:00Z" w16du:dateUtc="2024-11-04T11:20:00Z">
                    <w:rPr/>
                  </w:rPrChange>
                </w:rPr>
                <w:t>19.2</w:t>
              </w:r>
            </w:ins>
          </w:p>
        </w:tc>
        <w:tc>
          <w:tcPr>
            <w:tcW w:w="1604" w:type="dxa"/>
            <w:noWrap/>
            <w:hideMark/>
            <w:tcPrChange w:id="883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2ACE8318" w14:textId="77777777" w:rsidR="002E0EAC" w:rsidRPr="005112CF" w:rsidRDefault="002E0EAC">
            <w:pPr>
              <w:jc w:val="center"/>
              <w:rPr>
                <w:ins w:id="8835" w:author="Adrian Moir (amoir)" w:date="2024-11-04T12:18:00Z"/>
                <w:rFonts w:asciiTheme="minorHAnsi" w:hAnsiTheme="minorHAnsi" w:cstheme="minorHAnsi"/>
                <w:sz w:val="10"/>
                <w:szCs w:val="10"/>
                <w:rPrChange w:id="8836" w:author="Adrian Moir (amoir)" w:date="2024-11-04T12:20:00Z" w16du:dateUtc="2024-11-04T11:20:00Z">
                  <w:rPr>
                    <w:ins w:id="8837" w:author="Adrian Moir (amoir)" w:date="2024-11-04T12:18:00Z"/>
                  </w:rPr>
                </w:rPrChange>
              </w:rPr>
              <w:pPrChange w:id="8838" w:author="Adrian Moir (amoir)" w:date="2024-11-04T12:27:00Z" w16du:dateUtc="2024-11-04T11:27:00Z">
                <w:pPr/>
              </w:pPrChange>
            </w:pPr>
            <w:ins w:id="883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4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4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4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84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F87EDC2" w14:textId="77777777" w:rsidR="002E0EAC" w:rsidRPr="005112CF" w:rsidRDefault="002E0EAC">
            <w:pPr>
              <w:jc w:val="center"/>
              <w:rPr>
                <w:ins w:id="8844" w:author="Adrian Moir (amoir)" w:date="2024-11-04T12:18:00Z"/>
                <w:rFonts w:asciiTheme="minorHAnsi" w:hAnsiTheme="minorHAnsi" w:cstheme="minorHAnsi"/>
                <w:sz w:val="10"/>
                <w:szCs w:val="10"/>
                <w:rPrChange w:id="8845" w:author="Adrian Moir (amoir)" w:date="2024-11-04T12:20:00Z" w16du:dateUtc="2024-11-04T11:20:00Z">
                  <w:rPr>
                    <w:ins w:id="8846" w:author="Adrian Moir (amoir)" w:date="2024-11-04T12:18:00Z"/>
                  </w:rPr>
                </w:rPrChange>
              </w:rPr>
              <w:pPrChange w:id="8847" w:author="Adrian Moir (amoir)" w:date="2024-11-04T12:27:00Z" w16du:dateUtc="2024-11-04T11:27:00Z">
                <w:pPr/>
              </w:pPrChange>
            </w:pPr>
            <w:ins w:id="884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4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1A2A57C8" w14:textId="77777777" w:rsidTr="005112CF">
        <w:trPr>
          <w:trHeight w:val="320"/>
          <w:jc w:val="center"/>
          <w:ins w:id="8850" w:author="Adrian Moir (amoir)" w:date="2024-11-04T12:18:00Z"/>
          <w:trPrChange w:id="885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85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53582BB7" w14:textId="77777777" w:rsidR="002E0EAC" w:rsidRPr="005112CF" w:rsidRDefault="002E0EAC">
            <w:pPr>
              <w:jc w:val="center"/>
              <w:rPr>
                <w:ins w:id="8853" w:author="Adrian Moir (amoir)" w:date="2024-11-04T12:18:00Z"/>
                <w:rFonts w:asciiTheme="minorHAnsi" w:hAnsiTheme="minorHAnsi" w:cstheme="minorHAnsi"/>
                <w:sz w:val="10"/>
                <w:szCs w:val="10"/>
                <w:rPrChange w:id="8854" w:author="Adrian Moir (amoir)" w:date="2024-11-04T12:20:00Z" w16du:dateUtc="2024-11-04T11:20:00Z">
                  <w:rPr>
                    <w:ins w:id="8855" w:author="Adrian Moir (amoir)" w:date="2024-11-04T12:18:00Z"/>
                  </w:rPr>
                </w:rPrChange>
              </w:rPr>
              <w:pPrChange w:id="8856" w:author="Adrian Moir (amoir)" w:date="2024-11-04T12:27:00Z" w16du:dateUtc="2024-11-04T11:27:00Z">
                <w:pPr/>
              </w:pPrChange>
            </w:pPr>
            <w:ins w:id="885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58" w:author="Adrian Moir (amoir)" w:date="2024-11-04T12:20:00Z" w16du:dateUtc="2024-11-04T11:20:00Z">
                    <w:rPr/>
                  </w:rPrChange>
                </w:rPr>
                <w:t>a3d7ba2a-0a5c-4cdd-8f50-4c0c0728ca79</w:t>
              </w:r>
            </w:ins>
          </w:p>
        </w:tc>
        <w:tc>
          <w:tcPr>
            <w:tcW w:w="725" w:type="dxa"/>
            <w:noWrap/>
            <w:hideMark/>
            <w:tcPrChange w:id="885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891E82A" w14:textId="77777777" w:rsidR="002E0EAC" w:rsidRPr="005112CF" w:rsidRDefault="002E0EAC">
            <w:pPr>
              <w:jc w:val="center"/>
              <w:rPr>
                <w:ins w:id="8860" w:author="Adrian Moir (amoir)" w:date="2024-11-04T12:18:00Z"/>
                <w:rFonts w:asciiTheme="minorHAnsi" w:hAnsiTheme="minorHAnsi" w:cstheme="minorHAnsi"/>
                <w:sz w:val="10"/>
                <w:szCs w:val="10"/>
                <w:rPrChange w:id="8861" w:author="Adrian Moir (amoir)" w:date="2024-11-04T12:20:00Z" w16du:dateUtc="2024-11-04T11:20:00Z">
                  <w:rPr>
                    <w:ins w:id="8862" w:author="Adrian Moir (amoir)" w:date="2024-11-04T12:18:00Z"/>
                  </w:rPr>
                </w:rPrChange>
              </w:rPr>
              <w:pPrChange w:id="8863" w:author="Adrian Moir (amoir)" w:date="2024-11-04T12:27:00Z" w16du:dateUtc="2024-11-04T11:27:00Z">
                <w:pPr/>
              </w:pPrChange>
            </w:pPr>
            <w:proofErr w:type="spellStart"/>
            <w:ins w:id="886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65" w:author="Adrian Moir (amoir)" w:date="2024-11-04T12:20:00Z" w16du:dateUtc="2024-11-04T11:20:00Z">
                    <w:rPr/>
                  </w:rPrChange>
                </w:rPr>
                <w:t>ups-qstor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86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084878D" w14:textId="77777777" w:rsidR="002E0EAC" w:rsidRPr="005112CF" w:rsidRDefault="002E0EAC">
            <w:pPr>
              <w:jc w:val="center"/>
              <w:rPr>
                <w:ins w:id="8867" w:author="Adrian Moir (amoir)" w:date="2024-11-04T12:18:00Z"/>
                <w:rFonts w:asciiTheme="minorHAnsi" w:hAnsiTheme="minorHAnsi" w:cstheme="minorHAnsi"/>
                <w:sz w:val="10"/>
                <w:szCs w:val="10"/>
                <w:rPrChange w:id="8868" w:author="Adrian Moir (amoir)" w:date="2024-11-04T12:20:00Z" w16du:dateUtc="2024-11-04T11:20:00Z">
                  <w:rPr>
                    <w:ins w:id="8869" w:author="Adrian Moir (amoir)" w:date="2024-11-04T12:18:00Z"/>
                  </w:rPr>
                </w:rPrChange>
              </w:rPr>
              <w:pPrChange w:id="8870" w:author="Adrian Moir (amoir)" w:date="2024-11-04T12:27:00Z" w16du:dateUtc="2024-11-04T11:27:00Z">
                <w:pPr/>
              </w:pPrChange>
            </w:pPr>
            <w:ins w:id="887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72" w:author="Adrian Moir (amoir)" w:date="2024-11-04T12:20:00Z" w16du:dateUtc="2024-11-04T11:20:00Z">
                    <w:rPr/>
                  </w:rPrChange>
                </w:rPr>
                <w:t>|172.24.14.218|10.150.131.20</w:t>
              </w:r>
            </w:ins>
          </w:p>
        </w:tc>
        <w:tc>
          <w:tcPr>
            <w:tcW w:w="628" w:type="dxa"/>
            <w:noWrap/>
            <w:hideMark/>
            <w:tcPrChange w:id="887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4750DC1A" w14:textId="77777777" w:rsidR="002E0EAC" w:rsidRPr="005112CF" w:rsidRDefault="002E0EAC">
            <w:pPr>
              <w:jc w:val="center"/>
              <w:rPr>
                <w:ins w:id="8874" w:author="Adrian Moir (amoir)" w:date="2024-11-04T12:18:00Z"/>
                <w:rFonts w:asciiTheme="minorHAnsi" w:hAnsiTheme="minorHAnsi" w:cstheme="minorHAnsi"/>
                <w:sz w:val="10"/>
                <w:szCs w:val="10"/>
                <w:rPrChange w:id="8875" w:author="Adrian Moir (amoir)" w:date="2024-11-04T12:20:00Z" w16du:dateUtc="2024-11-04T11:20:00Z">
                  <w:rPr>
                    <w:ins w:id="8876" w:author="Adrian Moir (amoir)" w:date="2024-11-04T12:18:00Z"/>
                  </w:rPr>
                </w:rPrChange>
              </w:rPr>
              <w:pPrChange w:id="8877" w:author="Adrian Moir (amoir)" w:date="2024-11-04T12:27:00Z" w16du:dateUtc="2024-11-04T11:27:00Z">
                <w:pPr/>
              </w:pPrChange>
            </w:pPr>
            <w:ins w:id="887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7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888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418ADE9" w14:textId="77777777" w:rsidR="002E0EAC" w:rsidRPr="005112CF" w:rsidRDefault="002E0EAC">
            <w:pPr>
              <w:jc w:val="center"/>
              <w:rPr>
                <w:ins w:id="8881" w:author="Adrian Moir (amoir)" w:date="2024-11-04T12:18:00Z"/>
                <w:rFonts w:asciiTheme="minorHAnsi" w:hAnsiTheme="minorHAnsi" w:cstheme="minorHAnsi"/>
                <w:sz w:val="10"/>
                <w:szCs w:val="10"/>
                <w:rPrChange w:id="8882" w:author="Adrian Moir (amoir)" w:date="2024-11-04T12:20:00Z" w16du:dateUtc="2024-11-04T11:20:00Z">
                  <w:rPr>
                    <w:ins w:id="8883" w:author="Adrian Moir (amoir)" w:date="2024-11-04T12:18:00Z"/>
                  </w:rPr>
                </w:rPrChange>
              </w:rPr>
              <w:pPrChange w:id="8884" w:author="Adrian Moir (amoir)" w:date="2024-11-04T12:27:00Z" w16du:dateUtc="2024-11-04T11:27:00Z">
                <w:pPr/>
              </w:pPrChange>
            </w:pPr>
            <w:proofErr w:type="spellStart"/>
            <w:ins w:id="888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8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88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41D47CAA" w14:textId="77777777" w:rsidR="002E0EAC" w:rsidRPr="005112CF" w:rsidRDefault="002E0EAC">
            <w:pPr>
              <w:jc w:val="center"/>
              <w:rPr>
                <w:ins w:id="8888" w:author="Adrian Moir (amoir)" w:date="2024-11-04T12:18:00Z"/>
                <w:rFonts w:asciiTheme="minorHAnsi" w:hAnsiTheme="minorHAnsi" w:cstheme="minorHAnsi"/>
                <w:sz w:val="10"/>
                <w:szCs w:val="10"/>
                <w:rPrChange w:id="8889" w:author="Adrian Moir (amoir)" w:date="2024-11-04T12:20:00Z" w16du:dateUtc="2024-11-04T11:20:00Z">
                  <w:rPr>
                    <w:ins w:id="8890" w:author="Adrian Moir (amoir)" w:date="2024-11-04T12:18:00Z"/>
                  </w:rPr>
                </w:rPrChange>
              </w:rPr>
              <w:pPrChange w:id="8891" w:author="Adrian Moir (amoir)" w:date="2024-11-04T12:26:00Z" w16du:dateUtc="2024-11-04T11:26:00Z">
                <w:pPr/>
              </w:pPrChange>
            </w:pPr>
            <w:ins w:id="889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893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889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FBF685E" w14:textId="77777777" w:rsidR="002E0EAC" w:rsidRPr="005112CF" w:rsidRDefault="002E0EAC">
            <w:pPr>
              <w:jc w:val="center"/>
              <w:rPr>
                <w:ins w:id="8895" w:author="Adrian Moir (amoir)" w:date="2024-11-04T12:18:00Z"/>
                <w:rFonts w:asciiTheme="minorHAnsi" w:hAnsiTheme="minorHAnsi" w:cstheme="minorHAnsi"/>
                <w:sz w:val="10"/>
                <w:szCs w:val="10"/>
                <w:rPrChange w:id="8896" w:author="Adrian Moir (amoir)" w:date="2024-11-04T12:20:00Z" w16du:dateUtc="2024-11-04T11:20:00Z">
                  <w:rPr>
                    <w:ins w:id="8897" w:author="Adrian Moir (amoir)" w:date="2024-11-04T12:18:00Z"/>
                  </w:rPr>
                </w:rPrChange>
              </w:rPr>
              <w:pPrChange w:id="8898" w:author="Adrian Moir (amoir)" w:date="2024-11-04T12:26:00Z" w16du:dateUtc="2024-11-04T11:26:00Z">
                <w:pPr/>
              </w:pPrChange>
            </w:pPr>
            <w:ins w:id="889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00" w:author="Adrian Moir (amoir)" w:date="2024-11-04T12:20:00Z" w16du:dateUtc="2024-11-04T11:20:00Z">
                    <w:rPr/>
                  </w:rPrChange>
                </w:rPr>
                <w:t>3.15</w:t>
              </w:r>
            </w:ins>
          </w:p>
        </w:tc>
        <w:tc>
          <w:tcPr>
            <w:tcW w:w="902" w:type="dxa"/>
            <w:noWrap/>
            <w:hideMark/>
            <w:tcPrChange w:id="890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D139320" w14:textId="77777777" w:rsidR="002E0EAC" w:rsidRPr="005112CF" w:rsidRDefault="002E0EAC">
            <w:pPr>
              <w:jc w:val="center"/>
              <w:rPr>
                <w:ins w:id="8902" w:author="Adrian Moir (amoir)" w:date="2024-11-04T12:18:00Z"/>
                <w:rFonts w:asciiTheme="minorHAnsi" w:hAnsiTheme="minorHAnsi" w:cstheme="minorHAnsi"/>
                <w:sz w:val="10"/>
                <w:szCs w:val="10"/>
                <w:rPrChange w:id="8903" w:author="Adrian Moir (amoir)" w:date="2024-11-04T12:20:00Z" w16du:dateUtc="2024-11-04T11:20:00Z">
                  <w:rPr>
                    <w:ins w:id="8904" w:author="Adrian Moir (amoir)" w:date="2024-11-04T12:18:00Z"/>
                  </w:rPr>
                </w:rPrChange>
              </w:rPr>
              <w:pPrChange w:id="8905" w:author="Adrian Moir (amoir)" w:date="2024-11-04T12:27:00Z" w16du:dateUtc="2024-11-04T11:27:00Z">
                <w:pPr/>
              </w:pPrChange>
            </w:pPr>
            <w:ins w:id="890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07" w:author="Adrian Moir (amoir)" w:date="2024-11-04T12:20:00Z" w16du:dateUtc="2024-11-04T11:20:00Z">
                    <w:rPr/>
                  </w:rPrChange>
                </w:rPr>
                <w:t>6.5</w:t>
              </w:r>
            </w:ins>
          </w:p>
        </w:tc>
        <w:tc>
          <w:tcPr>
            <w:tcW w:w="1604" w:type="dxa"/>
            <w:noWrap/>
            <w:hideMark/>
            <w:tcPrChange w:id="890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2FFF636" w14:textId="77777777" w:rsidR="002E0EAC" w:rsidRPr="005112CF" w:rsidRDefault="002E0EAC">
            <w:pPr>
              <w:jc w:val="center"/>
              <w:rPr>
                <w:ins w:id="8909" w:author="Adrian Moir (amoir)" w:date="2024-11-04T12:18:00Z"/>
                <w:rFonts w:asciiTheme="minorHAnsi" w:hAnsiTheme="minorHAnsi" w:cstheme="minorHAnsi"/>
                <w:sz w:val="10"/>
                <w:szCs w:val="10"/>
                <w:rPrChange w:id="8910" w:author="Adrian Moir (amoir)" w:date="2024-11-04T12:20:00Z" w16du:dateUtc="2024-11-04T11:20:00Z">
                  <w:rPr>
                    <w:ins w:id="8911" w:author="Adrian Moir (amoir)" w:date="2024-11-04T12:18:00Z"/>
                  </w:rPr>
                </w:rPrChange>
              </w:rPr>
              <w:pPrChange w:id="8912" w:author="Adrian Moir (amoir)" w:date="2024-11-04T12:27:00Z" w16du:dateUtc="2024-11-04T11:27:00Z">
                <w:pPr/>
              </w:pPrChange>
            </w:pPr>
            <w:ins w:id="891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1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1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1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891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0954950" w14:textId="77777777" w:rsidR="002E0EAC" w:rsidRPr="005112CF" w:rsidRDefault="002E0EAC">
            <w:pPr>
              <w:jc w:val="center"/>
              <w:rPr>
                <w:ins w:id="8918" w:author="Adrian Moir (amoir)" w:date="2024-11-04T12:18:00Z"/>
                <w:rFonts w:asciiTheme="minorHAnsi" w:hAnsiTheme="minorHAnsi" w:cstheme="minorHAnsi"/>
                <w:sz w:val="10"/>
                <w:szCs w:val="10"/>
                <w:rPrChange w:id="8919" w:author="Adrian Moir (amoir)" w:date="2024-11-04T12:20:00Z" w16du:dateUtc="2024-11-04T11:20:00Z">
                  <w:rPr>
                    <w:ins w:id="8920" w:author="Adrian Moir (amoir)" w:date="2024-11-04T12:18:00Z"/>
                  </w:rPr>
                </w:rPrChange>
              </w:rPr>
              <w:pPrChange w:id="8921" w:author="Adrian Moir (amoir)" w:date="2024-11-04T12:27:00Z" w16du:dateUtc="2024-11-04T11:27:00Z">
                <w:pPr/>
              </w:pPrChange>
            </w:pPr>
            <w:ins w:id="892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2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43B1984A" w14:textId="77777777" w:rsidTr="005112CF">
        <w:trPr>
          <w:trHeight w:val="320"/>
          <w:jc w:val="center"/>
          <w:ins w:id="8924" w:author="Adrian Moir (amoir)" w:date="2024-11-04T12:18:00Z"/>
          <w:trPrChange w:id="892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892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657665B3" w14:textId="77777777" w:rsidR="002E0EAC" w:rsidRPr="005112CF" w:rsidRDefault="002E0EAC">
            <w:pPr>
              <w:jc w:val="center"/>
              <w:rPr>
                <w:ins w:id="8927" w:author="Adrian Moir (amoir)" w:date="2024-11-04T12:18:00Z"/>
                <w:rFonts w:asciiTheme="minorHAnsi" w:hAnsiTheme="minorHAnsi" w:cstheme="minorHAnsi"/>
                <w:sz w:val="10"/>
                <w:szCs w:val="10"/>
                <w:rPrChange w:id="8928" w:author="Adrian Moir (amoir)" w:date="2024-11-04T12:20:00Z" w16du:dateUtc="2024-11-04T11:20:00Z">
                  <w:rPr>
                    <w:ins w:id="8929" w:author="Adrian Moir (amoir)" w:date="2024-11-04T12:18:00Z"/>
                  </w:rPr>
                </w:rPrChange>
              </w:rPr>
              <w:pPrChange w:id="8930" w:author="Adrian Moir (amoir)" w:date="2024-11-04T12:27:00Z" w16du:dateUtc="2024-11-04T11:27:00Z">
                <w:pPr/>
              </w:pPrChange>
            </w:pPr>
            <w:ins w:id="893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32" w:author="Adrian Moir (amoir)" w:date="2024-11-04T12:20:00Z" w16du:dateUtc="2024-11-04T11:20:00Z">
                    <w:rPr/>
                  </w:rPrChange>
                </w:rPr>
                <w:t>2ceb8a32-</w:t>
              </w:r>
              <w:proofErr w:type="gram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33" w:author="Adrian Moir (amoir)" w:date="2024-11-04T12:20:00Z" w16du:dateUtc="2024-11-04T11:20:00Z">
                    <w:rPr/>
                  </w:rPrChange>
                </w:rPr>
                <w:t>8681-4423</w:t>
              </w:r>
              <w:proofErr w:type="gram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34" w:author="Adrian Moir (amoir)" w:date="2024-11-04T12:20:00Z" w16du:dateUtc="2024-11-04T11:20:00Z">
                    <w:rPr/>
                  </w:rPrChange>
                </w:rPr>
                <w:t>-8f5f-c73bf0174a85</w:t>
              </w:r>
            </w:ins>
          </w:p>
        </w:tc>
        <w:tc>
          <w:tcPr>
            <w:tcW w:w="725" w:type="dxa"/>
            <w:noWrap/>
            <w:hideMark/>
            <w:tcPrChange w:id="893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0A288043" w14:textId="77777777" w:rsidR="002E0EAC" w:rsidRPr="005112CF" w:rsidRDefault="002E0EAC">
            <w:pPr>
              <w:jc w:val="center"/>
              <w:rPr>
                <w:ins w:id="8936" w:author="Adrian Moir (amoir)" w:date="2024-11-04T12:18:00Z"/>
                <w:rFonts w:asciiTheme="minorHAnsi" w:hAnsiTheme="minorHAnsi" w:cstheme="minorHAnsi"/>
                <w:sz w:val="10"/>
                <w:szCs w:val="10"/>
                <w:rPrChange w:id="8937" w:author="Adrian Moir (amoir)" w:date="2024-11-04T12:20:00Z" w16du:dateUtc="2024-11-04T11:20:00Z">
                  <w:rPr>
                    <w:ins w:id="8938" w:author="Adrian Moir (amoir)" w:date="2024-11-04T12:18:00Z"/>
                  </w:rPr>
                </w:rPrChange>
              </w:rPr>
              <w:pPrChange w:id="8939" w:author="Adrian Moir (amoir)" w:date="2024-11-04T12:27:00Z" w16du:dateUtc="2024-11-04T11:27:00Z">
                <w:pPr/>
              </w:pPrChange>
            </w:pPr>
            <w:proofErr w:type="spellStart"/>
            <w:ins w:id="894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41" w:author="Adrian Moir (amoir)" w:date="2024-11-04T12:20:00Z" w16du:dateUtc="2024-11-04T11:20:00Z">
                    <w:rPr/>
                  </w:rPrChange>
                </w:rPr>
                <w:t>oe-riu-qstor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894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ECD43F6" w14:textId="77777777" w:rsidR="002E0EAC" w:rsidRPr="005112CF" w:rsidRDefault="002E0EAC">
            <w:pPr>
              <w:jc w:val="center"/>
              <w:rPr>
                <w:ins w:id="8943" w:author="Adrian Moir (amoir)" w:date="2024-11-04T12:18:00Z"/>
                <w:rFonts w:asciiTheme="minorHAnsi" w:hAnsiTheme="minorHAnsi" w:cstheme="minorHAnsi"/>
                <w:sz w:val="10"/>
                <w:szCs w:val="10"/>
                <w:rPrChange w:id="8944" w:author="Adrian Moir (amoir)" w:date="2024-11-04T12:20:00Z" w16du:dateUtc="2024-11-04T11:20:00Z">
                  <w:rPr>
                    <w:ins w:id="8945" w:author="Adrian Moir (amoir)" w:date="2024-11-04T12:18:00Z"/>
                  </w:rPr>
                </w:rPrChange>
              </w:rPr>
              <w:pPrChange w:id="8946" w:author="Adrian Moir (amoir)" w:date="2024-11-04T12:27:00Z" w16du:dateUtc="2024-11-04T11:27:00Z">
                <w:pPr/>
              </w:pPrChange>
            </w:pPr>
            <w:ins w:id="894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48" w:author="Adrian Moir (amoir)" w:date="2024-11-04T12:20:00Z" w16du:dateUtc="2024-11-04T11:20:00Z">
                    <w:rPr/>
                  </w:rPrChange>
                </w:rPr>
                <w:t>|10.173.4.242</w:t>
              </w:r>
            </w:ins>
          </w:p>
        </w:tc>
        <w:tc>
          <w:tcPr>
            <w:tcW w:w="628" w:type="dxa"/>
            <w:noWrap/>
            <w:hideMark/>
            <w:tcPrChange w:id="894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3B501FE" w14:textId="77777777" w:rsidR="002E0EAC" w:rsidRPr="005112CF" w:rsidRDefault="002E0EAC">
            <w:pPr>
              <w:jc w:val="center"/>
              <w:rPr>
                <w:ins w:id="8950" w:author="Adrian Moir (amoir)" w:date="2024-11-04T12:18:00Z"/>
                <w:rFonts w:asciiTheme="minorHAnsi" w:hAnsiTheme="minorHAnsi" w:cstheme="minorHAnsi"/>
                <w:sz w:val="10"/>
                <w:szCs w:val="10"/>
                <w:rPrChange w:id="8951" w:author="Adrian Moir (amoir)" w:date="2024-11-04T12:20:00Z" w16du:dateUtc="2024-11-04T11:20:00Z">
                  <w:rPr>
                    <w:ins w:id="8952" w:author="Adrian Moir (amoir)" w:date="2024-11-04T12:18:00Z"/>
                  </w:rPr>
                </w:rPrChange>
              </w:rPr>
              <w:pPrChange w:id="8953" w:author="Adrian Moir (amoir)" w:date="2024-11-04T12:27:00Z" w16du:dateUtc="2024-11-04T11:27:00Z">
                <w:pPr/>
              </w:pPrChange>
            </w:pPr>
            <w:ins w:id="895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55" w:author="Adrian Moir (amoir)" w:date="2024-11-04T12:20:00Z" w16du:dateUtc="2024-11-04T11:20:00Z">
                    <w:rPr/>
                  </w:rPrChange>
                </w:rPr>
                <w:t>7.4.1.169</w:t>
              </w:r>
            </w:ins>
          </w:p>
        </w:tc>
        <w:tc>
          <w:tcPr>
            <w:tcW w:w="831" w:type="dxa"/>
            <w:noWrap/>
            <w:hideMark/>
            <w:tcPrChange w:id="895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421A4E02" w14:textId="77777777" w:rsidR="002E0EAC" w:rsidRPr="005112CF" w:rsidRDefault="002E0EAC">
            <w:pPr>
              <w:jc w:val="center"/>
              <w:rPr>
                <w:ins w:id="8957" w:author="Adrian Moir (amoir)" w:date="2024-11-04T12:18:00Z"/>
                <w:rFonts w:asciiTheme="minorHAnsi" w:hAnsiTheme="minorHAnsi" w:cstheme="minorHAnsi"/>
                <w:sz w:val="10"/>
                <w:szCs w:val="10"/>
                <w:rPrChange w:id="8958" w:author="Adrian Moir (amoir)" w:date="2024-11-04T12:20:00Z" w16du:dateUtc="2024-11-04T11:20:00Z">
                  <w:rPr>
                    <w:ins w:id="8959" w:author="Adrian Moir (amoir)" w:date="2024-11-04T12:18:00Z"/>
                  </w:rPr>
                </w:rPrChange>
              </w:rPr>
              <w:pPrChange w:id="8960" w:author="Adrian Moir (amoir)" w:date="2024-11-04T12:27:00Z" w16du:dateUtc="2024-11-04T11:27:00Z">
                <w:pPr/>
              </w:pPrChange>
            </w:pPr>
            <w:proofErr w:type="spellStart"/>
            <w:ins w:id="896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6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896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62F6950" w14:textId="77777777" w:rsidR="002E0EAC" w:rsidRPr="005112CF" w:rsidRDefault="002E0EAC">
            <w:pPr>
              <w:jc w:val="center"/>
              <w:rPr>
                <w:ins w:id="8964" w:author="Adrian Moir (amoir)" w:date="2024-11-04T12:18:00Z"/>
                <w:rFonts w:asciiTheme="minorHAnsi" w:hAnsiTheme="minorHAnsi" w:cstheme="minorHAnsi"/>
                <w:sz w:val="10"/>
                <w:szCs w:val="10"/>
                <w:rPrChange w:id="8965" w:author="Adrian Moir (amoir)" w:date="2024-11-04T12:20:00Z" w16du:dateUtc="2024-11-04T11:20:00Z">
                  <w:rPr>
                    <w:ins w:id="8966" w:author="Adrian Moir (amoir)" w:date="2024-11-04T12:18:00Z"/>
                  </w:rPr>
                </w:rPrChange>
              </w:rPr>
              <w:pPrChange w:id="8967" w:author="Adrian Moir (amoir)" w:date="2024-11-04T12:26:00Z" w16du:dateUtc="2024-11-04T11:26:00Z">
                <w:pPr/>
              </w:pPrChange>
            </w:pPr>
            <w:ins w:id="896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69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897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3E7D995" w14:textId="77777777" w:rsidR="002E0EAC" w:rsidRPr="005112CF" w:rsidRDefault="002E0EAC">
            <w:pPr>
              <w:jc w:val="center"/>
              <w:rPr>
                <w:ins w:id="8971" w:author="Adrian Moir (amoir)" w:date="2024-11-04T12:18:00Z"/>
                <w:rFonts w:asciiTheme="minorHAnsi" w:hAnsiTheme="minorHAnsi" w:cstheme="minorHAnsi"/>
                <w:sz w:val="10"/>
                <w:szCs w:val="10"/>
                <w:rPrChange w:id="8972" w:author="Adrian Moir (amoir)" w:date="2024-11-04T12:20:00Z" w16du:dateUtc="2024-11-04T11:20:00Z">
                  <w:rPr>
                    <w:ins w:id="8973" w:author="Adrian Moir (amoir)" w:date="2024-11-04T12:18:00Z"/>
                  </w:rPr>
                </w:rPrChange>
              </w:rPr>
              <w:pPrChange w:id="8974" w:author="Adrian Moir (amoir)" w:date="2024-11-04T12:26:00Z" w16du:dateUtc="2024-11-04T11:26:00Z">
                <w:pPr/>
              </w:pPrChange>
            </w:pPr>
            <w:ins w:id="897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76" w:author="Adrian Moir (amoir)" w:date="2024-11-04T12:20:00Z" w16du:dateUtc="2024-11-04T11:20:00Z">
                    <w:rPr/>
                  </w:rPrChange>
                </w:rPr>
                <w:t>6.39</w:t>
              </w:r>
            </w:ins>
          </w:p>
        </w:tc>
        <w:tc>
          <w:tcPr>
            <w:tcW w:w="902" w:type="dxa"/>
            <w:noWrap/>
            <w:hideMark/>
            <w:tcPrChange w:id="897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509319D2" w14:textId="77777777" w:rsidR="002E0EAC" w:rsidRPr="005112CF" w:rsidRDefault="002E0EAC">
            <w:pPr>
              <w:jc w:val="center"/>
              <w:rPr>
                <w:ins w:id="8978" w:author="Adrian Moir (amoir)" w:date="2024-11-04T12:18:00Z"/>
                <w:rFonts w:asciiTheme="minorHAnsi" w:hAnsiTheme="minorHAnsi" w:cstheme="minorHAnsi"/>
                <w:sz w:val="10"/>
                <w:szCs w:val="10"/>
                <w:rPrChange w:id="8979" w:author="Adrian Moir (amoir)" w:date="2024-11-04T12:20:00Z" w16du:dateUtc="2024-11-04T11:20:00Z">
                  <w:rPr>
                    <w:ins w:id="8980" w:author="Adrian Moir (amoir)" w:date="2024-11-04T12:18:00Z"/>
                  </w:rPr>
                </w:rPrChange>
              </w:rPr>
              <w:pPrChange w:id="8981" w:author="Adrian Moir (amoir)" w:date="2024-11-04T12:27:00Z" w16du:dateUtc="2024-11-04T11:27:00Z">
                <w:pPr/>
              </w:pPrChange>
            </w:pPr>
            <w:ins w:id="898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83" w:author="Adrian Moir (amoir)" w:date="2024-11-04T12:20:00Z" w16du:dateUtc="2024-11-04T11:20:00Z">
                    <w:rPr/>
                  </w:rPrChange>
                </w:rPr>
                <w:t>7.42</w:t>
              </w:r>
            </w:ins>
          </w:p>
        </w:tc>
        <w:tc>
          <w:tcPr>
            <w:tcW w:w="1604" w:type="dxa"/>
            <w:noWrap/>
            <w:hideMark/>
            <w:tcPrChange w:id="898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6526E52" w14:textId="77777777" w:rsidR="002E0EAC" w:rsidRPr="005112CF" w:rsidRDefault="002E0EAC">
            <w:pPr>
              <w:jc w:val="center"/>
              <w:rPr>
                <w:ins w:id="8985" w:author="Adrian Moir (amoir)" w:date="2024-11-04T12:18:00Z"/>
                <w:rFonts w:asciiTheme="minorHAnsi" w:hAnsiTheme="minorHAnsi" w:cstheme="minorHAnsi"/>
                <w:sz w:val="10"/>
                <w:szCs w:val="10"/>
                <w:rPrChange w:id="8986" w:author="Adrian Moir (amoir)" w:date="2024-11-04T12:20:00Z" w16du:dateUtc="2024-11-04T11:20:00Z">
                  <w:rPr>
                    <w:ins w:id="8987" w:author="Adrian Moir (amoir)" w:date="2024-11-04T12:18:00Z"/>
                  </w:rPr>
                </w:rPrChange>
              </w:rPr>
              <w:pPrChange w:id="8988" w:author="Adrian Moir (amoir)" w:date="2024-11-04T12:27:00Z" w16du:dateUtc="2024-11-04T11:27:00Z">
                <w:pPr/>
              </w:pPrChange>
            </w:pPr>
            <w:ins w:id="898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9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9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92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899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135F223F" w14:textId="77777777" w:rsidR="002E0EAC" w:rsidRPr="005112CF" w:rsidRDefault="002E0EAC">
            <w:pPr>
              <w:jc w:val="center"/>
              <w:rPr>
                <w:ins w:id="8994" w:author="Adrian Moir (amoir)" w:date="2024-11-04T12:18:00Z"/>
                <w:rFonts w:asciiTheme="minorHAnsi" w:hAnsiTheme="minorHAnsi" w:cstheme="minorHAnsi"/>
                <w:sz w:val="10"/>
                <w:szCs w:val="10"/>
                <w:rPrChange w:id="8995" w:author="Adrian Moir (amoir)" w:date="2024-11-04T12:20:00Z" w16du:dateUtc="2024-11-04T11:20:00Z">
                  <w:rPr>
                    <w:ins w:id="8996" w:author="Adrian Moir (amoir)" w:date="2024-11-04T12:18:00Z"/>
                  </w:rPr>
                </w:rPrChange>
              </w:rPr>
              <w:pPrChange w:id="8997" w:author="Adrian Moir (amoir)" w:date="2024-11-04T12:27:00Z" w16du:dateUtc="2024-11-04T11:27:00Z">
                <w:pPr/>
              </w:pPrChange>
            </w:pPr>
            <w:ins w:id="899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8999" w:author="Adrian Moir (amoir)" w:date="2024-11-04T12:20:00Z" w16du:dateUtc="2024-11-04T11:20:00Z">
                    <w:rPr/>
                  </w:rPrChange>
                </w:rPr>
                <w:t>4.18.0-513.18.0.2.el8_9.x86_64</w:t>
              </w:r>
            </w:ins>
          </w:p>
        </w:tc>
      </w:tr>
      <w:tr w:rsidR="002E0EAC" w:rsidRPr="005112CF" w14:paraId="4ABD95A4" w14:textId="77777777" w:rsidTr="005112CF">
        <w:trPr>
          <w:trHeight w:val="320"/>
          <w:jc w:val="center"/>
          <w:ins w:id="9000" w:author="Adrian Moir (amoir)" w:date="2024-11-04T12:18:00Z"/>
          <w:trPrChange w:id="900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00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F2C1AB7" w14:textId="77777777" w:rsidR="002E0EAC" w:rsidRPr="005112CF" w:rsidRDefault="002E0EAC">
            <w:pPr>
              <w:jc w:val="center"/>
              <w:rPr>
                <w:ins w:id="9003" w:author="Adrian Moir (amoir)" w:date="2024-11-04T12:18:00Z"/>
                <w:rFonts w:asciiTheme="minorHAnsi" w:hAnsiTheme="minorHAnsi" w:cstheme="minorHAnsi"/>
                <w:sz w:val="10"/>
                <w:szCs w:val="10"/>
                <w:rPrChange w:id="9004" w:author="Adrian Moir (amoir)" w:date="2024-11-04T12:20:00Z" w16du:dateUtc="2024-11-04T11:20:00Z">
                  <w:rPr>
                    <w:ins w:id="9005" w:author="Adrian Moir (amoir)" w:date="2024-11-04T12:18:00Z"/>
                  </w:rPr>
                </w:rPrChange>
              </w:rPr>
              <w:pPrChange w:id="9006" w:author="Adrian Moir (amoir)" w:date="2024-11-04T12:27:00Z" w16du:dateUtc="2024-11-04T11:27:00Z">
                <w:pPr/>
              </w:pPrChange>
            </w:pPr>
            <w:ins w:id="900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08" w:author="Adrian Moir (amoir)" w:date="2024-11-04T12:20:00Z" w16du:dateUtc="2024-11-04T11:20:00Z">
                    <w:rPr/>
                  </w:rPrChange>
                </w:rPr>
                <w:t>3eda17f9-f619-44a2-b9d9-7ff55e49c7fa</w:t>
              </w:r>
            </w:ins>
          </w:p>
        </w:tc>
        <w:tc>
          <w:tcPr>
            <w:tcW w:w="725" w:type="dxa"/>
            <w:noWrap/>
            <w:hideMark/>
            <w:tcPrChange w:id="900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2A098B11" w14:textId="77777777" w:rsidR="002E0EAC" w:rsidRPr="005112CF" w:rsidRDefault="002E0EAC">
            <w:pPr>
              <w:jc w:val="center"/>
              <w:rPr>
                <w:ins w:id="9010" w:author="Adrian Moir (amoir)" w:date="2024-11-04T12:18:00Z"/>
                <w:rFonts w:asciiTheme="minorHAnsi" w:hAnsiTheme="minorHAnsi" w:cstheme="minorHAnsi"/>
                <w:sz w:val="10"/>
                <w:szCs w:val="10"/>
                <w:rPrChange w:id="9011" w:author="Adrian Moir (amoir)" w:date="2024-11-04T12:20:00Z" w16du:dateUtc="2024-11-04T11:20:00Z">
                  <w:rPr>
                    <w:ins w:id="9012" w:author="Adrian Moir (amoir)" w:date="2024-11-04T12:18:00Z"/>
                  </w:rPr>
                </w:rPrChange>
              </w:rPr>
              <w:pPrChange w:id="9013" w:author="Adrian Moir (amoir)" w:date="2024-11-04T12:27:00Z" w16du:dateUtc="2024-11-04T11:27:00Z">
                <w:pPr/>
              </w:pPrChange>
            </w:pPr>
            <w:ins w:id="901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15" w:author="Adrian Moir (amoir)" w:date="2024-11-04T12:20:00Z" w16du:dateUtc="2024-11-04T11:20:00Z">
                    <w:rPr/>
                  </w:rPrChange>
                </w:rPr>
                <w:t>txos-vm-qstor01</w:t>
              </w:r>
            </w:ins>
          </w:p>
        </w:tc>
        <w:tc>
          <w:tcPr>
            <w:tcW w:w="1540" w:type="dxa"/>
            <w:noWrap/>
            <w:hideMark/>
            <w:tcPrChange w:id="901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B28C193" w14:textId="77777777" w:rsidR="002E0EAC" w:rsidRPr="005112CF" w:rsidRDefault="002E0EAC">
            <w:pPr>
              <w:jc w:val="center"/>
              <w:rPr>
                <w:ins w:id="9017" w:author="Adrian Moir (amoir)" w:date="2024-11-04T12:18:00Z"/>
                <w:rFonts w:asciiTheme="minorHAnsi" w:hAnsiTheme="minorHAnsi" w:cstheme="minorHAnsi"/>
                <w:sz w:val="10"/>
                <w:szCs w:val="10"/>
                <w:rPrChange w:id="9018" w:author="Adrian Moir (amoir)" w:date="2024-11-04T12:20:00Z" w16du:dateUtc="2024-11-04T11:20:00Z">
                  <w:rPr>
                    <w:ins w:id="9019" w:author="Adrian Moir (amoir)" w:date="2024-11-04T12:18:00Z"/>
                  </w:rPr>
                </w:rPrChange>
              </w:rPr>
              <w:pPrChange w:id="9020" w:author="Adrian Moir (amoir)" w:date="2024-11-04T12:27:00Z" w16du:dateUtc="2024-11-04T11:27:00Z">
                <w:pPr/>
              </w:pPrChange>
            </w:pPr>
            <w:ins w:id="902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22" w:author="Adrian Moir (amoir)" w:date="2024-11-04T12:20:00Z" w16du:dateUtc="2024-11-04T11:20:00Z">
                    <w:rPr/>
                  </w:rPrChange>
                </w:rPr>
                <w:t>|172.25.32.178</w:t>
              </w:r>
            </w:ins>
          </w:p>
        </w:tc>
        <w:tc>
          <w:tcPr>
            <w:tcW w:w="628" w:type="dxa"/>
            <w:noWrap/>
            <w:hideMark/>
            <w:tcPrChange w:id="902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7596F94B" w14:textId="77777777" w:rsidR="002E0EAC" w:rsidRPr="005112CF" w:rsidRDefault="002E0EAC">
            <w:pPr>
              <w:jc w:val="center"/>
              <w:rPr>
                <w:ins w:id="9024" w:author="Adrian Moir (amoir)" w:date="2024-11-04T12:18:00Z"/>
                <w:rFonts w:asciiTheme="minorHAnsi" w:hAnsiTheme="minorHAnsi" w:cstheme="minorHAnsi"/>
                <w:sz w:val="10"/>
                <w:szCs w:val="10"/>
                <w:rPrChange w:id="9025" w:author="Adrian Moir (amoir)" w:date="2024-11-04T12:20:00Z" w16du:dateUtc="2024-11-04T11:20:00Z">
                  <w:rPr>
                    <w:ins w:id="9026" w:author="Adrian Moir (amoir)" w:date="2024-11-04T12:18:00Z"/>
                  </w:rPr>
                </w:rPrChange>
              </w:rPr>
              <w:pPrChange w:id="9027" w:author="Adrian Moir (amoir)" w:date="2024-11-04T12:27:00Z" w16du:dateUtc="2024-11-04T11:27:00Z">
                <w:pPr/>
              </w:pPrChange>
            </w:pPr>
            <w:ins w:id="902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2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03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BE6AABB" w14:textId="77777777" w:rsidR="002E0EAC" w:rsidRPr="005112CF" w:rsidRDefault="002E0EAC">
            <w:pPr>
              <w:jc w:val="center"/>
              <w:rPr>
                <w:ins w:id="9031" w:author="Adrian Moir (amoir)" w:date="2024-11-04T12:18:00Z"/>
                <w:rFonts w:asciiTheme="minorHAnsi" w:hAnsiTheme="minorHAnsi" w:cstheme="minorHAnsi"/>
                <w:sz w:val="10"/>
                <w:szCs w:val="10"/>
                <w:rPrChange w:id="9032" w:author="Adrian Moir (amoir)" w:date="2024-11-04T12:20:00Z" w16du:dateUtc="2024-11-04T11:20:00Z">
                  <w:rPr>
                    <w:ins w:id="9033" w:author="Adrian Moir (amoir)" w:date="2024-11-04T12:18:00Z"/>
                  </w:rPr>
                </w:rPrChange>
              </w:rPr>
              <w:pPrChange w:id="9034" w:author="Adrian Moir (amoir)" w:date="2024-11-04T12:27:00Z" w16du:dateUtc="2024-11-04T11:27:00Z">
                <w:pPr/>
              </w:pPrChange>
            </w:pPr>
            <w:proofErr w:type="spellStart"/>
            <w:ins w:id="903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3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03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B30A4C6" w14:textId="77777777" w:rsidR="002E0EAC" w:rsidRPr="005112CF" w:rsidRDefault="002E0EAC">
            <w:pPr>
              <w:jc w:val="center"/>
              <w:rPr>
                <w:ins w:id="9038" w:author="Adrian Moir (amoir)" w:date="2024-11-04T12:18:00Z"/>
                <w:rFonts w:asciiTheme="minorHAnsi" w:hAnsiTheme="minorHAnsi" w:cstheme="minorHAnsi"/>
                <w:sz w:val="10"/>
                <w:szCs w:val="10"/>
                <w:rPrChange w:id="9039" w:author="Adrian Moir (amoir)" w:date="2024-11-04T12:20:00Z" w16du:dateUtc="2024-11-04T11:20:00Z">
                  <w:rPr>
                    <w:ins w:id="9040" w:author="Adrian Moir (amoir)" w:date="2024-11-04T12:18:00Z"/>
                  </w:rPr>
                </w:rPrChange>
              </w:rPr>
              <w:pPrChange w:id="9041" w:author="Adrian Moir (amoir)" w:date="2024-11-04T12:26:00Z" w16du:dateUtc="2024-11-04T11:26:00Z">
                <w:pPr/>
              </w:pPrChange>
            </w:pPr>
            <w:ins w:id="904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43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904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42DF56E" w14:textId="77777777" w:rsidR="002E0EAC" w:rsidRPr="005112CF" w:rsidRDefault="002E0EAC">
            <w:pPr>
              <w:jc w:val="center"/>
              <w:rPr>
                <w:ins w:id="9045" w:author="Adrian Moir (amoir)" w:date="2024-11-04T12:18:00Z"/>
                <w:rFonts w:asciiTheme="minorHAnsi" w:hAnsiTheme="minorHAnsi" w:cstheme="minorHAnsi"/>
                <w:sz w:val="10"/>
                <w:szCs w:val="10"/>
                <w:rPrChange w:id="9046" w:author="Adrian Moir (amoir)" w:date="2024-11-04T12:20:00Z" w16du:dateUtc="2024-11-04T11:20:00Z">
                  <w:rPr>
                    <w:ins w:id="9047" w:author="Adrian Moir (amoir)" w:date="2024-11-04T12:18:00Z"/>
                  </w:rPr>
                </w:rPrChange>
              </w:rPr>
              <w:pPrChange w:id="9048" w:author="Adrian Moir (amoir)" w:date="2024-11-04T12:26:00Z" w16du:dateUtc="2024-11-04T11:26:00Z">
                <w:pPr/>
              </w:pPrChange>
            </w:pPr>
            <w:ins w:id="904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50" w:author="Adrian Moir (amoir)" w:date="2024-11-04T12:20:00Z" w16du:dateUtc="2024-11-04T11:20:00Z">
                    <w:rPr/>
                  </w:rPrChange>
                </w:rPr>
                <w:t>6.89</w:t>
              </w:r>
            </w:ins>
          </w:p>
        </w:tc>
        <w:tc>
          <w:tcPr>
            <w:tcW w:w="902" w:type="dxa"/>
            <w:noWrap/>
            <w:hideMark/>
            <w:tcPrChange w:id="905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22D4AF6" w14:textId="77777777" w:rsidR="002E0EAC" w:rsidRPr="005112CF" w:rsidRDefault="002E0EAC">
            <w:pPr>
              <w:jc w:val="center"/>
              <w:rPr>
                <w:ins w:id="9052" w:author="Adrian Moir (amoir)" w:date="2024-11-04T12:18:00Z"/>
                <w:rFonts w:asciiTheme="minorHAnsi" w:hAnsiTheme="minorHAnsi" w:cstheme="minorHAnsi"/>
                <w:sz w:val="10"/>
                <w:szCs w:val="10"/>
                <w:rPrChange w:id="9053" w:author="Adrian Moir (amoir)" w:date="2024-11-04T12:20:00Z" w16du:dateUtc="2024-11-04T11:20:00Z">
                  <w:rPr>
                    <w:ins w:id="9054" w:author="Adrian Moir (amoir)" w:date="2024-11-04T12:18:00Z"/>
                  </w:rPr>
                </w:rPrChange>
              </w:rPr>
              <w:pPrChange w:id="9055" w:author="Adrian Moir (amoir)" w:date="2024-11-04T12:27:00Z" w16du:dateUtc="2024-11-04T11:27:00Z">
                <w:pPr/>
              </w:pPrChange>
            </w:pPr>
            <w:ins w:id="905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57" w:author="Adrian Moir (amoir)" w:date="2024-11-04T12:20:00Z" w16du:dateUtc="2024-11-04T11:20:00Z">
                    <w:rPr/>
                  </w:rPrChange>
                </w:rPr>
                <w:t>20.1</w:t>
              </w:r>
            </w:ins>
          </w:p>
        </w:tc>
        <w:tc>
          <w:tcPr>
            <w:tcW w:w="1604" w:type="dxa"/>
            <w:noWrap/>
            <w:hideMark/>
            <w:tcPrChange w:id="905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EA19C93" w14:textId="77777777" w:rsidR="002E0EAC" w:rsidRPr="005112CF" w:rsidRDefault="002E0EAC">
            <w:pPr>
              <w:jc w:val="center"/>
              <w:rPr>
                <w:ins w:id="9059" w:author="Adrian Moir (amoir)" w:date="2024-11-04T12:18:00Z"/>
                <w:rFonts w:asciiTheme="minorHAnsi" w:hAnsiTheme="minorHAnsi" w:cstheme="minorHAnsi"/>
                <w:sz w:val="10"/>
                <w:szCs w:val="10"/>
                <w:rPrChange w:id="9060" w:author="Adrian Moir (amoir)" w:date="2024-11-04T12:20:00Z" w16du:dateUtc="2024-11-04T11:20:00Z">
                  <w:rPr>
                    <w:ins w:id="9061" w:author="Adrian Moir (amoir)" w:date="2024-11-04T12:18:00Z"/>
                  </w:rPr>
                </w:rPrChange>
              </w:rPr>
              <w:pPrChange w:id="9062" w:author="Adrian Moir (amoir)" w:date="2024-11-04T12:27:00Z" w16du:dateUtc="2024-11-04T11:27:00Z">
                <w:pPr/>
              </w:pPrChange>
            </w:pPr>
            <w:ins w:id="906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6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6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66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906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1900B21C" w14:textId="77777777" w:rsidR="002E0EAC" w:rsidRPr="005112CF" w:rsidRDefault="002E0EAC">
            <w:pPr>
              <w:jc w:val="center"/>
              <w:rPr>
                <w:ins w:id="9068" w:author="Adrian Moir (amoir)" w:date="2024-11-04T12:18:00Z"/>
                <w:rFonts w:asciiTheme="minorHAnsi" w:hAnsiTheme="minorHAnsi" w:cstheme="minorHAnsi"/>
                <w:sz w:val="10"/>
                <w:szCs w:val="10"/>
                <w:rPrChange w:id="9069" w:author="Adrian Moir (amoir)" w:date="2024-11-04T12:20:00Z" w16du:dateUtc="2024-11-04T11:20:00Z">
                  <w:rPr>
                    <w:ins w:id="9070" w:author="Adrian Moir (amoir)" w:date="2024-11-04T12:18:00Z"/>
                  </w:rPr>
                </w:rPrChange>
              </w:rPr>
              <w:pPrChange w:id="9071" w:author="Adrian Moir (amoir)" w:date="2024-11-04T12:27:00Z" w16du:dateUtc="2024-11-04T11:27:00Z">
                <w:pPr/>
              </w:pPrChange>
            </w:pPr>
            <w:ins w:id="907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73" w:author="Adrian Moir (amoir)" w:date="2024-11-04T12:20:00Z" w16du:dateUtc="2024-11-04T11:20:00Z">
                    <w:rPr/>
                  </w:rPrChange>
                </w:rPr>
                <w:t>4.18.0-513.24.1.el8_9.x86_64</w:t>
              </w:r>
            </w:ins>
          </w:p>
        </w:tc>
      </w:tr>
      <w:tr w:rsidR="002E0EAC" w:rsidRPr="005112CF" w14:paraId="1038F1BA" w14:textId="77777777" w:rsidTr="005112CF">
        <w:trPr>
          <w:trHeight w:val="320"/>
          <w:jc w:val="center"/>
          <w:ins w:id="9074" w:author="Adrian Moir (amoir)" w:date="2024-11-04T12:18:00Z"/>
          <w:trPrChange w:id="907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07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66229AA1" w14:textId="77777777" w:rsidR="002E0EAC" w:rsidRPr="005112CF" w:rsidRDefault="002E0EAC">
            <w:pPr>
              <w:jc w:val="center"/>
              <w:rPr>
                <w:ins w:id="9077" w:author="Adrian Moir (amoir)" w:date="2024-11-04T12:18:00Z"/>
                <w:rFonts w:asciiTheme="minorHAnsi" w:hAnsiTheme="minorHAnsi" w:cstheme="minorHAnsi"/>
                <w:sz w:val="10"/>
                <w:szCs w:val="10"/>
                <w:rPrChange w:id="9078" w:author="Adrian Moir (amoir)" w:date="2024-11-04T12:20:00Z" w16du:dateUtc="2024-11-04T11:20:00Z">
                  <w:rPr>
                    <w:ins w:id="9079" w:author="Adrian Moir (amoir)" w:date="2024-11-04T12:18:00Z"/>
                  </w:rPr>
                </w:rPrChange>
              </w:rPr>
              <w:pPrChange w:id="9080" w:author="Adrian Moir (amoir)" w:date="2024-11-04T12:27:00Z" w16du:dateUtc="2024-11-04T11:27:00Z">
                <w:pPr/>
              </w:pPrChange>
            </w:pPr>
            <w:ins w:id="908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82" w:author="Adrian Moir (amoir)" w:date="2024-11-04T12:20:00Z" w16du:dateUtc="2024-11-04T11:20:00Z">
                    <w:rPr/>
                  </w:rPrChange>
                </w:rPr>
                <w:t>c6d0ae34-e48e-4db8-aee5-554655207878</w:t>
              </w:r>
            </w:ins>
          </w:p>
        </w:tc>
        <w:tc>
          <w:tcPr>
            <w:tcW w:w="725" w:type="dxa"/>
            <w:noWrap/>
            <w:hideMark/>
            <w:tcPrChange w:id="908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5892FB76" w14:textId="77777777" w:rsidR="002E0EAC" w:rsidRPr="005112CF" w:rsidRDefault="002E0EAC">
            <w:pPr>
              <w:jc w:val="center"/>
              <w:rPr>
                <w:ins w:id="9084" w:author="Adrian Moir (amoir)" w:date="2024-11-04T12:18:00Z"/>
                <w:rFonts w:asciiTheme="minorHAnsi" w:hAnsiTheme="minorHAnsi" w:cstheme="minorHAnsi"/>
                <w:sz w:val="10"/>
                <w:szCs w:val="10"/>
                <w:rPrChange w:id="9085" w:author="Adrian Moir (amoir)" w:date="2024-11-04T12:20:00Z" w16du:dateUtc="2024-11-04T11:20:00Z">
                  <w:rPr>
                    <w:ins w:id="9086" w:author="Adrian Moir (amoir)" w:date="2024-11-04T12:18:00Z"/>
                  </w:rPr>
                </w:rPrChange>
              </w:rPr>
              <w:pPrChange w:id="9087" w:author="Adrian Moir (amoir)" w:date="2024-11-04T12:27:00Z" w16du:dateUtc="2024-11-04T11:27:00Z">
                <w:pPr/>
              </w:pPrChange>
            </w:pPr>
            <w:ins w:id="908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89" w:author="Adrian Moir (amoir)" w:date="2024-11-04T12:20:00Z" w16du:dateUtc="2024-11-04T11:20:00Z">
                    <w:rPr/>
                  </w:rPrChange>
                </w:rPr>
                <w:t>txos-vm-qstor02</w:t>
              </w:r>
            </w:ins>
          </w:p>
        </w:tc>
        <w:tc>
          <w:tcPr>
            <w:tcW w:w="1540" w:type="dxa"/>
            <w:noWrap/>
            <w:hideMark/>
            <w:tcPrChange w:id="909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9C5CA11" w14:textId="77777777" w:rsidR="002E0EAC" w:rsidRPr="005112CF" w:rsidRDefault="002E0EAC">
            <w:pPr>
              <w:jc w:val="center"/>
              <w:rPr>
                <w:ins w:id="9091" w:author="Adrian Moir (amoir)" w:date="2024-11-04T12:18:00Z"/>
                <w:rFonts w:asciiTheme="minorHAnsi" w:hAnsiTheme="minorHAnsi" w:cstheme="minorHAnsi"/>
                <w:sz w:val="10"/>
                <w:szCs w:val="10"/>
                <w:rPrChange w:id="9092" w:author="Adrian Moir (amoir)" w:date="2024-11-04T12:20:00Z" w16du:dateUtc="2024-11-04T11:20:00Z">
                  <w:rPr>
                    <w:ins w:id="9093" w:author="Adrian Moir (amoir)" w:date="2024-11-04T12:18:00Z"/>
                  </w:rPr>
                </w:rPrChange>
              </w:rPr>
              <w:pPrChange w:id="9094" w:author="Adrian Moir (amoir)" w:date="2024-11-04T12:27:00Z" w16du:dateUtc="2024-11-04T11:27:00Z">
                <w:pPr/>
              </w:pPrChange>
            </w:pPr>
            <w:ins w:id="909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096" w:author="Adrian Moir (amoir)" w:date="2024-11-04T12:20:00Z" w16du:dateUtc="2024-11-04T11:20:00Z">
                    <w:rPr/>
                  </w:rPrChange>
                </w:rPr>
                <w:t>|172.25.32.179</w:t>
              </w:r>
            </w:ins>
          </w:p>
        </w:tc>
        <w:tc>
          <w:tcPr>
            <w:tcW w:w="628" w:type="dxa"/>
            <w:noWrap/>
            <w:hideMark/>
            <w:tcPrChange w:id="909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3E5ACBD" w14:textId="77777777" w:rsidR="002E0EAC" w:rsidRPr="005112CF" w:rsidRDefault="002E0EAC">
            <w:pPr>
              <w:jc w:val="center"/>
              <w:rPr>
                <w:ins w:id="9098" w:author="Adrian Moir (amoir)" w:date="2024-11-04T12:18:00Z"/>
                <w:rFonts w:asciiTheme="minorHAnsi" w:hAnsiTheme="minorHAnsi" w:cstheme="minorHAnsi"/>
                <w:sz w:val="10"/>
                <w:szCs w:val="10"/>
                <w:rPrChange w:id="9099" w:author="Adrian Moir (amoir)" w:date="2024-11-04T12:20:00Z" w16du:dateUtc="2024-11-04T11:20:00Z">
                  <w:rPr>
                    <w:ins w:id="9100" w:author="Adrian Moir (amoir)" w:date="2024-11-04T12:18:00Z"/>
                  </w:rPr>
                </w:rPrChange>
              </w:rPr>
              <w:pPrChange w:id="9101" w:author="Adrian Moir (amoir)" w:date="2024-11-04T12:27:00Z" w16du:dateUtc="2024-11-04T11:27:00Z">
                <w:pPr/>
              </w:pPrChange>
            </w:pPr>
            <w:ins w:id="910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0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10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D20C233" w14:textId="77777777" w:rsidR="002E0EAC" w:rsidRPr="005112CF" w:rsidRDefault="002E0EAC">
            <w:pPr>
              <w:jc w:val="center"/>
              <w:rPr>
                <w:ins w:id="9105" w:author="Adrian Moir (amoir)" w:date="2024-11-04T12:18:00Z"/>
                <w:rFonts w:asciiTheme="minorHAnsi" w:hAnsiTheme="minorHAnsi" w:cstheme="minorHAnsi"/>
                <w:sz w:val="10"/>
                <w:szCs w:val="10"/>
                <w:rPrChange w:id="9106" w:author="Adrian Moir (amoir)" w:date="2024-11-04T12:20:00Z" w16du:dateUtc="2024-11-04T11:20:00Z">
                  <w:rPr>
                    <w:ins w:id="9107" w:author="Adrian Moir (amoir)" w:date="2024-11-04T12:18:00Z"/>
                  </w:rPr>
                </w:rPrChange>
              </w:rPr>
              <w:pPrChange w:id="9108" w:author="Adrian Moir (amoir)" w:date="2024-11-04T12:27:00Z" w16du:dateUtc="2024-11-04T11:27:00Z">
                <w:pPr/>
              </w:pPrChange>
            </w:pPr>
            <w:proofErr w:type="spellStart"/>
            <w:ins w:id="910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1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11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CC6FBD0" w14:textId="77777777" w:rsidR="002E0EAC" w:rsidRPr="005112CF" w:rsidRDefault="002E0EAC">
            <w:pPr>
              <w:jc w:val="center"/>
              <w:rPr>
                <w:ins w:id="9112" w:author="Adrian Moir (amoir)" w:date="2024-11-04T12:18:00Z"/>
                <w:rFonts w:asciiTheme="minorHAnsi" w:hAnsiTheme="minorHAnsi" w:cstheme="minorHAnsi"/>
                <w:sz w:val="10"/>
                <w:szCs w:val="10"/>
                <w:rPrChange w:id="9113" w:author="Adrian Moir (amoir)" w:date="2024-11-04T12:20:00Z" w16du:dateUtc="2024-11-04T11:20:00Z">
                  <w:rPr>
                    <w:ins w:id="9114" w:author="Adrian Moir (amoir)" w:date="2024-11-04T12:18:00Z"/>
                  </w:rPr>
                </w:rPrChange>
              </w:rPr>
              <w:pPrChange w:id="9115" w:author="Adrian Moir (amoir)" w:date="2024-11-04T12:26:00Z" w16du:dateUtc="2024-11-04T11:26:00Z">
                <w:pPr/>
              </w:pPrChange>
            </w:pPr>
            <w:ins w:id="911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17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911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58B739DF" w14:textId="77777777" w:rsidR="002E0EAC" w:rsidRPr="005112CF" w:rsidRDefault="002E0EAC">
            <w:pPr>
              <w:jc w:val="center"/>
              <w:rPr>
                <w:ins w:id="9119" w:author="Adrian Moir (amoir)" w:date="2024-11-04T12:18:00Z"/>
                <w:rFonts w:asciiTheme="minorHAnsi" w:hAnsiTheme="minorHAnsi" w:cstheme="minorHAnsi"/>
                <w:sz w:val="10"/>
                <w:szCs w:val="10"/>
                <w:rPrChange w:id="9120" w:author="Adrian Moir (amoir)" w:date="2024-11-04T12:20:00Z" w16du:dateUtc="2024-11-04T11:20:00Z">
                  <w:rPr>
                    <w:ins w:id="9121" w:author="Adrian Moir (amoir)" w:date="2024-11-04T12:18:00Z"/>
                  </w:rPr>
                </w:rPrChange>
              </w:rPr>
              <w:pPrChange w:id="9122" w:author="Adrian Moir (amoir)" w:date="2024-11-04T12:26:00Z" w16du:dateUtc="2024-11-04T11:26:00Z">
                <w:pPr/>
              </w:pPrChange>
            </w:pPr>
            <w:ins w:id="912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24" w:author="Adrian Moir (amoir)" w:date="2024-11-04T12:20:00Z" w16du:dateUtc="2024-11-04T11:20:00Z">
                    <w:rPr/>
                  </w:rPrChange>
                </w:rPr>
                <w:t>11.73</w:t>
              </w:r>
            </w:ins>
          </w:p>
        </w:tc>
        <w:tc>
          <w:tcPr>
            <w:tcW w:w="902" w:type="dxa"/>
            <w:noWrap/>
            <w:hideMark/>
            <w:tcPrChange w:id="912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833FBA7" w14:textId="77777777" w:rsidR="002E0EAC" w:rsidRPr="005112CF" w:rsidRDefault="002E0EAC">
            <w:pPr>
              <w:jc w:val="center"/>
              <w:rPr>
                <w:ins w:id="9126" w:author="Adrian Moir (amoir)" w:date="2024-11-04T12:18:00Z"/>
                <w:rFonts w:asciiTheme="minorHAnsi" w:hAnsiTheme="minorHAnsi" w:cstheme="minorHAnsi"/>
                <w:sz w:val="10"/>
                <w:szCs w:val="10"/>
                <w:rPrChange w:id="9127" w:author="Adrian Moir (amoir)" w:date="2024-11-04T12:20:00Z" w16du:dateUtc="2024-11-04T11:20:00Z">
                  <w:rPr>
                    <w:ins w:id="9128" w:author="Adrian Moir (amoir)" w:date="2024-11-04T12:18:00Z"/>
                  </w:rPr>
                </w:rPrChange>
              </w:rPr>
              <w:pPrChange w:id="9129" w:author="Adrian Moir (amoir)" w:date="2024-11-04T12:27:00Z" w16du:dateUtc="2024-11-04T11:27:00Z">
                <w:pPr/>
              </w:pPrChange>
            </w:pPr>
            <w:ins w:id="913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31" w:author="Adrian Moir (amoir)" w:date="2024-11-04T12:20:00Z" w16du:dateUtc="2024-11-04T11:20:00Z">
                    <w:rPr/>
                  </w:rPrChange>
                </w:rPr>
                <w:t>19.79</w:t>
              </w:r>
            </w:ins>
          </w:p>
        </w:tc>
        <w:tc>
          <w:tcPr>
            <w:tcW w:w="1604" w:type="dxa"/>
            <w:noWrap/>
            <w:hideMark/>
            <w:tcPrChange w:id="913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D49EEC3" w14:textId="77777777" w:rsidR="002E0EAC" w:rsidRPr="005112CF" w:rsidRDefault="002E0EAC">
            <w:pPr>
              <w:jc w:val="center"/>
              <w:rPr>
                <w:ins w:id="9133" w:author="Adrian Moir (amoir)" w:date="2024-11-04T12:18:00Z"/>
                <w:rFonts w:asciiTheme="minorHAnsi" w:hAnsiTheme="minorHAnsi" w:cstheme="minorHAnsi"/>
                <w:sz w:val="10"/>
                <w:szCs w:val="10"/>
                <w:rPrChange w:id="9134" w:author="Adrian Moir (amoir)" w:date="2024-11-04T12:20:00Z" w16du:dateUtc="2024-11-04T11:20:00Z">
                  <w:rPr>
                    <w:ins w:id="9135" w:author="Adrian Moir (amoir)" w:date="2024-11-04T12:18:00Z"/>
                  </w:rPr>
                </w:rPrChange>
              </w:rPr>
              <w:pPrChange w:id="9136" w:author="Adrian Moir (amoir)" w:date="2024-11-04T12:27:00Z" w16du:dateUtc="2024-11-04T11:27:00Z">
                <w:pPr/>
              </w:pPrChange>
            </w:pPr>
            <w:ins w:id="913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3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3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40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914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859986A" w14:textId="77777777" w:rsidR="002E0EAC" w:rsidRPr="005112CF" w:rsidRDefault="002E0EAC">
            <w:pPr>
              <w:jc w:val="center"/>
              <w:rPr>
                <w:ins w:id="9142" w:author="Adrian Moir (amoir)" w:date="2024-11-04T12:18:00Z"/>
                <w:rFonts w:asciiTheme="minorHAnsi" w:hAnsiTheme="minorHAnsi" w:cstheme="minorHAnsi"/>
                <w:sz w:val="10"/>
                <w:szCs w:val="10"/>
                <w:rPrChange w:id="9143" w:author="Adrian Moir (amoir)" w:date="2024-11-04T12:20:00Z" w16du:dateUtc="2024-11-04T11:20:00Z">
                  <w:rPr>
                    <w:ins w:id="9144" w:author="Adrian Moir (amoir)" w:date="2024-11-04T12:18:00Z"/>
                  </w:rPr>
                </w:rPrChange>
              </w:rPr>
              <w:pPrChange w:id="9145" w:author="Adrian Moir (amoir)" w:date="2024-11-04T12:27:00Z" w16du:dateUtc="2024-11-04T11:27:00Z">
                <w:pPr/>
              </w:pPrChange>
            </w:pPr>
            <w:ins w:id="914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47" w:author="Adrian Moir (amoir)" w:date="2024-11-04T12:20:00Z" w16du:dateUtc="2024-11-04T11:20:00Z">
                    <w:rPr/>
                  </w:rPrChange>
                </w:rPr>
                <w:t>4.18.0-513.24.1.el8_9.x86_64</w:t>
              </w:r>
            </w:ins>
          </w:p>
        </w:tc>
      </w:tr>
      <w:tr w:rsidR="002E0EAC" w:rsidRPr="005112CF" w14:paraId="7B316B62" w14:textId="77777777" w:rsidTr="005112CF">
        <w:trPr>
          <w:trHeight w:val="320"/>
          <w:jc w:val="center"/>
          <w:ins w:id="9148" w:author="Adrian Moir (amoir)" w:date="2024-11-04T12:18:00Z"/>
          <w:trPrChange w:id="914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15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739E3087" w14:textId="77777777" w:rsidR="002E0EAC" w:rsidRPr="005112CF" w:rsidRDefault="002E0EAC">
            <w:pPr>
              <w:jc w:val="center"/>
              <w:rPr>
                <w:ins w:id="9151" w:author="Adrian Moir (amoir)" w:date="2024-11-04T12:18:00Z"/>
                <w:rFonts w:asciiTheme="minorHAnsi" w:hAnsiTheme="minorHAnsi" w:cstheme="minorHAnsi"/>
                <w:sz w:val="10"/>
                <w:szCs w:val="10"/>
                <w:rPrChange w:id="9152" w:author="Adrian Moir (amoir)" w:date="2024-11-04T12:20:00Z" w16du:dateUtc="2024-11-04T11:20:00Z">
                  <w:rPr>
                    <w:ins w:id="9153" w:author="Adrian Moir (amoir)" w:date="2024-11-04T12:18:00Z"/>
                  </w:rPr>
                </w:rPrChange>
              </w:rPr>
              <w:pPrChange w:id="9154" w:author="Adrian Moir (amoir)" w:date="2024-11-04T12:27:00Z" w16du:dateUtc="2024-11-04T11:27:00Z">
                <w:pPr/>
              </w:pPrChange>
            </w:pPr>
            <w:ins w:id="915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56" w:author="Adrian Moir (amoir)" w:date="2024-11-04T12:20:00Z" w16du:dateUtc="2024-11-04T11:20:00Z">
                    <w:rPr/>
                  </w:rPrChange>
                </w:rPr>
                <w:t>fad9ab8e-4d20-4724-918f-40dbe1b8ec6f</w:t>
              </w:r>
            </w:ins>
          </w:p>
        </w:tc>
        <w:tc>
          <w:tcPr>
            <w:tcW w:w="725" w:type="dxa"/>
            <w:noWrap/>
            <w:hideMark/>
            <w:tcPrChange w:id="915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16B8A195" w14:textId="77777777" w:rsidR="002E0EAC" w:rsidRPr="005112CF" w:rsidRDefault="002E0EAC">
            <w:pPr>
              <w:jc w:val="center"/>
              <w:rPr>
                <w:ins w:id="9158" w:author="Adrian Moir (amoir)" w:date="2024-11-04T12:18:00Z"/>
                <w:rFonts w:asciiTheme="minorHAnsi" w:hAnsiTheme="minorHAnsi" w:cstheme="minorHAnsi"/>
                <w:sz w:val="10"/>
                <w:szCs w:val="10"/>
                <w:rPrChange w:id="9159" w:author="Adrian Moir (amoir)" w:date="2024-11-04T12:20:00Z" w16du:dateUtc="2024-11-04T11:20:00Z">
                  <w:rPr>
                    <w:ins w:id="9160" w:author="Adrian Moir (amoir)" w:date="2024-11-04T12:18:00Z"/>
                  </w:rPr>
                </w:rPrChange>
              </w:rPr>
              <w:pPrChange w:id="9161" w:author="Adrian Moir (amoir)" w:date="2024-11-04T12:27:00Z" w16du:dateUtc="2024-11-04T11:27:00Z">
                <w:pPr/>
              </w:pPrChange>
            </w:pPr>
            <w:ins w:id="916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63" w:author="Adrian Moir (amoir)" w:date="2024-11-04T12:20:00Z" w16du:dateUtc="2024-11-04T11:20:00Z">
                    <w:rPr/>
                  </w:rPrChange>
                </w:rPr>
                <w:t>m001-qstor</w:t>
              </w:r>
            </w:ins>
          </w:p>
        </w:tc>
        <w:tc>
          <w:tcPr>
            <w:tcW w:w="1540" w:type="dxa"/>
            <w:noWrap/>
            <w:hideMark/>
            <w:tcPrChange w:id="916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441B923E" w14:textId="77777777" w:rsidR="002E0EAC" w:rsidRPr="005112CF" w:rsidRDefault="002E0EAC">
            <w:pPr>
              <w:jc w:val="center"/>
              <w:rPr>
                <w:ins w:id="9165" w:author="Adrian Moir (amoir)" w:date="2024-11-04T12:18:00Z"/>
                <w:rFonts w:asciiTheme="minorHAnsi" w:hAnsiTheme="minorHAnsi" w:cstheme="minorHAnsi"/>
                <w:sz w:val="10"/>
                <w:szCs w:val="10"/>
                <w:rPrChange w:id="9166" w:author="Adrian Moir (amoir)" w:date="2024-11-04T12:20:00Z" w16du:dateUtc="2024-11-04T11:20:00Z">
                  <w:rPr>
                    <w:ins w:id="9167" w:author="Adrian Moir (amoir)" w:date="2024-11-04T12:18:00Z"/>
                  </w:rPr>
                </w:rPrChange>
              </w:rPr>
              <w:pPrChange w:id="9168" w:author="Adrian Moir (amoir)" w:date="2024-11-04T12:27:00Z" w16du:dateUtc="2024-11-04T11:27:00Z">
                <w:pPr/>
              </w:pPrChange>
            </w:pPr>
            <w:ins w:id="916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70" w:author="Adrian Moir (amoir)" w:date="2024-11-04T12:20:00Z" w16du:dateUtc="2024-11-04T11:20:00Z">
                    <w:rPr/>
                  </w:rPrChange>
                </w:rPr>
                <w:t>|172.24.14.119|10.150.155.20</w:t>
              </w:r>
            </w:ins>
          </w:p>
        </w:tc>
        <w:tc>
          <w:tcPr>
            <w:tcW w:w="628" w:type="dxa"/>
            <w:noWrap/>
            <w:hideMark/>
            <w:tcPrChange w:id="917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70C62871" w14:textId="77777777" w:rsidR="002E0EAC" w:rsidRPr="005112CF" w:rsidRDefault="002E0EAC">
            <w:pPr>
              <w:jc w:val="center"/>
              <w:rPr>
                <w:ins w:id="9172" w:author="Adrian Moir (amoir)" w:date="2024-11-04T12:18:00Z"/>
                <w:rFonts w:asciiTheme="minorHAnsi" w:hAnsiTheme="minorHAnsi" w:cstheme="minorHAnsi"/>
                <w:sz w:val="10"/>
                <w:szCs w:val="10"/>
                <w:rPrChange w:id="9173" w:author="Adrian Moir (amoir)" w:date="2024-11-04T12:20:00Z" w16du:dateUtc="2024-11-04T11:20:00Z">
                  <w:rPr>
                    <w:ins w:id="9174" w:author="Adrian Moir (amoir)" w:date="2024-11-04T12:18:00Z"/>
                  </w:rPr>
                </w:rPrChange>
              </w:rPr>
              <w:pPrChange w:id="9175" w:author="Adrian Moir (amoir)" w:date="2024-11-04T12:27:00Z" w16du:dateUtc="2024-11-04T11:27:00Z">
                <w:pPr/>
              </w:pPrChange>
            </w:pPr>
            <w:ins w:id="917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7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17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D0A61AC" w14:textId="77777777" w:rsidR="002E0EAC" w:rsidRPr="005112CF" w:rsidRDefault="002E0EAC">
            <w:pPr>
              <w:jc w:val="center"/>
              <w:rPr>
                <w:ins w:id="9179" w:author="Adrian Moir (amoir)" w:date="2024-11-04T12:18:00Z"/>
                <w:rFonts w:asciiTheme="minorHAnsi" w:hAnsiTheme="minorHAnsi" w:cstheme="minorHAnsi"/>
                <w:sz w:val="10"/>
                <w:szCs w:val="10"/>
                <w:rPrChange w:id="9180" w:author="Adrian Moir (amoir)" w:date="2024-11-04T12:20:00Z" w16du:dateUtc="2024-11-04T11:20:00Z">
                  <w:rPr>
                    <w:ins w:id="9181" w:author="Adrian Moir (amoir)" w:date="2024-11-04T12:18:00Z"/>
                  </w:rPr>
                </w:rPrChange>
              </w:rPr>
              <w:pPrChange w:id="9182" w:author="Adrian Moir (amoir)" w:date="2024-11-04T12:27:00Z" w16du:dateUtc="2024-11-04T11:27:00Z">
                <w:pPr/>
              </w:pPrChange>
            </w:pPr>
            <w:proofErr w:type="spellStart"/>
            <w:ins w:id="918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8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18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251EF9C" w14:textId="77777777" w:rsidR="002E0EAC" w:rsidRPr="005112CF" w:rsidRDefault="002E0EAC">
            <w:pPr>
              <w:jc w:val="center"/>
              <w:rPr>
                <w:ins w:id="9186" w:author="Adrian Moir (amoir)" w:date="2024-11-04T12:18:00Z"/>
                <w:rFonts w:asciiTheme="minorHAnsi" w:hAnsiTheme="minorHAnsi" w:cstheme="minorHAnsi"/>
                <w:sz w:val="10"/>
                <w:szCs w:val="10"/>
                <w:rPrChange w:id="9187" w:author="Adrian Moir (amoir)" w:date="2024-11-04T12:20:00Z" w16du:dateUtc="2024-11-04T11:20:00Z">
                  <w:rPr>
                    <w:ins w:id="9188" w:author="Adrian Moir (amoir)" w:date="2024-11-04T12:18:00Z"/>
                  </w:rPr>
                </w:rPrChange>
              </w:rPr>
              <w:pPrChange w:id="9189" w:author="Adrian Moir (amoir)" w:date="2024-11-04T12:26:00Z" w16du:dateUtc="2024-11-04T11:26:00Z">
                <w:pPr/>
              </w:pPrChange>
            </w:pPr>
            <w:ins w:id="919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91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919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6C61EB57" w14:textId="77777777" w:rsidR="002E0EAC" w:rsidRPr="005112CF" w:rsidRDefault="002E0EAC">
            <w:pPr>
              <w:jc w:val="center"/>
              <w:rPr>
                <w:ins w:id="9193" w:author="Adrian Moir (amoir)" w:date="2024-11-04T12:18:00Z"/>
                <w:rFonts w:asciiTheme="minorHAnsi" w:hAnsiTheme="minorHAnsi" w:cstheme="minorHAnsi"/>
                <w:sz w:val="10"/>
                <w:szCs w:val="10"/>
                <w:rPrChange w:id="9194" w:author="Adrian Moir (amoir)" w:date="2024-11-04T12:20:00Z" w16du:dateUtc="2024-11-04T11:20:00Z">
                  <w:rPr>
                    <w:ins w:id="9195" w:author="Adrian Moir (amoir)" w:date="2024-11-04T12:18:00Z"/>
                  </w:rPr>
                </w:rPrChange>
              </w:rPr>
              <w:pPrChange w:id="9196" w:author="Adrian Moir (amoir)" w:date="2024-11-04T12:26:00Z" w16du:dateUtc="2024-11-04T11:26:00Z">
                <w:pPr/>
              </w:pPrChange>
            </w:pPr>
            <w:ins w:id="919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198" w:author="Adrian Moir (amoir)" w:date="2024-11-04T12:20:00Z" w16du:dateUtc="2024-11-04T11:20:00Z">
                    <w:rPr/>
                  </w:rPrChange>
                </w:rPr>
                <w:t>9.82</w:t>
              </w:r>
            </w:ins>
          </w:p>
        </w:tc>
        <w:tc>
          <w:tcPr>
            <w:tcW w:w="902" w:type="dxa"/>
            <w:noWrap/>
            <w:hideMark/>
            <w:tcPrChange w:id="919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38E673D" w14:textId="77777777" w:rsidR="002E0EAC" w:rsidRPr="005112CF" w:rsidRDefault="002E0EAC">
            <w:pPr>
              <w:jc w:val="center"/>
              <w:rPr>
                <w:ins w:id="9200" w:author="Adrian Moir (amoir)" w:date="2024-11-04T12:18:00Z"/>
                <w:rFonts w:asciiTheme="minorHAnsi" w:hAnsiTheme="minorHAnsi" w:cstheme="minorHAnsi"/>
                <w:sz w:val="10"/>
                <w:szCs w:val="10"/>
                <w:rPrChange w:id="9201" w:author="Adrian Moir (amoir)" w:date="2024-11-04T12:20:00Z" w16du:dateUtc="2024-11-04T11:20:00Z">
                  <w:rPr>
                    <w:ins w:id="9202" w:author="Adrian Moir (amoir)" w:date="2024-11-04T12:18:00Z"/>
                  </w:rPr>
                </w:rPrChange>
              </w:rPr>
              <w:pPrChange w:id="9203" w:author="Adrian Moir (amoir)" w:date="2024-11-04T12:27:00Z" w16du:dateUtc="2024-11-04T11:27:00Z">
                <w:pPr/>
              </w:pPrChange>
            </w:pPr>
            <w:ins w:id="92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05" w:author="Adrian Moir (amoir)" w:date="2024-11-04T12:20:00Z" w16du:dateUtc="2024-11-04T11:20:00Z">
                    <w:rPr/>
                  </w:rPrChange>
                </w:rPr>
                <w:t>12</w:t>
              </w:r>
            </w:ins>
          </w:p>
        </w:tc>
        <w:tc>
          <w:tcPr>
            <w:tcW w:w="1604" w:type="dxa"/>
            <w:noWrap/>
            <w:hideMark/>
            <w:tcPrChange w:id="920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091B4197" w14:textId="77777777" w:rsidR="002E0EAC" w:rsidRPr="005112CF" w:rsidRDefault="002E0EAC">
            <w:pPr>
              <w:jc w:val="center"/>
              <w:rPr>
                <w:ins w:id="9207" w:author="Adrian Moir (amoir)" w:date="2024-11-04T12:18:00Z"/>
                <w:rFonts w:asciiTheme="minorHAnsi" w:hAnsiTheme="minorHAnsi" w:cstheme="minorHAnsi"/>
                <w:sz w:val="10"/>
                <w:szCs w:val="10"/>
                <w:rPrChange w:id="9208" w:author="Adrian Moir (amoir)" w:date="2024-11-04T12:20:00Z" w16du:dateUtc="2024-11-04T11:20:00Z">
                  <w:rPr>
                    <w:ins w:id="9209" w:author="Adrian Moir (amoir)" w:date="2024-11-04T12:18:00Z"/>
                  </w:rPr>
                </w:rPrChange>
              </w:rPr>
              <w:pPrChange w:id="9210" w:author="Adrian Moir (amoir)" w:date="2024-11-04T12:27:00Z" w16du:dateUtc="2024-11-04T11:27:00Z">
                <w:pPr/>
              </w:pPrChange>
            </w:pPr>
            <w:ins w:id="921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1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1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14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921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75AFFAB2" w14:textId="77777777" w:rsidR="002E0EAC" w:rsidRPr="005112CF" w:rsidRDefault="002E0EAC">
            <w:pPr>
              <w:jc w:val="center"/>
              <w:rPr>
                <w:ins w:id="9216" w:author="Adrian Moir (amoir)" w:date="2024-11-04T12:18:00Z"/>
                <w:rFonts w:asciiTheme="minorHAnsi" w:hAnsiTheme="minorHAnsi" w:cstheme="minorHAnsi"/>
                <w:sz w:val="10"/>
                <w:szCs w:val="10"/>
                <w:rPrChange w:id="9217" w:author="Adrian Moir (amoir)" w:date="2024-11-04T12:20:00Z" w16du:dateUtc="2024-11-04T11:20:00Z">
                  <w:rPr>
                    <w:ins w:id="9218" w:author="Adrian Moir (amoir)" w:date="2024-11-04T12:18:00Z"/>
                  </w:rPr>
                </w:rPrChange>
              </w:rPr>
              <w:pPrChange w:id="9219" w:author="Adrian Moir (amoir)" w:date="2024-11-04T12:27:00Z" w16du:dateUtc="2024-11-04T11:27:00Z">
                <w:pPr/>
              </w:pPrChange>
            </w:pPr>
            <w:ins w:id="922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21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49FD557D" w14:textId="77777777" w:rsidTr="005112CF">
        <w:trPr>
          <w:trHeight w:val="320"/>
          <w:jc w:val="center"/>
          <w:ins w:id="9222" w:author="Adrian Moir (amoir)" w:date="2024-11-04T12:18:00Z"/>
          <w:trPrChange w:id="922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22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1F17E05" w14:textId="77777777" w:rsidR="002E0EAC" w:rsidRPr="005112CF" w:rsidRDefault="002E0EAC">
            <w:pPr>
              <w:jc w:val="center"/>
              <w:rPr>
                <w:ins w:id="9225" w:author="Adrian Moir (amoir)" w:date="2024-11-04T12:18:00Z"/>
                <w:rFonts w:asciiTheme="minorHAnsi" w:hAnsiTheme="minorHAnsi" w:cstheme="minorHAnsi"/>
                <w:sz w:val="10"/>
                <w:szCs w:val="10"/>
                <w:rPrChange w:id="9226" w:author="Adrian Moir (amoir)" w:date="2024-11-04T12:20:00Z" w16du:dateUtc="2024-11-04T11:20:00Z">
                  <w:rPr>
                    <w:ins w:id="9227" w:author="Adrian Moir (amoir)" w:date="2024-11-04T12:18:00Z"/>
                  </w:rPr>
                </w:rPrChange>
              </w:rPr>
              <w:pPrChange w:id="9228" w:author="Adrian Moir (amoir)" w:date="2024-11-04T12:27:00Z" w16du:dateUtc="2024-11-04T11:27:00Z">
                <w:pPr/>
              </w:pPrChange>
            </w:pPr>
            <w:ins w:id="922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30" w:author="Adrian Moir (amoir)" w:date="2024-11-04T12:20:00Z" w16du:dateUtc="2024-11-04T11:20:00Z">
                    <w:rPr/>
                  </w:rPrChange>
                </w:rPr>
                <w:t>0b046892-a94f-4a6e-8158-987a089e4bab</w:t>
              </w:r>
            </w:ins>
          </w:p>
        </w:tc>
        <w:tc>
          <w:tcPr>
            <w:tcW w:w="725" w:type="dxa"/>
            <w:noWrap/>
            <w:hideMark/>
            <w:tcPrChange w:id="923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187C638E" w14:textId="77777777" w:rsidR="002E0EAC" w:rsidRPr="005112CF" w:rsidRDefault="002E0EAC">
            <w:pPr>
              <w:jc w:val="center"/>
              <w:rPr>
                <w:ins w:id="9232" w:author="Adrian Moir (amoir)" w:date="2024-11-04T12:18:00Z"/>
                <w:rFonts w:asciiTheme="minorHAnsi" w:hAnsiTheme="minorHAnsi" w:cstheme="minorHAnsi"/>
                <w:sz w:val="10"/>
                <w:szCs w:val="10"/>
                <w:rPrChange w:id="9233" w:author="Adrian Moir (amoir)" w:date="2024-11-04T12:20:00Z" w16du:dateUtc="2024-11-04T11:20:00Z">
                  <w:rPr>
                    <w:ins w:id="9234" w:author="Adrian Moir (amoir)" w:date="2024-11-04T12:18:00Z"/>
                  </w:rPr>
                </w:rPrChange>
              </w:rPr>
              <w:pPrChange w:id="9235" w:author="Adrian Moir (amoir)" w:date="2024-11-04T12:27:00Z" w16du:dateUtc="2024-11-04T11:27:00Z">
                <w:pPr/>
              </w:pPrChange>
            </w:pPr>
            <w:ins w:id="923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37" w:author="Adrian Moir (amoir)" w:date="2024-11-04T12:20:00Z" w16du:dateUtc="2024-11-04T11:20:00Z">
                    <w:rPr/>
                  </w:rPrChange>
                </w:rPr>
                <w:t>OHOS-PROD6-QSTOR</w:t>
              </w:r>
            </w:ins>
          </w:p>
        </w:tc>
        <w:tc>
          <w:tcPr>
            <w:tcW w:w="1540" w:type="dxa"/>
            <w:noWrap/>
            <w:hideMark/>
            <w:tcPrChange w:id="923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7703FAFA" w14:textId="77777777" w:rsidR="002E0EAC" w:rsidRPr="005112CF" w:rsidRDefault="002E0EAC">
            <w:pPr>
              <w:jc w:val="center"/>
              <w:rPr>
                <w:ins w:id="9239" w:author="Adrian Moir (amoir)" w:date="2024-11-04T12:18:00Z"/>
                <w:rFonts w:asciiTheme="minorHAnsi" w:hAnsiTheme="minorHAnsi" w:cstheme="minorHAnsi"/>
                <w:sz w:val="10"/>
                <w:szCs w:val="10"/>
                <w:rPrChange w:id="9240" w:author="Adrian Moir (amoir)" w:date="2024-11-04T12:20:00Z" w16du:dateUtc="2024-11-04T11:20:00Z">
                  <w:rPr>
                    <w:ins w:id="9241" w:author="Adrian Moir (amoir)" w:date="2024-11-04T12:18:00Z"/>
                  </w:rPr>
                </w:rPrChange>
              </w:rPr>
              <w:pPrChange w:id="9242" w:author="Adrian Moir (amoir)" w:date="2024-11-04T12:27:00Z" w16du:dateUtc="2024-11-04T11:27:00Z">
                <w:pPr/>
              </w:pPrChange>
            </w:pPr>
            <w:ins w:id="924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44" w:author="Adrian Moir (amoir)" w:date="2024-11-04T12:20:00Z" w16du:dateUtc="2024-11-04T11:20:00Z">
                    <w:rPr/>
                  </w:rPrChange>
                </w:rPr>
                <w:t>|172.24.33.23|10.150.250.15</w:t>
              </w:r>
            </w:ins>
          </w:p>
        </w:tc>
        <w:tc>
          <w:tcPr>
            <w:tcW w:w="628" w:type="dxa"/>
            <w:noWrap/>
            <w:hideMark/>
            <w:tcPrChange w:id="924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6EC03218" w14:textId="77777777" w:rsidR="002E0EAC" w:rsidRPr="005112CF" w:rsidRDefault="002E0EAC">
            <w:pPr>
              <w:jc w:val="center"/>
              <w:rPr>
                <w:ins w:id="9246" w:author="Adrian Moir (amoir)" w:date="2024-11-04T12:18:00Z"/>
                <w:rFonts w:asciiTheme="minorHAnsi" w:hAnsiTheme="minorHAnsi" w:cstheme="minorHAnsi"/>
                <w:sz w:val="10"/>
                <w:szCs w:val="10"/>
                <w:rPrChange w:id="9247" w:author="Adrian Moir (amoir)" w:date="2024-11-04T12:20:00Z" w16du:dateUtc="2024-11-04T11:20:00Z">
                  <w:rPr>
                    <w:ins w:id="9248" w:author="Adrian Moir (amoir)" w:date="2024-11-04T12:18:00Z"/>
                  </w:rPr>
                </w:rPrChange>
              </w:rPr>
              <w:pPrChange w:id="9249" w:author="Adrian Moir (amoir)" w:date="2024-11-04T12:27:00Z" w16du:dateUtc="2024-11-04T11:27:00Z">
                <w:pPr/>
              </w:pPrChange>
            </w:pPr>
            <w:ins w:id="925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5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25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5E4EA480" w14:textId="77777777" w:rsidR="002E0EAC" w:rsidRPr="005112CF" w:rsidRDefault="002E0EAC">
            <w:pPr>
              <w:jc w:val="center"/>
              <w:rPr>
                <w:ins w:id="9253" w:author="Adrian Moir (amoir)" w:date="2024-11-04T12:18:00Z"/>
                <w:rFonts w:asciiTheme="minorHAnsi" w:hAnsiTheme="minorHAnsi" w:cstheme="minorHAnsi"/>
                <w:sz w:val="10"/>
                <w:szCs w:val="10"/>
                <w:rPrChange w:id="9254" w:author="Adrian Moir (amoir)" w:date="2024-11-04T12:20:00Z" w16du:dateUtc="2024-11-04T11:20:00Z">
                  <w:rPr>
                    <w:ins w:id="9255" w:author="Adrian Moir (amoir)" w:date="2024-11-04T12:18:00Z"/>
                  </w:rPr>
                </w:rPrChange>
              </w:rPr>
              <w:pPrChange w:id="9256" w:author="Adrian Moir (amoir)" w:date="2024-11-04T12:27:00Z" w16du:dateUtc="2024-11-04T11:27:00Z">
                <w:pPr/>
              </w:pPrChange>
            </w:pPr>
            <w:proofErr w:type="spellStart"/>
            <w:ins w:id="925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5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25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A099DFE" w14:textId="77777777" w:rsidR="002E0EAC" w:rsidRPr="005112CF" w:rsidRDefault="002E0EAC">
            <w:pPr>
              <w:jc w:val="center"/>
              <w:rPr>
                <w:ins w:id="9260" w:author="Adrian Moir (amoir)" w:date="2024-11-04T12:18:00Z"/>
                <w:rFonts w:asciiTheme="minorHAnsi" w:hAnsiTheme="minorHAnsi" w:cstheme="minorHAnsi"/>
                <w:sz w:val="10"/>
                <w:szCs w:val="10"/>
                <w:rPrChange w:id="9261" w:author="Adrian Moir (amoir)" w:date="2024-11-04T12:20:00Z" w16du:dateUtc="2024-11-04T11:20:00Z">
                  <w:rPr>
                    <w:ins w:id="9262" w:author="Adrian Moir (amoir)" w:date="2024-11-04T12:18:00Z"/>
                  </w:rPr>
                </w:rPrChange>
              </w:rPr>
              <w:pPrChange w:id="9263" w:author="Adrian Moir (amoir)" w:date="2024-11-04T12:26:00Z" w16du:dateUtc="2024-11-04T11:26:00Z">
                <w:pPr/>
              </w:pPrChange>
            </w:pPr>
            <w:ins w:id="926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65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926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2DFEC46F" w14:textId="77777777" w:rsidR="002E0EAC" w:rsidRPr="005112CF" w:rsidRDefault="002E0EAC">
            <w:pPr>
              <w:jc w:val="center"/>
              <w:rPr>
                <w:ins w:id="9267" w:author="Adrian Moir (amoir)" w:date="2024-11-04T12:18:00Z"/>
                <w:rFonts w:asciiTheme="minorHAnsi" w:hAnsiTheme="minorHAnsi" w:cstheme="minorHAnsi"/>
                <w:sz w:val="10"/>
                <w:szCs w:val="10"/>
                <w:rPrChange w:id="9268" w:author="Adrian Moir (amoir)" w:date="2024-11-04T12:20:00Z" w16du:dateUtc="2024-11-04T11:20:00Z">
                  <w:rPr>
                    <w:ins w:id="9269" w:author="Adrian Moir (amoir)" w:date="2024-11-04T12:18:00Z"/>
                  </w:rPr>
                </w:rPrChange>
              </w:rPr>
              <w:pPrChange w:id="9270" w:author="Adrian Moir (amoir)" w:date="2024-11-04T12:26:00Z" w16du:dateUtc="2024-11-04T11:26:00Z">
                <w:pPr/>
              </w:pPrChange>
            </w:pPr>
            <w:ins w:id="927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72" w:author="Adrian Moir (amoir)" w:date="2024-11-04T12:20:00Z" w16du:dateUtc="2024-11-04T11:20:00Z">
                    <w:rPr/>
                  </w:rPrChange>
                </w:rPr>
                <w:t>5.53</w:t>
              </w:r>
            </w:ins>
          </w:p>
        </w:tc>
        <w:tc>
          <w:tcPr>
            <w:tcW w:w="902" w:type="dxa"/>
            <w:noWrap/>
            <w:hideMark/>
            <w:tcPrChange w:id="927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21C2A1C7" w14:textId="77777777" w:rsidR="002E0EAC" w:rsidRPr="005112CF" w:rsidRDefault="002E0EAC">
            <w:pPr>
              <w:jc w:val="center"/>
              <w:rPr>
                <w:ins w:id="9274" w:author="Adrian Moir (amoir)" w:date="2024-11-04T12:18:00Z"/>
                <w:rFonts w:asciiTheme="minorHAnsi" w:hAnsiTheme="minorHAnsi" w:cstheme="minorHAnsi"/>
                <w:sz w:val="10"/>
                <w:szCs w:val="10"/>
                <w:rPrChange w:id="9275" w:author="Adrian Moir (amoir)" w:date="2024-11-04T12:20:00Z" w16du:dateUtc="2024-11-04T11:20:00Z">
                  <w:rPr>
                    <w:ins w:id="9276" w:author="Adrian Moir (amoir)" w:date="2024-11-04T12:18:00Z"/>
                  </w:rPr>
                </w:rPrChange>
              </w:rPr>
              <w:pPrChange w:id="9277" w:author="Adrian Moir (amoir)" w:date="2024-11-04T12:27:00Z" w16du:dateUtc="2024-11-04T11:27:00Z">
                <w:pPr/>
              </w:pPrChange>
            </w:pPr>
            <w:ins w:id="927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79" w:author="Adrian Moir (amoir)" w:date="2024-11-04T12:20:00Z" w16du:dateUtc="2024-11-04T11:20:00Z">
                    <w:rPr/>
                  </w:rPrChange>
                </w:rPr>
                <w:t>8.1</w:t>
              </w:r>
            </w:ins>
          </w:p>
        </w:tc>
        <w:tc>
          <w:tcPr>
            <w:tcW w:w="1604" w:type="dxa"/>
            <w:noWrap/>
            <w:hideMark/>
            <w:tcPrChange w:id="928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2C525C3" w14:textId="77777777" w:rsidR="002E0EAC" w:rsidRPr="005112CF" w:rsidRDefault="002E0EAC">
            <w:pPr>
              <w:jc w:val="center"/>
              <w:rPr>
                <w:ins w:id="9281" w:author="Adrian Moir (amoir)" w:date="2024-11-04T12:18:00Z"/>
                <w:rFonts w:asciiTheme="minorHAnsi" w:hAnsiTheme="minorHAnsi" w:cstheme="minorHAnsi"/>
                <w:sz w:val="10"/>
                <w:szCs w:val="10"/>
                <w:rPrChange w:id="9282" w:author="Adrian Moir (amoir)" w:date="2024-11-04T12:20:00Z" w16du:dateUtc="2024-11-04T11:20:00Z">
                  <w:rPr>
                    <w:ins w:id="9283" w:author="Adrian Moir (amoir)" w:date="2024-11-04T12:18:00Z"/>
                  </w:rPr>
                </w:rPrChange>
              </w:rPr>
              <w:pPrChange w:id="9284" w:author="Adrian Moir (amoir)" w:date="2024-11-04T12:27:00Z" w16du:dateUtc="2024-11-04T11:27:00Z">
                <w:pPr/>
              </w:pPrChange>
            </w:pPr>
            <w:ins w:id="928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8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8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88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928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04674D8" w14:textId="77777777" w:rsidR="002E0EAC" w:rsidRPr="005112CF" w:rsidRDefault="002E0EAC">
            <w:pPr>
              <w:jc w:val="center"/>
              <w:rPr>
                <w:ins w:id="9290" w:author="Adrian Moir (amoir)" w:date="2024-11-04T12:18:00Z"/>
                <w:rFonts w:asciiTheme="minorHAnsi" w:hAnsiTheme="minorHAnsi" w:cstheme="minorHAnsi"/>
                <w:sz w:val="10"/>
                <w:szCs w:val="10"/>
                <w:rPrChange w:id="9291" w:author="Adrian Moir (amoir)" w:date="2024-11-04T12:20:00Z" w16du:dateUtc="2024-11-04T11:20:00Z">
                  <w:rPr>
                    <w:ins w:id="9292" w:author="Adrian Moir (amoir)" w:date="2024-11-04T12:18:00Z"/>
                  </w:rPr>
                </w:rPrChange>
              </w:rPr>
              <w:pPrChange w:id="9293" w:author="Adrian Moir (amoir)" w:date="2024-11-04T12:27:00Z" w16du:dateUtc="2024-11-04T11:27:00Z">
                <w:pPr/>
              </w:pPrChange>
            </w:pPr>
            <w:ins w:id="929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295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4F596FE6" w14:textId="77777777" w:rsidTr="005112CF">
        <w:trPr>
          <w:trHeight w:val="320"/>
          <w:jc w:val="center"/>
          <w:ins w:id="9296" w:author="Adrian Moir (amoir)" w:date="2024-11-04T12:18:00Z"/>
          <w:trPrChange w:id="929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29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6C58024" w14:textId="77777777" w:rsidR="002E0EAC" w:rsidRPr="005112CF" w:rsidRDefault="002E0EAC">
            <w:pPr>
              <w:jc w:val="center"/>
              <w:rPr>
                <w:ins w:id="9299" w:author="Adrian Moir (amoir)" w:date="2024-11-04T12:18:00Z"/>
                <w:rFonts w:asciiTheme="minorHAnsi" w:hAnsiTheme="minorHAnsi" w:cstheme="minorHAnsi"/>
                <w:sz w:val="10"/>
                <w:szCs w:val="10"/>
                <w:rPrChange w:id="9300" w:author="Adrian Moir (amoir)" w:date="2024-11-04T12:20:00Z" w16du:dateUtc="2024-11-04T11:20:00Z">
                  <w:rPr>
                    <w:ins w:id="9301" w:author="Adrian Moir (amoir)" w:date="2024-11-04T12:18:00Z"/>
                  </w:rPr>
                </w:rPrChange>
              </w:rPr>
              <w:pPrChange w:id="9302" w:author="Adrian Moir (amoir)" w:date="2024-11-04T12:27:00Z" w16du:dateUtc="2024-11-04T11:27:00Z">
                <w:pPr/>
              </w:pPrChange>
            </w:pPr>
            <w:ins w:id="930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04" w:author="Adrian Moir (amoir)" w:date="2024-11-04T12:20:00Z" w16du:dateUtc="2024-11-04T11:20:00Z">
                    <w:rPr/>
                  </w:rPrChange>
                </w:rPr>
                <w:t>789f4e67-aefa-432b-aaa5-d3bb08346e94</w:t>
              </w:r>
            </w:ins>
          </w:p>
        </w:tc>
        <w:tc>
          <w:tcPr>
            <w:tcW w:w="725" w:type="dxa"/>
            <w:noWrap/>
            <w:hideMark/>
            <w:tcPrChange w:id="930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1D1B5DA" w14:textId="77777777" w:rsidR="002E0EAC" w:rsidRPr="005112CF" w:rsidRDefault="002E0EAC">
            <w:pPr>
              <w:jc w:val="center"/>
              <w:rPr>
                <w:ins w:id="9306" w:author="Adrian Moir (amoir)" w:date="2024-11-04T12:18:00Z"/>
                <w:rFonts w:asciiTheme="minorHAnsi" w:hAnsiTheme="minorHAnsi" w:cstheme="minorHAnsi"/>
                <w:sz w:val="10"/>
                <w:szCs w:val="10"/>
                <w:rPrChange w:id="9307" w:author="Adrian Moir (amoir)" w:date="2024-11-04T12:20:00Z" w16du:dateUtc="2024-11-04T11:20:00Z">
                  <w:rPr>
                    <w:ins w:id="9308" w:author="Adrian Moir (amoir)" w:date="2024-11-04T12:18:00Z"/>
                  </w:rPr>
                </w:rPrChange>
              </w:rPr>
              <w:pPrChange w:id="9309" w:author="Adrian Moir (amoir)" w:date="2024-11-04T12:27:00Z" w16du:dateUtc="2024-11-04T11:27:00Z">
                <w:pPr/>
              </w:pPrChange>
            </w:pPr>
            <w:ins w:id="931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11" w:author="Adrian Moir (amoir)" w:date="2024-11-04T12:20:00Z" w16du:dateUtc="2024-11-04T11:20:00Z">
                    <w:rPr/>
                  </w:rPrChange>
                </w:rPr>
                <w:t>OHOS-PROD4-QSTOR</w:t>
              </w:r>
            </w:ins>
          </w:p>
        </w:tc>
        <w:tc>
          <w:tcPr>
            <w:tcW w:w="1540" w:type="dxa"/>
            <w:noWrap/>
            <w:hideMark/>
            <w:tcPrChange w:id="931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53A3EB1" w14:textId="77777777" w:rsidR="002E0EAC" w:rsidRPr="005112CF" w:rsidRDefault="002E0EAC">
            <w:pPr>
              <w:jc w:val="center"/>
              <w:rPr>
                <w:ins w:id="9313" w:author="Adrian Moir (amoir)" w:date="2024-11-04T12:18:00Z"/>
                <w:rFonts w:asciiTheme="minorHAnsi" w:hAnsiTheme="minorHAnsi" w:cstheme="minorHAnsi"/>
                <w:sz w:val="10"/>
                <w:szCs w:val="10"/>
                <w:rPrChange w:id="9314" w:author="Adrian Moir (amoir)" w:date="2024-11-04T12:20:00Z" w16du:dateUtc="2024-11-04T11:20:00Z">
                  <w:rPr>
                    <w:ins w:id="9315" w:author="Adrian Moir (amoir)" w:date="2024-11-04T12:18:00Z"/>
                  </w:rPr>
                </w:rPrChange>
              </w:rPr>
              <w:pPrChange w:id="9316" w:author="Adrian Moir (amoir)" w:date="2024-11-04T12:27:00Z" w16du:dateUtc="2024-11-04T11:27:00Z">
                <w:pPr/>
              </w:pPrChange>
            </w:pPr>
            <w:ins w:id="931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18" w:author="Adrian Moir (amoir)" w:date="2024-11-04T12:20:00Z" w16du:dateUtc="2024-11-04T11:20:00Z">
                    <w:rPr/>
                  </w:rPrChange>
                </w:rPr>
                <w:t>|172.24.33.24|10.150.250.16</w:t>
              </w:r>
            </w:ins>
          </w:p>
        </w:tc>
        <w:tc>
          <w:tcPr>
            <w:tcW w:w="628" w:type="dxa"/>
            <w:noWrap/>
            <w:hideMark/>
            <w:tcPrChange w:id="931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683E59E" w14:textId="77777777" w:rsidR="002E0EAC" w:rsidRPr="005112CF" w:rsidRDefault="002E0EAC">
            <w:pPr>
              <w:jc w:val="center"/>
              <w:rPr>
                <w:ins w:id="9320" w:author="Adrian Moir (amoir)" w:date="2024-11-04T12:18:00Z"/>
                <w:rFonts w:asciiTheme="minorHAnsi" w:hAnsiTheme="minorHAnsi" w:cstheme="minorHAnsi"/>
                <w:sz w:val="10"/>
                <w:szCs w:val="10"/>
                <w:rPrChange w:id="9321" w:author="Adrian Moir (amoir)" w:date="2024-11-04T12:20:00Z" w16du:dateUtc="2024-11-04T11:20:00Z">
                  <w:rPr>
                    <w:ins w:id="9322" w:author="Adrian Moir (amoir)" w:date="2024-11-04T12:18:00Z"/>
                  </w:rPr>
                </w:rPrChange>
              </w:rPr>
              <w:pPrChange w:id="9323" w:author="Adrian Moir (amoir)" w:date="2024-11-04T12:27:00Z" w16du:dateUtc="2024-11-04T11:27:00Z">
                <w:pPr/>
              </w:pPrChange>
            </w:pPr>
            <w:ins w:id="932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2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32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D0CA5A7" w14:textId="77777777" w:rsidR="002E0EAC" w:rsidRPr="005112CF" w:rsidRDefault="002E0EAC">
            <w:pPr>
              <w:jc w:val="center"/>
              <w:rPr>
                <w:ins w:id="9327" w:author="Adrian Moir (amoir)" w:date="2024-11-04T12:18:00Z"/>
                <w:rFonts w:asciiTheme="minorHAnsi" w:hAnsiTheme="minorHAnsi" w:cstheme="minorHAnsi"/>
                <w:sz w:val="10"/>
                <w:szCs w:val="10"/>
                <w:rPrChange w:id="9328" w:author="Adrian Moir (amoir)" w:date="2024-11-04T12:20:00Z" w16du:dateUtc="2024-11-04T11:20:00Z">
                  <w:rPr>
                    <w:ins w:id="9329" w:author="Adrian Moir (amoir)" w:date="2024-11-04T12:18:00Z"/>
                  </w:rPr>
                </w:rPrChange>
              </w:rPr>
              <w:pPrChange w:id="9330" w:author="Adrian Moir (amoir)" w:date="2024-11-04T12:27:00Z" w16du:dateUtc="2024-11-04T11:27:00Z">
                <w:pPr/>
              </w:pPrChange>
            </w:pPr>
            <w:proofErr w:type="spellStart"/>
            <w:ins w:id="933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3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33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693BEDE7" w14:textId="77777777" w:rsidR="002E0EAC" w:rsidRPr="005112CF" w:rsidRDefault="002E0EAC">
            <w:pPr>
              <w:jc w:val="center"/>
              <w:rPr>
                <w:ins w:id="9334" w:author="Adrian Moir (amoir)" w:date="2024-11-04T12:18:00Z"/>
                <w:rFonts w:asciiTheme="minorHAnsi" w:hAnsiTheme="minorHAnsi" w:cstheme="minorHAnsi"/>
                <w:sz w:val="10"/>
                <w:szCs w:val="10"/>
                <w:rPrChange w:id="9335" w:author="Adrian Moir (amoir)" w:date="2024-11-04T12:20:00Z" w16du:dateUtc="2024-11-04T11:20:00Z">
                  <w:rPr>
                    <w:ins w:id="9336" w:author="Adrian Moir (amoir)" w:date="2024-11-04T12:18:00Z"/>
                  </w:rPr>
                </w:rPrChange>
              </w:rPr>
              <w:pPrChange w:id="9337" w:author="Adrian Moir (amoir)" w:date="2024-11-04T12:26:00Z" w16du:dateUtc="2024-11-04T11:26:00Z">
                <w:pPr/>
              </w:pPrChange>
            </w:pPr>
            <w:ins w:id="933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39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934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B22A8E2" w14:textId="77777777" w:rsidR="002E0EAC" w:rsidRPr="005112CF" w:rsidRDefault="002E0EAC">
            <w:pPr>
              <w:jc w:val="center"/>
              <w:rPr>
                <w:ins w:id="9341" w:author="Adrian Moir (amoir)" w:date="2024-11-04T12:18:00Z"/>
                <w:rFonts w:asciiTheme="minorHAnsi" w:hAnsiTheme="minorHAnsi" w:cstheme="minorHAnsi"/>
                <w:sz w:val="10"/>
                <w:szCs w:val="10"/>
                <w:rPrChange w:id="9342" w:author="Adrian Moir (amoir)" w:date="2024-11-04T12:20:00Z" w16du:dateUtc="2024-11-04T11:20:00Z">
                  <w:rPr>
                    <w:ins w:id="9343" w:author="Adrian Moir (amoir)" w:date="2024-11-04T12:18:00Z"/>
                  </w:rPr>
                </w:rPrChange>
              </w:rPr>
              <w:pPrChange w:id="9344" w:author="Adrian Moir (amoir)" w:date="2024-11-04T12:26:00Z" w16du:dateUtc="2024-11-04T11:26:00Z">
                <w:pPr/>
              </w:pPrChange>
            </w:pPr>
            <w:ins w:id="934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46" w:author="Adrian Moir (amoir)" w:date="2024-11-04T12:20:00Z" w16du:dateUtc="2024-11-04T11:20:00Z">
                    <w:rPr/>
                  </w:rPrChange>
                </w:rPr>
                <w:t>0.16</w:t>
              </w:r>
            </w:ins>
          </w:p>
        </w:tc>
        <w:tc>
          <w:tcPr>
            <w:tcW w:w="902" w:type="dxa"/>
            <w:noWrap/>
            <w:hideMark/>
            <w:tcPrChange w:id="934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BB5CA82" w14:textId="77777777" w:rsidR="002E0EAC" w:rsidRPr="005112CF" w:rsidRDefault="002E0EAC">
            <w:pPr>
              <w:jc w:val="center"/>
              <w:rPr>
                <w:ins w:id="9348" w:author="Adrian Moir (amoir)" w:date="2024-11-04T12:18:00Z"/>
                <w:rFonts w:asciiTheme="minorHAnsi" w:hAnsiTheme="minorHAnsi" w:cstheme="minorHAnsi"/>
                <w:sz w:val="10"/>
                <w:szCs w:val="10"/>
                <w:rPrChange w:id="9349" w:author="Adrian Moir (amoir)" w:date="2024-11-04T12:20:00Z" w16du:dateUtc="2024-11-04T11:20:00Z">
                  <w:rPr>
                    <w:ins w:id="9350" w:author="Adrian Moir (amoir)" w:date="2024-11-04T12:18:00Z"/>
                  </w:rPr>
                </w:rPrChange>
              </w:rPr>
              <w:pPrChange w:id="9351" w:author="Adrian Moir (amoir)" w:date="2024-11-04T12:27:00Z" w16du:dateUtc="2024-11-04T11:27:00Z">
                <w:pPr/>
              </w:pPrChange>
            </w:pPr>
            <w:ins w:id="935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53" w:author="Adrian Moir (amoir)" w:date="2024-11-04T12:20:00Z" w16du:dateUtc="2024-11-04T11:20:00Z">
                    <w:rPr/>
                  </w:rPrChange>
                </w:rPr>
                <w:t>9.6</w:t>
              </w:r>
            </w:ins>
          </w:p>
        </w:tc>
        <w:tc>
          <w:tcPr>
            <w:tcW w:w="1604" w:type="dxa"/>
            <w:noWrap/>
            <w:hideMark/>
            <w:tcPrChange w:id="935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8269FFD" w14:textId="77777777" w:rsidR="002E0EAC" w:rsidRPr="005112CF" w:rsidRDefault="002E0EAC">
            <w:pPr>
              <w:jc w:val="center"/>
              <w:rPr>
                <w:ins w:id="9355" w:author="Adrian Moir (amoir)" w:date="2024-11-04T12:18:00Z"/>
                <w:rFonts w:asciiTheme="minorHAnsi" w:hAnsiTheme="minorHAnsi" w:cstheme="minorHAnsi"/>
                <w:sz w:val="10"/>
                <w:szCs w:val="10"/>
                <w:rPrChange w:id="9356" w:author="Adrian Moir (amoir)" w:date="2024-11-04T12:20:00Z" w16du:dateUtc="2024-11-04T11:20:00Z">
                  <w:rPr>
                    <w:ins w:id="9357" w:author="Adrian Moir (amoir)" w:date="2024-11-04T12:18:00Z"/>
                  </w:rPr>
                </w:rPrChange>
              </w:rPr>
              <w:pPrChange w:id="9358" w:author="Adrian Moir (amoir)" w:date="2024-11-04T12:27:00Z" w16du:dateUtc="2024-11-04T11:27:00Z">
                <w:pPr/>
              </w:pPrChange>
            </w:pPr>
            <w:ins w:id="935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6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6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62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936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0CD480AF" w14:textId="77777777" w:rsidR="002E0EAC" w:rsidRPr="005112CF" w:rsidRDefault="002E0EAC">
            <w:pPr>
              <w:jc w:val="center"/>
              <w:rPr>
                <w:ins w:id="9364" w:author="Adrian Moir (amoir)" w:date="2024-11-04T12:18:00Z"/>
                <w:rFonts w:asciiTheme="minorHAnsi" w:hAnsiTheme="minorHAnsi" w:cstheme="minorHAnsi"/>
                <w:sz w:val="10"/>
                <w:szCs w:val="10"/>
                <w:rPrChange w:id="9365" w:author="Adrian Moir (amoir)" w:date="2024-11-04T12:20:00Z" w16du:dateUtc="2024-11-04T11:20:00Z">
                  <w:rPr>
                    <w:ins w:id="9366" w:author="Adrian Moir (amoir)" w:date="2024-11-04T12:18:00Z"/>
                  </w:rPr>
                </w:rPrChange>
              </w:rPr>
              <w:pPrChange w:id="9367" w:author="Adrian Moir (amoir)" w:date="2024-11-04T12:27:00Z" w16du:dateUtc="2024-11-04T11:27:00Z">
                <w:pPr/>
              </w:pPrChange>
            </w:pPr>
            <w:ins w:id="936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69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4D9C4F49" w14:textId="77777777" w:rsidTr="005112CF">
        <w:trPr>
          <w:trHeight w:val="320"/>
          <w:jc w:val="center"/>
          <w:ins w:id="9370" w:author="Adrian Moir (amoir)" w:date="2024-11-04T12:18:00Z"/>
          <w:trPrChange w:id="937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37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526987B" w14:textId="77777777" w:rsidR="002E0EAC" w:rsidRPr="005112CF" w:rsidRDefault="002E0EAC">
            <w:pPr>
              <w:jc w:val="center"/>
              <w:rPr>
                <w:ins w:id="9373" w:author="Adrian Moir (amoir)" w:date="2024-11-04T12:18:00Z"/>
                <w:rFonts w:asciiTheme="minorHAnsi" w:hAnsiTheme="minorHAnsi" w:cstheme="minorHAnsi"/>
                <w:sz w:val="10"/>
                <w:szCs w:val="10"/>
                <w:rPrChange w:id="9374" w:author="Adrian Moir (amoir)" w:date="2024-11-04T12:20:00Z" w16du:dateUtc="2024-11-04T11:20:00Z">
                  <w:rPr>
                    <w:ins w:id="9375" w:author="Adrian Moir (amoir)" w:date="2024-11-04T12:18:00Z"/>
                  </w:rPr>
                </w:rPrChange>
              </w:rPr>
              <w:pPrChange w:id="9376" w:author="Adrian Moir (amoir)" w:date="2024-11-04T12:27:00Z" w16du:dateUtc="2024-11-04T11:27:00Z">
                <w:pPr/>
              </w:pPrChange>
            </w:pPr>
            <w:ins w:id="937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78" w:author="Adrian Moir (amoir)" w:date="2024-11-04T12:20:00Z" w16du:dateUtc="2024-11-04T11:20:00Z">
                    <w:rPr/>
                  </w:rPrChange>
                </w:rPr>
                <w:t>d524e3c6-1400-4d34-87bf-18b70af16b1f</w:t>
              </w:r>
            </w:ins>
          </w:p>
        </w:tc>
        <w:tc>
          <w:tcPr>
            <w:tcW w:w="725" w:type="dxa"/>
            <w:noWrap/>
            <w:hideMark/>
            <w:tcPrChange w:id="937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24B47CEE" w14:textId="77777777" w:rsidR="002E0EAC" w:rsidRPr="005112CF" w:rsidRDefault="002E0EAC">
            <w:pPr>
              <w:jc w:val="center"/>
              <w:rPr>
                <w:ins w:id="9380" w:author="Adrian Moir (amoir)" w:date="2024-11-04T12:18:00Z"/>
                <w:rFonts w:asciiTheme="minorHAnsi" w:hAnsiTheme="minorHAnsi" w:cstheme="minorHAnsi"/>
                <w:sz w:val="10"/>
                <w:szCs w:val="10"/>
                <w:rPrChange w:id="9381" w:author="Adrian Moir (amoir)" w:date="2024-11-04T12:20:00Z" w16du:dateUtc="2024-11-04T11:20:00Z">
                  <w:rPr>
                    <w:ins w:id="9382" w:author="Adrian Moir (amoir)" w:date="2024-11-04T12:18:00Z"/>
                  </w:rPr>
                </w:rPrChange>
              </w:rPr>
              <w:pPrChange w:id="9383" w:author="Adrian Moir (amoir)" w:date="2024-11-04T12:27:00Z" w16du:dateUtc="2024-11-04T11:27:00Z">
                <w:pPr/>
              </w:pPrChange>
            </w:pPr>
            <w:ins w:id="938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85" w:author="Adrian Moir (amoir)" w:date="2024-11-04T12:20:00Z" w16du:dateUtc="2024-11-04T11:20:00Z">
                    <w:rPr/>
                  </w:rPrChange>
                </w:rPr>
                <w:t>OHOS-UCS02P2-QSTOR</w:t>
              </w:r>
            </w:ins>
          </w:p>
        </w:tc>
        <w:tc>
          <w:tcPr>
            <w:tcW w:w="1540" w:type="dxa"/>
            <w:noWrap/>
            <w:hideMark/>
            <w:tcPrChange w:id="938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3B296C8F" w14:textId="77777777" w:rsidR="002E0EAC" w:rsidRPr="005112CF" w:rsidRDefault="002E0EAC">
            <w:pPr>
              <w:jc w:val="center"/>
              <w:rPr>
                <w:ins w:id="9387" w:author="Adrian Moir (amoir)" w:date="2024-11-04T12:18:00Z"/>
                <w:rFonts w:asciiTheme="minorHAnsi" w:hAnsiTheme="minorHAnsi" w:cstheme="minorHAnsi"/>
                <w:sz w:val="10"/>
                <w:szCs w:val="10"/>
                <w:rPrChange w:id="9388" w:author="Adrian Moir (amoir)" w:date="2024-11-04T12:20:00Z" w16du:dateUtc="2024-11-04T11:20:00Z">
                  <w:rPr>
                    <w:ins w:id="9389" w:author="Adrian Moir (amoir)" w:date="2024-11-04T12:18:00Z"/>
                  </w:rPr>
                </w:rPrChange>
              </w:rPr>
              <w:pPrChange w:id="9390" w:author="Adrian Moir (amoir)" w:date="2024-11-04T12:27:00Z" w16du:dateUtc="2024-11-04T11:27:00Z">
                <w:pPr/>
              </w:pPrChange>
            </w:pPr>
            <w:ins w:id="939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92" w:author="Adrian Moir (amoir)" w:date="2024-11-04T12:20:00Z" w16du:dateUtc="2024-11-04T11:20:00Z">
                    <w:rPr/>
                  </w:rPrChange>
                </w:rPr>
                <w:t>|172.24.33.25|10.150.250.17</w:t>
              </w:r>
            </w:ins>
          </w:p>
        </w:tc>
        <w:tc>
          <w:tcPr>
            <w:tcW w:w="628" w:type="dxa"/>
            <w:noWrap/>
            <w:hideMark/>
            <w:tcPrChange w:id="939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F368955" w14:textId="77777777" w:rsidR="002E0EAC" w:rsidRPr="005112CF" w:rsidRDefault="002E0EAC">
            <w:pPr>
              <w:jc w:val="center"/>
              <w:rPr>
                <w:ins w:id="9394" w:author="Adrian Moir (amoir)" w:date="2024-11-04T12:18:00Z"/>
                <w:rFonts w:asciiTheme="minorHAnsi" w:hAnsiTheme="minorHAnsi" w:cstheme="minorHAnsi"/>
                <w:sz w:val="10"/>
                <w:szCs w:val="10"/>
                <w:rPrChange w:id="9395" w:author="Adrian Moir (amoir)" w:date="2024-11-04T12:20:00Z" w16du:dateUtc="2024-11-04T11:20:00Z">
                  <w:rPr>
                    <w:ins w:id="9396" w:author="Adrian Moir (amoir)" w:date="2024-11-04T12:18:00Z"/>
                  </w:rPr>
                </w:rPrChange>
              </w:rPr>
              <w:pPrChange w:id="9397" w:author="Adrian Moir (amoir)" w:date="2024-11-04T12:27:00Z" w16du:dateUtc="2024-11-04T11:27:00Z">
                <w:pPr/>
              </w:pPrChange>
            </w:pPr>
            <w:ins w:id="939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39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40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A3F647C" w14:textId="77777777" w:rsidR="002E0EAC" w:rsidRPr="005112CF" w:rsidRDefault="002E0EAC">
            <w:pPr>
              <w:jc w:val="center"/>
              <w:rPr>
                <w:ins w:id="9401" w:author="Adrian Moir (amoir)" w:date="2024-11-04T12:18:00Z"/>
                <w:rFonts w:asciiTheme="minorHAnsi" w:hAnsiTheme="minorHAnsi" w:cstheme="minorHAnsi"/>
                <w:sz w:val="10"/>
                <w:szCs w:val="10"/>
                <w:rPrChange w:id="9402" w:author="Adrian Moir (amoir)" w:date="2024-11-04T12:20:00Z" w16du:dateUtc="2024-11-04T11:20:00Z">
                  <w:rPr>
                    <w:ins w:id="9403" w:author="Adrian Moir (amoir)" w:date="2024-11-04T12:18:00Z"/>
                  </w:rPr>
                </w:rPrChange>
              </w:rPr>
              <w:pPrChange w:id="9404" w:author="Adrian Moir (amoir)" w:date="2024-11-04T12:27:00Z" w16du:dateUtc="2024-11-04T11:27:00Z">
                <w:pPr/>
              </w:pPrChange>
            </w:pPr>
            <w:proofErr w:type="spellStart"/>
            <w:ins w:id="940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0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40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CFEC462" w14:textId="77777777" w:rsidR="002E0EAC" w:rsidRPr="005112CF" w:rsidRDefault="002E0EAC">
            <w:pPr>
              <w:jc w:val="center"/>
              <w:rPr>
                <w:ins w:id="9408" w:author="Adrian Moir (amoir)" w:date="2024-11-04T12:18:00Z"/>
                <w:rFonts w:asciiTheme="minorHAnsi" w:hAnsiTheme="minorHAnsi" w:cstheme="minorHAnsi"/>
                <w:sz w:val="10"/>
                <w:szCs w:val="10"/>
                <w:rPrChange w:id="9409" w:author="Adrian Moir (amoir)" w:date="2024-11-04T12:20:00Z" w16du:dateUtc="2024-11-04T11:20:00Z">
                  <w:rPr>
                    <w:ins w:id="9410" w:author="Adrian Moir (amoir)" w:date="2024-11-04T12:18:00Z"/>
                  </w:rPr>
                </w:rPrChange>
              </w:rPr>
              <w:pPrChange w:id="9411" w:author="Adrian Moir (amoir)" w:date="2024-11-04T12:26:00Z" w16du:dateUtc="2024-11-04T11:26:00Z">
                <w:pPr/>
              </w:pPrChange>
            </w:pPr>
            <w:ins w:id="941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13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941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4C0CD8D" w14:textId="77777777" w:rsidR="002E0EAC" w:rsidRPr="005112CF" w:rsidRDefault="002E0EAC">
            <w:pPr>
              <w:jc w:val="center"/>
              <w:rPr>
                <w:ins w:id="9415" w:author="Adrian Moir (amoir)" w:date="2024-11-04T12:18:00Z"/>
                <w:rFonts w:asciiTheme="minorHAnsi" w:hAnsiTheme="minorHAnsi" w:cstheme="minorHAnsi"/>
                <w:sz w:val="10"/>
                <w:szCs w:val="10"/>
                <w:rPrChange w:id="9416" w:author="Adrian Moir (amoir)" w:date="2024-11-04T12:20:00Z" w16du:dateUtc="2024-11-04T11:20:00Z">
                  <w:rPr>
                    <w:ins w:id="9417" w:author="Adrian Moir (amoir)" w:date="2024-11-04T12:18:00Z"/>
                  </w:rPr>
                </w:rPrChange>
              </w:rPr>
              <w:pPrChange w:id="9418" w:author="Adrian Moir (amoir)" w:date="2024-11-04T12:26:00Z" w16du:dateUtc="2024-11-04T11:26:00Z">
                <w:pPr/>
              </w:pPrChange>
            </w:pPr>
            <w:ins w:id="941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20" w:author="Adrian Moir (amoir)" w:date="2024-11-04T12:20:00Z" w16du:dateUtc="2024-11-04T11:20:00Z">
                    <w:rPr/>
                  </w:rPrChange>
                </w:rPr>
                <w:t>3.11</w:t>
              </w:r>
            </w:ins>
          </w:p>
        </w:tc>
        <w:tc>
          <w:tcPr>
            <w:tcW w:w="902" w:type="dxa"/>
            <w:noWrap/>
            <w:hideMark/>
            <w:tcPrChange w:id="942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39A6DEA" w14:textId="77777777" w:rsidR="002E0EAC" w:rsidRPr="005112CF" w:rsidRDefault="002E0EAC">
            <w:pPr>
              <w:jc w:val="center"/>
              <w:rPr>
                <w:ins w:id="9422" w:author="Adrian Moir (amoir)" w:date="2024-11-04T12:18:00Z"/>
                <w:rFonts w:asciiTheme="minorHAnsi" w:hAnsiTheme="minorHAnsi" w:cstheme="minorHAnsi"/>
                <w:sz w:val="10"/>
                <w:szCs w:val="10"/>
                <w:rPrChange w:id="9423" w:author="Adrian Moir (amoir)" w:date="2024-11-04T12:20:00Z" w16du:dateUtc="2024-11-04T11:20:00Z">
                  <w:rPr>
                    <w:ins w:id="9424" w:author="Adrian Moir (amoir)" w:date="2024-11-04T12:18:00Z"/>
                  </w:rPr>
                </w:rPrChange>
              </w:rPr>
              <w:pPrChange w:id="9425" w:author="Adrian Moir (amoir)" w:date="2024-11-04T12:27:00Z" w16du:dateUtc="2024-11-04T11:27:00Z">
                <w:pPr/>
              </w:pPrChange>
            </w:pPr>
            <w:ins w:id="942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27" w:author="Adrian Moir (amoir)" w:date="2024-11-04T12:20:00Z" w16du:dateUtc="2024-11-04T11:20:00Z">
                    <w:rPr/>
                  </w:rPrChange>
                </w:rPr>
                <w:t>9</w:t>
              </w:r>
            </w:ins>
          </w:p>
        </w:tc>
        <w:tc>
          <w:tcPr>
            <w:tcW w:w="1604" w:type="dxa"/>
            <w:noWrap/>
            <w:hideMark/>
            <w:tcPrChange w:id="942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677A617" w14:textId="77777777" w:rsidR="002E0EAC" w:rsidRPr="005112CF" w:rsidRDefault="002E0EAC">
            <w:pPr>
              <w:jc w:val="center"/>
              <w:rPr>
                <w:ins w:id="9429" w:author="Adrian Moir (amoir)" w:date="2024-11-04T12:18:00Z"/>
                <w:rFonts w:asciiTheme="minorHAnsi" w:hAnsiTheme="minorHAnsi" w:cstheme="minorHAnsi"/>
                <w:sz w:val="10"/>
                <w:szCs w:val="10"/>
                <w:rPrChange w:id="9430" w:author="Adrian Moir (amoir)" w:date="2024-11-04T12:20:00Z" w16du:dateUtc="2024-11-04T11:20:00Z">
                  <w:rPr>
                    <w:ins w:id="9431" w:author="Adrian Moir (amoir)" w:date="2024-11-04T12:18:00Z"/>
                  </w:rPr>
                </w:rPrChange>
              </w:rPr>
              <w:pPrChange w:id="9432" w:author="Adrian Moir (amoir)" w:date="2024-11-04T12:27:00Z" w16du:dateUtc="2024-11-04T11:27:00Z">
                <w:pPr/>
              </w:pPrChange>
            </w:pPr>
            <w:ins w:id="943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3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3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36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943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72B9267" w14:textId="77777777" w:rsidR="002E0EAC" w:rsidRPr="005112CF" w:rsidRDefault="002E0EAC">
            <w:pPr>
              <w:jc w:val="center"/>
              <w:rPr>
                <w:ins w:id="9438" w:author="Adrian Moir (amoir)" w:date="2024-11-04T12:18:00Z"/>
                <w:rFonts w:asciiTheme="minorHAnsi" w:hAnsiTheme="minorHAnsi" w:cstheme="minorHAnsi"/>
                <w:sz w:val="10"/>
                <w:szCs w:val="10"/>
                <w:rPrChange w:id="9439" w:author="Adrian Moir (amoir)" w:date="2024-11-04T12:20:00Z" w16du:dateUtc="2024-11-04T11:20:00Z">
                  <w:rPr>
                    <w:ins w:id="9440" w:author="Adrian Moir (amoir)" w:date="2024-11-04T12:18:00Z"/>
                  </w:rPr>
                </w:rPrChange>
              </w:rPr>
              <w:pPrChange w:id="9441" w:author="Adrian Moir (amoir)" w:date="2024-11-04T12:27:00Z" w16du:dateUtc="2024-11-04T11:27:00Z">
                <w:pPr/>
              </w:pPrChange>
            </w:pPr>
            <w:ins w:id="944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43" w:author="Adrian Moir (amoir)" w:date="2024-11-04T12:20:00Z" w16du:dateUtc="2024-11-04T11:20:00Z">
                    <w:rPr/>
                  </w:rPrChange>
                </w:rPr>
                <w:t>4.18.0-553.5.1.el8_10.x86_64</w:t>
              </w:r>
            </w:ins>
          </w:p>
        </w:tc>
      </w:tr>
      <w:tr w:rsidR="002E0EAC" w:rsidRPr="005112CF" w14:paraId="5E6FE562" w14:textId="77777777" w:rsidTr="005112CF">
        <w:trPr>
          <w:trHeight w:val="320"/>
          <w:jc w:val="center"/>
          <w:ins w:id="9444" w:author="Adrian Moir (amoir)" w:date="2024-11-04T12:18:00Z"/>
          <w:trPrChange w:id="944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44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09A8382" w14:textId="77777777" w:rsidR="002E0EAC" w:rsidRPr="005112CF" w:rsidRDefault="002E0EAC">
            <w:pPr>
              <w:jc w:val="center"/>
              <w:rPr>
                <w:ins w:id="9447" w:author="Adrian Moir (amoir)" w:date="2024-11-04T12:18:00Z"/>
                <w:rFonts w:asciiTheme="minorHAnsi" w:hAnsiTheme="minorHAnsi" w:cstheme="minorHAnsi"/>
                <w:sz w:val="10"/>
                <w:szCs w:val="10"/>
                <w:rPrChange w:id="9448" w:author="Adrian Moir (amoir)" w:date="2024-11-04T12:20:00Z" w16du:dateUtc="2024-11-04T11:20:00Z">
                  <w:rPr>
                    <w:ins w:id="9449" w:author="Adrian Moir (amoir)" w:date="2024-11-04T12:18:00Z"/>
                  </w:rPr>
                </w:rPrChange>
              </w:rPr>
              <w:pPrChange w:id="9450" w:author="Adrian Moir (amoir)" w:date="2024-11-04T12:27:00Z" w16du:dateUtc="2024-11-04T11:27:00Z">
                <w:pPr/>
              </w:pPrChange>
            </w:pPr>
            <w:ins w:id="945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52" w:author="Adrian Moir (amoir)" w:date="2024-11-04T12:20:00Z" w16du:dateUtc="2024-11-04T11:20:00Z">
                    <w:rPr/>
                  </w:rPrChange>
                </w:rPr>
                <w:lastRenderedPageBreak/>
                <w:t>244be35c-caa5-4098-8a54-49d359b08e9d</w:t>
              </w:r>
            </w:ins>
          </w:p>
        </w:tc>
        <w:tc>
          <w:tcPr>
            <w:tcW w:w="725" w:type="dxa"/>
            <w:noWrap/>
            <w:hideMark/>
            <w:tcPrChange w:id="945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42B3B97D" w14:textId="77777777" w:rsidR="002E0EAC" w:rsidRPr="005112CF" w:rsidRDefault="002E0EAC">
            <w:pPr>
              <w:jc w:val="center"/>
              <w:rPr>
                <w:ins w:id="9454" w:author="Adrian Moir (amoir)" w:date="2024-11-04T12:18:00Z"/>
                <w:rFonts w:asciiTheme="minorHAnsi" w:hAnsiTheme="minorHAnsi" w:cstheme="minorHAnsi"/>
                <w:sz w:val="10"/>
                <w:szCs w:val="10"/>
                <w:rPrChange w:id="9455" w:author="Adrian Moir (amoir)" w:date="2024-11-04T12:20:00Z" w16du:dateUtc="2024-11-04T11:20:00Z">
                  <w:rPr>
                    <w:ins w:id="9456" w:author="Adrian Moir (amoir)" w:date="2024-11-04T12:18:00Z"/>
                  </w:rPr>
                </w:rPrChange>
              </w:rPr>
              <w:pPrChange w:id="9457" w:author="Adrian Moir (amoir)" w:date="2024-11-04T12:27:00Z" w16du:dateUtc="2024-11-04T11:27:00Z">
                <w:pPr/>
              </w:pPrChange>
            </w:pPr>
            <w:ins w:id="945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59" w:author="Adrian Moir (amoir)" w:date="2024-11-04T12:20:00Z" w16du:dateUtc="2024-11-04T11:20:00Z">
                    <w:rPr/>
                  </w:rPrChange>
                </w:rPr>
                <w:t>OHOS-UCS02P3-QSTOR</w:t>
              </w:r>
            </w:ins>
          </w:p>
        </w:tc>
        <w:tc>
          <w:tcPr>
            <w:tcW w:w="1540" w:type="dxa"/>
            <w:noWrap/>
            <w:hideMark/>
            <w:tcPrChange w:id="946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03DFD126" w14:textId="77777777" w:rsidR="002E0EAC" w:rsidRPr="005112CF" w:rsidRDefault="002E0EAC">
            <w:pPr>
              <w:jc w:val="center"/>
              <w:rPr>
                <w:ins w:id="9461" w:author="Adrian Moir (amoir)" w:date="2024-11-04T12:18:00Z"/>
                <w:rFonts w:asciiTheme="minorHAnsi" w:hAnsiTheme="minorHAnsi" w:cstheme="minorHAnsi"/>
                <w:sz w:val="10"/>
                <w:szCs w:val="10"/>
                <w:rPrChange w:id="9462" w:author="Adrian Moir (amoir)" w:date="2024-11-04T12:20:00Z" w16du:dateUtc="2024-11-04T11:20:00Z">
                  <w:rPr>
                    <w:ins w:id="9463" w:author="Adrian Moir (amoir)" w:date="2024-11-04T12:18:00Z"/>
                  </w:rPr>
                </w:rPrChange>
              </w:rPr>
              <w:pPrChange w:id="9464" w:author="Adrian Moir (amoir)" w:date="2024-11-04T12:27:00Z" w16du:dateUtc="2024-11-04T11:27:00Z">
                <w:pPr/>
              </w:pPrChange>
            </w:pPr>
            <w:ins w:id="946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66" w:author="Adrian Moir (amoir)" w:date="2024-11-04T12:20:00Z" w16du:dateUtc="2024-11-04T11:20:00Z">
                    <w:rPr/>
                  </w:rPrChange>
                </w:rPr>
                <w:t>|172.24.33.26|10.150.250.18</w:t>
              </w:r>
            </w:ins>
          </w:p>
        </w:tc>
        <w:tc>
          <w:tcPr>
            <w:tcW w:w="628" w:type="dxa"/>
            <w:noWrap/>
            <w:hideMark/>
            <w:tcPrChange w:id="946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3C674A7D" w14:textId="77777777" w:rsidR="002E0EAC" w:rsidRPr="005112CF" w:rsidRDefault="002E0EAC">
            <w:pPr>
              <w:jc w:val="center"/>
              <w:rPr>
                <w:ins w:id="9468" w:author="Adrian Moir (amoir)" w:date="2024-11-04T12:18:00Z"/>
                <w:rFonts w:asciiTheme="minorHAnsi" w:hAnsiTheme="minorHAnsi" w:cstheme="minorHAnsi"/>
                <w:sz w:val="10"/>
                <w:szCs w:val="10"/>
                <w:rPrChange w:id="9469" w:author="Adrian Moir (amoir)" w:date="2024-11-04T12:20:00Z" w16du:dateUtc="2024-11-04T11:20:00Z">
                  <w:rPr>
                    <w:ins w:id="9470" w:author="Adrian Moir (amoir)" w:date="2024-11-04T12:18:00Z"/>
                  </w:rPr>
                </w:rPrChange>
              </w:rPr>
              <w:pPrChange w:id="9471" w:author="Adrian Moir (amoir)" w:date="2024-11-04T12:27:00Z" w16du:dateUtc="2024-11-04T11:27:00Z">
                <w:pPr/>
              </w:pPrChange>
            </w:pPr>
            <w:ins w:id="947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7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47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1A17347" w14:textId="77777777" w:rsidR="002E0EAC" w:rsidRPr="005112CF" w:rsidRDefault="002E0EAC">
            <w:pPr>
              <w:jc w:val="center"/>
              <w:rPr>
                <w:ins w:id="9475" w:author="Adrian Moir (amoir)" w:date="2024-11-04T12:18:00Z"/>
                <w:rFonts w:asciiTheme="minorHAnsi" w:hAnsiTheme="minorHAnsi" w:cstheme="minorHAnsi"/>
                <w:sz w:val="10"/>
                <w:szCs w:val="10"/>
                <w:rPrChange w:id="9476" w:author="Adrian Moir (amoir)" w:date="2024-11-04T12:20:00Z" w16du:dateUtc="2024-11-04T11:20:00Z">
                  <w:rPr>
                    <w:ins w:id="9477" w:author="Adrian Moir (amoir)" w:date="2024-11-04T12:18:00Z"/>
                  </w:rPr>
                </w:rPrChange>
              </w:rPr>
              <w:pPrChange w:id="9478" w:author="Adrian Moir (amoir)" w:date="2024-11-04T12:27:00Z" w16du:dateUtc="2024-11-04T11:27:00Z">
                <w:pPr/>
              </w:pPrChange>
            </w:pPr>
            <w:proofErr w:type="spellStart"/>
            <w:ins w:id="947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8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48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9D04AC8" w14:textId="77777777" w:rsidR="002E0EAC" w:rsidRPr="005112CF" w:rsidRDefault="002E0EAC">
            <w:pPr>
              <w:jc w:val="center"/>
              <w:rPr>
                <w:ins w:id="9482" w:author="Adrian Moir (amoir)" w:date="2024-11-04T12:18:00Z"/>
                <w:rFonts w:asciiTheme="minorHAnsi" w:hAnsiTheme="minorHAnsi" w:cstheme="minorHAnsi"/>
                <w:sz w:val="10"/>
                <w:szCs w:val="10"/>
                <w:rPrChange w:id="9483" w:author="Adrian Moir (amoir)" w:date="2024-11-04T12:20:00Z" w16du:dateUtc="2024-11-04T11:20:00Z">
                  <w:rPr>
                    <w:ins w:id="9484" w:author="Adrian Moir (amoir)" w:date="2024-11-04T12:18:00Z"/>
                  </w:rPr>
                </w:rPrChange>
              </w:rPr>
              <w:pPrChange w:id="9485" w:author="Adrian Moir (amoir)" w:date="2024-11-04T12:26:00Z" w16du:dateUtc="2024-11-04T11:26:00Z">
                <w:pPr/>
              </w:pPrChange>
            </w:pPr>
            <w:ins w:id="948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87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948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16D181EC" w14:textId="77777777" w:rsidR="002E0EAC" w:rsidRPr="005112CF" w:rsidRDefault="002E0EAC">
            <w:pPr>
              <w:jc w:val="center"/>
              <w:rPr>
                <w:ins w:id="9489" w:author="Adrian Moir (amoir)" w:date="2024-11-04T12:18:00Z"/>
                <w:rFonts w:asciiTheme="minorHAnsi" w:hAnsiTheme="minorHAnsi" w:cstheme="minorHAnsi"/>
                <w:sz w:val="10"/>
                <w:szCs w:val="10"/>
                <w:rPrChange w:id="9490" w:author="Adrian Moir (amoir)" w:date="2024-11-04T12:20:00Z" w16du:dateUtc="2024-11-04T11:20:00Z">
                  <w:rPr>
                    <w:ins w:id="9491" w:author="Adrian Moir (amoir)" w:date="2024-11-04T12:18:00Z"/>
                  </w:rPr>
                </w:rPrChange>
              </w:rPr>
              <w:pPrChange w:id="9492" w:author="Adrian Moir (amoir)" w:date="2024-11-04T12:26:00Z" w16du:dateUtc="2024-11-04T11:26:00Z">
                <w:pPr/>
              </w:pPrChange>
            </w:pPr>
            <w:ins w:id="949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494" w:author="Adrian Moir (amoir)" w:date="2024-11-04T12:20:00Z" w16du:dateUtc="2024-11-04T11:20:00Z">
                    <w:rPr/>
                  </w:rPrChange>
                </w:rPr>
                <w:t>7.27</w:t>
              </w:r>
            </w:ins>
          </w:p>
        </w:tc>
        <w:tc>
          <w:tcPr>
            <w:tcW w:w="902" w:type="dxa"/>
            <w:noWrap/>
            <w:hideMark/>
            <w:tcPrChange w:id="949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E71F51A" w14:textId="77777777" w:rsidR="002E0EAC" w:rsidRPr="005112CF" w:rsidRDefault="002E0EAC">
            <w:pPr>
              <w:jc w:val="center"/>
              <w:rPr>
                <w:ins w:id="9496" w:author="Adrian Moir (amoir)" w:date="2024-11-04T12:18:00Z"/>
                <w:rFonts w:asciiTheme="minorHAnsi" w:hAnsiTheme="minorHAnsi" w:cstheme="minorHAnsi"/>
                <w:sz w:val="10"/>
                <w:szCs w:val="10"/>
                <w:rPrChange w:id="9497" w:author="Adrian Moir (amoir)" w:date="2024-11-04T12:20:00Z" w16du:dateUtc="2024-11-04T11:20:00Z">
                  <w:rPr>
                    <w:ins w:id="9498" w:author="Adrian Moir (amoir)" w:date="2024-11-04T12:18:00Z"/>
                  </w:rPr>
                </w:rPrChange>
              </w:rPr>
              <w:pPrChange w:id="9499" w:author="Adrian Moir (amoir)" w:date="2024-11-04T12:27:00Z" w16du:dateUtc="2024-11-04T11:27:00Z">
                <w:pPr/>
              </w:pPrChange>
            </w:pPr>
            <w:ins w:id="950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01" w:author="Adrian Moir (amoir)" w:date="2024-11-04T12:20:00Z" w16du:dateUtc="2024-11-04T11:20:00Z">
                    <w:rPr/>
                  </w:rPrChange>
                </w:rPr>
                <w:t>10.2</w:t>
              </w:r>
            </w:ins>
          </w:p>
        </w:tc>
        <w:tc>
          <w:tcPr>
            <w:tcW w:w="1604" w:type="dxa"/>
            <w:noWrap/>
            <w:hideMark/>
            <w:tcPrChange w:id="950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4D4D363" w14:textId="77777777" w:rsidR="002E0EAC" w:rsidRPr="005112CF" w:rsidRDefault="002E0EAC">
            <w:pPr>
              <w:jc w:val="center"/>
              <w:rPr>
                <w:ins w:id="9503" w:author="Adrian Moir (amoir)" w:date="2024-11-04T12:18:00Z"/>
                <w:rFonts w:asciiTheme="minorHAnsi" w:hAnsiTheme="minorHAnsi" w:cstheme="minorHAnsi"/>
                <w:sz w:val="10"/>
                <w:szCs w:val="10"/>
                <w:rPrChange w:id="9504" w:author="Adrian Moir (amoir)" w:date="2024-11-04T12:20:00Z" w16du:dateUtc="2024-11-04T11:20:00Z">
                  <w:rPr>
                    <w:ins w:id="9505" w:author="Adrian Moir (amoir)" w:date="2024-11-04T12:18:00Z"/>
                  </w:rPr>
                </w:rPrChange>
              </w:rPr>
              <w:pPrChange w:id="9506" w:author="Adrian Moir (amoir)" w:date="2024-11-04T12:27:00Z" w16du:dateUtc="2024-11-04T11:27:00Z">
                <w:pPr/>
              </w:pPrChange>
            </w:pPr>
            <w:ins w:id="950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0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0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10" w:author="Adrian Moir (amoir)" w:date="2024-11-04T12:20:00Z" w16du:dateUtc="2024-11-04T11:20:00Z">
                    <w:rPr/>
                  </w:rPrChange>
                </w:rPr>
                <w:t xml:space="preserve"> 8.10</w:t>
              </w:r>
            </w:ins>
          </w:p>
        </w:tc>
        <w:tc>
          <w:tcPr>
            <w:tcW w:w="1516" w:type="dxa"/>
            <w:noWrap/>
            <w:hideMark/>
            <w:tcPrChange w:id="951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3BE8137" w14:textId="77777777" w:rsidR="002E0EAC" w:rsidRPr="005112CF" w:rsidRDefault="002E0EAC">
            <w:pPr>
              <w:jc w:val="center"/>
              <w:rPr>
                <w:ins w:id="9512" w:author="Adrian Moir (amoir)" w:date="2024-11-04T12:18:00Z"/>
                <w:rFonts w:asciiTheme="minorHAnsi" w:hAnsiTheme="minorHAnsi" w:cstheme="minorHAnsi"/>
                <w:sz w:val="10"/>
                <w:szCs w:val="10"/>
                <w:rPrChange w:id="9513" w:author="Adrian Moir (amoir)" w:date="2024-11-04T12:20:00Z" w16du:dateUtc="2024-11-04T11:20:00Z">
                  <w:rPr>
                    <w:ins w:id="9514" w:author="Adrian Moir (amoir)" w:date="2024-11-04T12:18:00Z"/>
                  </w:rPr>
                </w:rPrChange>
              </w:rPr>
              <w:pPrChange w:id="9515" w:author="Adrian Moir (amoir)" w:date="2024-11-04T12:27:00Z" w16du:dateUtc="2024-11-04T11:27:00Z">
                <w:pPr/>
              </w:pPrChange>
            </w:pPr>
            <w:ins w:id="951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17" w:author="Adrian Moir (amoir)" w:date="2024-11-04T12:20:00Z" w16du:dateUtc="2024-11-04T11:20:00Z">
                    <w:rPr/>
                  </w:rPrChange>
                </w:rPr>
                <w:t>4.18.0-553.el8_10.x86_64</w:t>
              </w:r>
            </w:ins>
          </w:p>
        </w:tc>
      </w:tr>
      <w:tr w:rsidR="002E0EAC" w:rsidRPr="005112CF" w14:paraId="27E193B7" w14:textId="77777777" w:rsidTr="005112CF">
        <w:trPr>
          <w:trHeight w:val="320"/>
          <w:jc w:val="center"/>
          <w:ins w:id="9518" w:author="Adrian Moir (amoir)" w:date="2024-11-04T12:18:00Z"/>
          <w:trPrChange w:id="951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52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5BFC89B" w14:textId="77777777" w:rsidR="002E0EAC" w:rsidRPr="005112CF" w:rsidRDefault="002E0EAC">
            <w:pPr>
              <w:jc w:val="center"/>
              <w:rPr>
                <w:ins w:id="9521" w:author="Adrian Moir (amoir)" w:date="2024-11-04T12:18:00Z"/>
                <w:rFonts w:asciiTheme="minorHAnsi" w:hAnsiTheme="minorHAnsi" w:cstheme="minorHAnsi"/>
                <w:sz w:val="10"/>
                <w:szCs w:val="10"/>
                <w:rPrChange w:id="9522" w:author="Adrian Moir (amoir)" w:date="2024-11-04T12:20:00Z" w16du:dateUtc="2024-11-04T11:20:00Z">
                  <w:rPr>
                    <w:ins w:id="9523" w:author="Adrian Moir (amoir)" w:date="2024-11-04T12:18:00Z"/>
                  </w:rPr>
                </w:rPrChange>
              </w:rPr>
              <w:pPrChange w:id="9524" w:author="Adrian Moir (amoir)" w:date="2024-11-04T12:27:00Z" w16du:dateUtc="2024-11-04T11:27:00Z">
                <w:pPr/>
              </w:pPrChange>
            </w:pPr>
            <w:ins w:id="95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26" w:author="Adrian Moir (amoir)" w:date="2024-11-04T12:20:00Z" w16du:dateUtc="2024-11-04T11:20:00Z">
                    <w:rPr/>
                  </w:rPrChange>
                </w:rPr>
                <w:t>ec5384da-8c82-4c5a-82b4-0c76350e38bb</w:t>
              </w:r>
            </w:ins>
          </w:p>
        </w:tc>
        <w:tc>
          <w:tcPr>
            <w:tcW w:w="725" w:type="dxa"/>
            <w:noWrap/>
            <w:hideMark/>
            <w:tcPrChange w:id="952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297F9A48" w14:textId="77777777" w:rsidR="002E0EAC" w:rsidRPr="005112CF" w:rsidRDefault="002E0EAC">
            <w:pPr>
              <w:jc w:val="center"/>
              <w:rPr>
                <w:ins w:id="9528" w:author="Adrian Moir (amoir)" w:date="2024-11-04T12:18:00Z"/>
                <w:rFonts w:asciiTheme="minorHAnsi" w:hAnsiTheme="minorHAnsi" w:cstheme="minorHAnsi"/>
                <w:sz w:val="10"/>
                <w:szCs w:val="10"/>
                <w:rPrChange w:id="9529" w:author="Adrian Moir (amoir)" w:date="2024-11-04T12:20:00Z" w16du:dateUtc="2024-11-04T11:20:00Z">
                  <w:rPr>
                    <w:ins w:id="9530" w:author="Adrian Moir (amoir)" w:date="2024-11-04T12:18:00Z"/>
                  </w:rPr>
                </w:rPrChange>
              </w:rPr>
              <w:pPrChange w:id="9531" w:author="Adrian Moir (amoir)" w:date="2024-11-04T12:27:00Z" w16du:dateUtc="2024-11-04T11:27:00Z">
                <w:pPr/>
              </w:pPrChange>
            </w:pPr>
            <w:ins w:id="953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33" w:author="Adrian Moir (amoir)" w:date="2024-11-04T12:20:00Z" w16du:dateUtc="2024-11-04T11:20:00Z">
                    <w:rPr/>
                  </w:rPrChange>
                </w:rPr>
                <w:t>OE-NTM-QSTOR01</w:t>
              </w:r>
            </w:ins>
          </w:p>
        </w:tc>
        <w:tc>
          <w:tcPr>
            <w:tcW w:w="1540" w:type="dxa"/>
            <w:noWrap/>
            <w:hideMark/>
            <w:tcPrChange w:id="953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F4E89EF" w14:textId="77777777" w:rsidR="002E0EAC" w:rsidRPr="005112CF" w:rsidRDefault="002E0EAC">
            <w:pPr>
              <w:jc w:val="center"/>
              <w:rPr>
                <w:ins w:id="9535" w:author="Adrian Moir (amoir)" w:date="2024-11-04T12:18:00Z"/>
                <w:rFonts w:asciiTheme="minorHAnsi" w:hAnsiTheme="minorHAnsi" w:cstheme="minorHAnsi"/>
                <w:sz w:val="10"/>
                <w:szCs w:val="10"/>
                <w:rPrChange w:id="9536" w:author="Adrian Moir (amoir)" w:date="2024-11-04T12:20:00Z" w16du:dateUtc="2024-11-04T11:20:00Z">
                  <w:rPr>
                    <w:ins w:id="9537" w:author="Adrian Moir (amoir)" w:date="2024-11-04T12:18:00Z"/>
                  </w:rPr>
                </w:rPrChange>
              </w:rPr>
              <w:pPrChange w:id="9538" w:author="Adrian Moir (amoir)" w:date="2024-11-04T12:27:00Z" w16du:dateUtc="2024-11-04T11:27:00Z">
                <w:pPr/>
              </w:pPrChange>
            </w:pPr>
            <w:ins w:id="953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40" w:author="Adrian Moir (amoir)" w:date="2024-11-04T12:20:00Z" w16du:dateUtc="2024-11-04T11:20:00Z">
                    <w:rPr/>
                  </w:rPrChange>
                </w:rPr>
                <w:t>|10.173.14.24</w:t>
              </w:r>
            </w:ins>
          </w:p>
        </w:tc>
        <w:tc>
          <w:tcPr>
            <w:tcW w:w="628" w:type="dxa"/>
            <w:noWrap/>
            <w:hideMark/>
            <w:tcPrChange w:id="954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230E5E22" w14:textId="77777777" w:rsidR="002E0EAC" w:rsidRPr="005112CF" w:rsidRDefault="002E0EAC">
            <w:pPr>
              <w:jc w:val="center"/>
              <w:rPr>
                <w:ins w:id="9542" w:author="Adrian Moir (amoir)" w:date="2024-11-04T12:18:00Z"/>
                <w:rFonts w:asciiTheme="minorHAnsi" w:hAnsiTheme="minorHAnsi" w:cstheme="minorHAnsi"/>
                <w:sz w:val="10"/>
                <w:szCs w:val="10"/>
                <w:rPrChange w:id="9543" w:author="Adrian Moir (amoir)" w:date="2024-11-04T12:20:00Z" w16du:dateUtc="2024-11-04T11:20:00Z">
                  <w:rPr>
                    <w:ins w:id="9544" w:author="Adrian Moir (amoir)" w:date="2024-11-04T12:18:00Z"/>
                  </w:rPr>
                </w:rPrChange>
              </w:rPr>
              <w:pPrChange w:id="9545" w:author="Adrian Moir (amoir)" w:date="2024-11-04T12:27:00Z" w16du:dateUtc="2024-11-04T11:27:00Z">
                <w:pPr/>
              </w:pPrChange>
            </w:pPr>
            <w:ins w:id="954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4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54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93DFCB0" w14:textId="77777777" w:rsidR="002E0EAC" w:rsidRPr="005112CF" w:rsidRDefault="002E0EAC">
            <w:pPr>
              <w:jc w:val="center"/>
              <w:rPr>
                <w:ins w:id="9549" w:author="Adrian Moir (amoir)" w:date="2024-11-04T12:18:00Z"/>
                <w:rFonts w:asciiTheme="minorHAnsi" w:hAnsiTheme="minorHAnsi" w:cstheme="minorHAnsi"/>
                <w:sz w:val="10"/>
                <w:szCs w:val="10"/>
                <w:rPrChange w:id="9550" w:author="Adrian Moir (amoir)" w:date="2024-11-04T12:20:00Z" w16du:dateUtc="2024-11-04T11:20:00Z">
                  <w:rPr>
                    <w:ins w:id="9551" w:author="Adrian Moir (amoir)" w:date="2024-11-04T12:18:00Z"/>
                  </w:rPr>
                </w:rPrChange>
              </w:rPr>
              <w:pPrChange w:id="9552" w:author="Adrian Moir (amoir)" w:date="2024-11-04T12:27:00Z" w16du:dateUtc="2024-11-04T11:27:00Z">
                <w:pPr/>
              </w:pPrChange>
            </w:pPr>
            <w:proofErr w:type="spellStart"/>
            <w:ins w:id="955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5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55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A13F0EF" w14:textId="77777777" w:rsidR="002E0EAC" w:rsidRPr="005112CF" w:rsidRDefault="002E0EAC">
            <w:pPr>
              <w:jc w:val="center"/>
              <w:rPr>
                <w:ins w:id="9556" w:author="Adrian Moir (amoir)" w:date="2024-11-04T12:18:00Z"/>
                <w:rFonts w:asciiTheme="minorHAnsi" w:hAnsiTheme="minorHAnsi" w:cstheme="minorHAnsi"/>
                <w:sz w:val="10"/>
                <w:szCs w:val="10"/>
                <w:rPrChange w:id="9557" w:author="Adrian Moir (amoir)" w:date="2024-11-04T12:20:00Z" w16du:dateUtc="2024-11-04T11:20:00Z">
                  <w:rPr>
                    <w:ins w:id="9558" w:author="Adrian Moir (amoir)" w:date="2024-11-04T12:18:00Z"/>
                  </w:rPr>
                </w:rPrChange>
              </w:rPr>
              <w:pPrChange w:id="9559" w:author="Adrian Moir (amoir)" w:date="2024-11-04T12:26:00Z" w16du:dateUtc="2024-11-04T11:26:00Z">
                <w:pPr/>
              </w:pPrChange>
            </w:pPr>
            <w:ins w:id="95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61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956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4A0EEA8C" w14:textId="77777777" w:rsidR="002E0EAC" w:rsidRPr="005112CF" w:rsidRDefault="002E0EAC">
            <w:pPr>
              <w:jc w:val="center"/>
              <w:rPr>
                <w:ins w:id="9563" w:author="Adrian Moir (amoir)" w:date="2024-11-04T12:18:00Z"/>
                <w:rFonts w:asciiTheme="minorHAnsi" w:hAnsiTheme="minorHAnsi" w:cstheme="minorHAnsi"/>
                <w:sz w:val="10"/>
                <w:szCs w:val="10"/>
                <w:rPrChange w:id="9564" w:author="Adrian Moir (amoir)" w:date="2024-11-04T12:20:00Z" w16du:dateUtc="2024-11-04T11:20:00Z">
                  <w:rPr>
                    <w:ins w:id="9565" w:author="Adrian Moir (amoir)" w:date="2024-11-04T12:18:00Z"/>
                  </w:rPr>
                </w:rPrChange>
              </w:rPr>
              <w:pPrChange w:id="9566" w:author="Adrian Moir (amoir)" w:date="2024-11-04T12:26:00Z" w16du:dateUtc="2024-11-04T11:26:00Z">
                <w:pPr/>
              </w:pPrChange>
            </w:pPr>
            <w:ins w:id="956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68" w:author="Adrian Moir (amoir)" w:date="2024-11-04T12:20:00Z" w16du:dateUtc="2024-11-04T11:20:00Z">
                    <w:rPr/>
                  </w:rPrChange>
                </w:rPr>
                <w:t>3.04</w:t>
              </w:r>
            </w:ins>
          </w:p>
        </w:tc>
        <w:tc>
          <w:tcPr>
            <w:tcW w:w="902" w:type="dxa"/>
            <w:noWrap/>
            <w:hideMark/>
            <w:tcPrChange w:id="956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948E203" w14:textId="77777777" w:rsidR="002E0EAC" w:rsidRPr="005112CF" w:rsidRDefault="002E0EAC">
            <w:pPr>
              <w:jc w:val="center"/>
              <w:rPr>
                <w:ins w:id="9570" w:author="Adrian Moir (amoir)" w:date="2024-11-04T12:18:00Z"/>
                <w:rFonts w:asciiTheme="minorHAnsi" w:hAnsiTheme="minorHAnsi" w:cstheme="minorHAnsi"/>
                <w:sz w:val="10"/>
                <w:szCs w:val="10"/>
                <w:rPrChange w:id="9571" w:author="Adrian Moir (amoir)" w:date="2024-11-04T12:20:00Z" w16du:dateUtc="2024-11-04T11:20:00Z">
                  <w:rPr>
                    <w:ins w:id="9572" w:author="Adrian Moir (amoir)" w:date="2024-11-04T12:18:00Z"/>
                  </w:rPr>
                </w:rPrChange>
              </w:rPr>
              <w:pPrChange w:id="9573" w:author="Adrian Moir (amoir)" w:date="2024-11-04T12:27:00Z" w16du:dateUtc="2024-11-04T11:27:00Z">
                <w:pPr/>
              </w:pPrChange>
            </w:pPr>
            <w:ins w:id="957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75" w:author="Adrian Moir (amoir)" w:date="2024-11-04T12:20:00Z" w16du:dateUtc="2024-11-04T11:20:00Z">
                    <w:rPr/>
                  </w:rPrChange>
                </w:rPr>
                <w:t>5</w:t>
              </w:r>
            </w:ins>
          </w:p>
        </w:tc>
        <w:tc>
          <w:tcPr>
            <w:tcW w:w="1604" w:type="dxa"/>
            <w:noWrap/>
            <w:hideMark/>
            <w:tcPrChange w:id="957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C136F2C" w14:textId="77777777" w:rsidR="002E0EAC" w:rsidRPr="005112CF" w:rsidRDefault="002E0EAC">
            <w:pPr>
              <w:jc w:val="center"/>
              <w:rPr>
                <w:ins w:id="9577" w:author="Adrian Moir (amoir)" w:date="2024-11-04T12:18:00Z"/>
                <w:rFonts w:asciiTheme="minorHAnsi" w:hAnsiTheme="minorHAnsi" w:cstheme="minorHAnsi"/>
                <w:sz w:val="10"/>
                <w:szCs w:val="10"/>
                <w:rPrChange w:id="9578" w:author="Adrian Moir (amoir)" w:date="2024-11-04T12:20:00Z" w16du:dateUtc="2024-11-04T11:20:00Z">
                  <w:rPr>
                    <w:ins w:id="9579" w:author="Adrian Moir (amoir)" w:date="2024-11-04T12:18:00Z"/>
                  </w:rPr>
                </w:rPrChange>
              </w:rPr>
              <w:pPrChange w:id="9580" w:author="Adrian Moir (amoir)" w:date="2024-11-04T12:27:00Z" w16du:dateUtc="2024-11-04T11:27:00Z">
                <w:pPr/>
              </w:pPrChange>
            </w:pPr>
            <w:ins w:id="958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8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8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84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958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09CBBE8" w14:textId="77777777" w:rsidR="002E0EAC" w:rsidRPr="005112CF" w:rsidRDefault="002E0EAC">
            <w:pPr>
              <w:jc w:val="center"/>
              <w:rPr>
                <w:ins w:id="9586" w:author="Adrian Moir (amoir)" w:date="2024-11-04T12:18:00Z"/>
                <w:rFonts w:asciiTheme="minorHAnsi" w:hAnsiTheme="minorHAnsi" w:cstheme="minorHAnsi"/>
                <w:sz w:val="10"/>
                <w:szCs w:val="10"/>
                <w:rPrChange w:id="9587" w:author="Adrian Moir (amoir)" w:date="2024-11-04T12:20:00Z" w16du:dateUtc="2024-11-04T11:20:00Z">
                  <w:rPr>
                    <w:ins w:id="9588" w:author="Adrian Moir (amoir)" w:date="2024-11-04T12:18:00Z"/>
                  </w:rPr>
                </w:rPrChange>
              </w:rPr>
              <w:pPrChange w:id="9589" w:author="Adrian Moir (amoir)" w:date="2024-11-04T12:27:00Z" w16du:dateUtc="2024-11-04T11:27:00Z">
                <w:pPr/>
              </w:pPrChange>
            </w:pPr>
            <w:ins w:id="959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591" w:author="Adrian Moir (amoir)" w:date="2024-11-04T12:20:00Z" w16du:dateUtc="2024-11-04T11:20:00Z">
                    <w:rPr/>
                  </w:rPrChange>
                </w:rPr>
                <w:t>4.18.0-513.24.1.el8_9.x86_64</w:t>
              </w:r>
            </w:ins>
          </w:p>
        </w:tc>
      </w:tr>
      <w:tr w:rsidR="002E0EAC" w:rsidRPr="005112CF" w14:paraId="4D73A0C1" w14:textId="77777777" w:rsidTr="005112CF">
        <w:trPr>
          <w:trHeight w:val="320"/>
          <w:jc w:val="center"/>
          <w:ins w:id="9592" w:author="Adrian Moir (amoir)" w:date="2024-11-04T12:18:00Z"/>
          <w:trPrChange w:id="959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59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3ECA48E" w14:textId="77777777" w:rsidR="002E0EAC" w:rsidRPr="005112CF" w:rsidRDefault="002E0EAC">
            <w:pPr>
              <w:jc w:val="center"/>
              <w:rPr>
                <w:ins w:id="9595" w:author="Adrian Moir (amoir)" w:date="2024-11-04T12:18:00Z"/>
                <w:rFonts w:asciiTheme="minorHAnsi" w:hAnsiTheme="minorHAnsi" w:cstheme="minorHAnsi"/>
                <w:sz w:val="10"/>
                <w:szCs w:val="10"/>
                <w:rPrChange w:id="9596" w:author="Adrian Moir (amoir)" w:date="2024-11-04T12:20:00Z" w16du:dateUtc="2024-11-04T11:20:00Z">
                  <w:rPr>
                    <w:ins w:id="9597" w:author="Adrian Moir (amoir)" w:date="2024-11-04T12:18:00Z"/>
                  </w:rPr>
                </w:rPrChange>
              </w:rPr>
              <w:pPrChange w:id="9598" w:author="Adrian Moir (amoir)" w:date="2024-11-04T12:27:00Z" w16du:dateUtc="2024-11-04T11:27:00Z">
                <w:pPr/>
              </w:pPrChange>
            </w:pPr>
            <w:ins w:id="959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00" w:author="Adrian Moir (amoir)" w:date="2024-11-04T12:20:00Z" w16du:dateUtc="2024-11-04T11:20:00Z">
                    <w:rPr/>
                  </w:rPrChange>
                </w:rPr>
                <w:t>a3866a90-7708-425c-becb-39fc1729e962</w:t>
              </w:r>
            </w:ins>
          </w:p>
        </w:tc>
        <w:tc>
          <w:tcPr>
            <w:tcW w:w="725" w:type="dxa"/>
            <w:noWrap/>
            <w:hideMark/>
            <w:tcPrChange w:id="960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871A397" w14:textId="77777777" w:rsidR="002E0EAC" w:rsidRPr="005112CF" w:rsidRDefault="002E0EAC">
            <w:pPr>
              <w:jc w:val="center"/>
              <w:rPr>
                <w:ins w:id="9602" w:author="Adrian Moir (amoir)" w:date="2024-11-04T12:18:00Z"/>
                <w:rFonts w:asciiTheme="minorHAnsi" w:hAnsiTheme="minorHAnsi" w:cstheme="minorHAnsi"/>
                <w:sz w:val="10"/>
                <w:szCs w:val="10"/>
                <w:rPrChange w:id="9603" w:author="Adrian Moir (amoir)" w:date="2024-11-04T12:20:00Z" w16du:dateUtc="2024-11-04T11:20:00Z">
                  <w:rPr>
                    <w:ins w:id="9604" w:author="Adrian Moir (amoir)" w:date="2024-11-04T12:18:00Z"/>
                  </w:rPr>
                </w:rPrChange>
              </w:rPr>
              <w:pPrChange w:id="9605" w:author="Adrian Moir (amoir)" w:date="2024-11-04T12:27:00Z" w16du:dateUtc="2024-11-04T11:27:00Z">
                <w:pPr/>
              </w:pPrChange>
            </w:pPr>
            <w:proofErr w:type="spellStart"/>
            <w:ins w:id="960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07" w:author="Adrian Moir (amoir)" w:date="2024-11-04T12:20:00Z" w16du:dateUtc="2024-11-04T11:20:00Z">
                    <w:rPr/>
                  </w:rPrChange>
                </w:rPr>
                <w:t>clf-qstor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960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3A9DC70D" w14:textId="77777777" w:rsidR="002E0EAC" w:rsidRPr="005112CF" w:rsidRDefault="002E0EAC">
            <w:pPr>
              <w:jc w:val="center"/>
              <w:rPr>
                <w:ins w:id="9609" w:author="Adrian Moir (amoir)" w:date="2024-11-04T12:18:00Z"/>
                <w:rFonts w:asciiTheme="minorHAnsi" w:hAnsiTheme="minorHAnsi" w:cstheme="minorHAnsi"/>
                <w:sz w:val="10"/>
                <w:szCs w:val="10"/>
                <w:rPrChange w:id="9610" w:author="Adrian Moir (amoir)" w:date="2024-11-04T12:20:00Z" w16du:dateUtc="2024-11-04T11:20:00Z">
                  <w:rPr>
                    <w:ins w:id="9611" w:author="Adrian Moir (amoir)" w:date="2024-11-04T12:18:00Z"/>
                  </w:rPr>
                </w:rPrChange>
              </w:rPr>
              <w:pPrChange w:id="9612" w:author="Adrian Moir (amoir)" w:date="2024-11-04T12:27:00Z" w16du:dateUtc="2024-11-04T11:27:00Z">
                <w:pPr/>
              </w:pPrChange>
            </w:pPr>
            <w:ins w:id="961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14" w:author="Adrian Moir (amoir)" w:date="2024-11-04T12:20:00Z" w16du:dateUtc="2024-11-04T11:20:00Z">
                    <w:rPr/>
                  </w:rPrChange>
                </w:rPr>
                <w:t>|172.24.14.118|10.150.156.20</w:t>
              </w:r>
            </w:ins>
          </w:p>
        </w:tc>
        <w:tc>
          <w:tcPr>
            <w:tcW w:w="628" w:type="dxa"/>
            <w:noWrap/>
            <w:hideMark/>
            <w:tcPrChange w:id="961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1EA067A" w14:textId="77777777" w:rsidR="002E0EAC" w:rsidRPr="005112CF" w:rsidRDefault="002E0EAC">
            <w:pPr>
              <w:jc w:val="center"/>
              <w:rPr>
                <w:ins w:id="9616" w:author="Adrian Moir (amoir)" w:date="2024-11-04T12:18:00Z"/>
                <w:rFonts w:asciiTheme="minorHAnsi" w:hAnsiTheme="minorHAnsi" w:cstheme="minorHAnsi"/>
                <w:sz w:val="10"/>
                <w:szCs w:val="10"/>
                <w:rPrChange w:id="9617" w:author="Adrian Moir (amoir)" w:date="2024-11-04T12:20:00Z" w16du:dateUtc="2024-11-04T11:20:00Z">
                  <w:rPr>
                    <w:ins w:id="9618" w:author="Adrian Moir (amoir)" w:date="2024-11-04T12:18:00Z"/>
                  </w:rPr>
                </w:rPrChange>
              </w:rPr>
              <w:pPrChange w:id="9619" w:author="Adrian Moir (amoir)" w:date="2024-11-04T12:27:00Z" w16du:dateUtc="2024-11-04T11:27:00Z">
                <w:pPr/>
              </w:pPrChange>
            </w:pPr>
            <w:ins w:id="962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2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62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1A075E79" w14:textId="77777777" w:rsidR="002E0EAC" w:rsidRPr="005112CF" w:rsidRDefault="002E0EAC">
            <w:pPr>
              <w:jc w:val="center"/>
              <w:rPr>
                <w:ins w:id="9623" w:author="Adrian Moir (amoir)" w:date="2024-11-04T12:18:00Z"/>
                <w:rFonts w:asciiTheme="minorHAnsi" w:hAnsiTheme="minorHAnsi" w:cstheme="minorHAnsi"/>
                <w:sz w:val="10"/>
                <w:szCs w:val="10"/>
                <w:rPrChange w:id="9624" w:author="Adrian Moir (amoir)" w:date="2024-11-04T12:20:00Z" w16du:dateUtc="2024-11-04T11:20:00Z">
                  <w:rPr>
                    <w:ins w:id="9625" w:author="Adrian Moir (amoir)" w:date="2024-11-04T12:18:00Z"/>
                  </w:rPr>
                </w:rPrChange>
              </w:rPr>
              <w:pPrChange w:id="9626" w:author="Adrian Moir (amoir)" w:date="2024-11-04T12:27:00Z" w16du:dateUtc="2024-11-04T11:27:00Z">
                <w:pPr/>
              </w:pPrChange>
            </w:pPr>
            <w:proofErr w:type="spellStart"/>
            <w:ins w:id="962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2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62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7C00DDE" w14:textId="77777777" w:rsidR="002E0EAC" w:rsidRPr="005112CF" w:rsidRDefault="002E0EAC">
            <w:pPr>
              <w:jc w:val="center"/>
              <w:rPr>
                <w:ins w:id="9630" w:author="Adrian Moir (amoir)" w:date="2024-11-04T12:18:00Z"/>
                <w:rFonts w:asciiTheme="minorHAnsi" w:hAnsiTheme="minorHAnsi" w:cstheme="minorHAnsi"/>
                <w:sz w:val="10"/>
                <w:szCs w:val="10"/>
                <w:rPrChange w:id="9631" w:author="Adrian Moir (amoir)" w:date="2024-11-04T12:20:00Z" w16du:dateUtc="2024-11-04T11:20:00Z">
                  <w:rPr>
                    <w:ins w:id="9632" w:author="Adrian Moir (amoir)" w:date="2024-11-04T12:18:00Z"/>
                  </w:rPr>
                </w:rPrChange>
              </w:rPr>
              <w:pPrChange w:id="9633" w:author="Adrian Moir (amoir)" w:date="2024-11-04T12:26:00Z" w16du:dateUtc="2024-11-04T11:26:00Z">
                <w:pPr/>
              </w:pPrChange>
            </w:pPr>
            <w:ins w:id="963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35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963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DE0C32F" w14:textId="77777777" w:rsidR="002E0EAC" w:rsidRPr="005112CF" w:rsidRDefault="002E0EAC">
            <w:pPr>
              <w:jc w:val="center"/>
              <w:rPr>
                <w:ins w:id="9637" w:author="Adrian Moir (amoir)" w:date="2024-11-04T12:18:00Z"/>
                <w:rFonts w:asciiTheme="minorHAnsi" w:hAnsiTheme="minorHAnsi" w:cstheme="minorHAnsi"/>
                <w:sz w:val="10"/>
                <w:szCs w:val="10"/>
                <w:rPrChange w:id="9638" w:author="Adrian Moir (amoir)" w:date="2024-11-04T12:20:00Z" w16du:dateUtc="2024-11-04T11:20:00Z">
                  <w:rPr>
                    <w:ins w:id="9639" w:author="Adrian Moir (amoir)" w:date="2024-11-04T12:18:00Z"/>
                  </w:rPr>
                </w:rPrChange>
              </w:rPr>
              <w:pPrChange w:id="9640" w:author="Adrian Moir (amoir)" w:date="2024-11-04T12:26:00Z" w16du:dateUtc="2024-11-04T11:26:00Z">
                <w:pPr/>
              </w:pPrChange>
            </w:pPr>
            <w:ins w:id="964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42" w:author="Adrian Moir (amoir)" w:date="2024-11-04T12:20:00Z" w16du:dateUtc="2024-11-04T11:20:00Z">
                    <w:rPr/>
                  </w:rPrChange>
                </w:rPr>
                <w:t>0.04</w:t>
              </w:r>
            </w:ins>
          </w:p>
        </w:tc>
        <w:tc>
          <w:tcPr>
            <w:tcW w:w="902" w:type="dxa"/>
            <w:noWrap/>
            <w:hideMark/>
            <w:tcPrChange w:id="964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2ACAB22" w14:textId="77777777" w:rsidR="002E0EAC" w:rsidRPr="005112CF" w:rsidRDefault="002E0EAC">
            <w:pPr>
              <w:jc w:val="center"/>
              <w:rPr>
                <w:ins w:id="9644" w:author="Adrian Moir (amoir)" w:date="2024-11-04T12:18:00Z"/>
                <w:rFonts w:asciiTheme="minorHAnsi" w:hAnsiTheme="minorHAnsi" w:cstheme="minorHAnsi"/>
                <w:sz w:val="10"/>
                <w:szCs w:val="10"/>
                <w:rPrChange w:id="9645" w:author="Adrian Moir (amoir)" w:date="2024-11-04T12:20:00Z" w16du:dateUtc="2024-11-04T11:20:00Z">
                  <w:rPr>
                    <w:ins w:id="9646" w:author="Adrian Moir (amoir)" w:date="2024-11-04T12:18:00Z"/>
                  </w:rPr>
                </w:rPrChange>
              </w:rPr>
              <w:pPrChange w:id="9647" w:author="Adrian Moir (amoir)" w:date="2024-11-04T12:27:00Z" w16du:dateUtc="2024-11-04T11:27:00Z">
                <w:pPr/>
              </w:pPrChange>
            </w:pPr>
            <w:ins w:id="964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49" w:author="Adrian Moir (amoir)" w:date="2024-11-04T12:20:00Z" w16du:dateUtc="2024-11-04T11:20:00Z">
                    <w:rPr/>
                  </w:rPrChange>
                </w:rPr>
                <w:t>1</w:t>
              </w:r>
            </w:ins>
          </w:p>
        </w:tc>
        <w:tc>
          <w:tcPr>
            <w:tcW w:w="1604" w:type="dxa"/>
            <w:noWrap/>
            <w:hideMark/>
            <w:tcPrChange w:id="965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52DEEA6" w14:textId="77777777" w:rsidR="002E0EAC" w:rsidRPr="005112CF" w:rsidRDefault="002E0EAC">
            <w:pPr>
              <w:jc w:val="center"/>
              <w:rPr>
                <w:ins w:id="9651" w:author="Adrian Moir (amoir)" w:date="2024-11-04T12:18:00Z"/>
                <w:rFonts w:asciiTheme="minorHAnsi" w:hAnsiTheme="minorHAnsi" w:cstheme="minorHAnsi"/>
                <w:sz w:val="10"/>
                <w:szCs w:val="10"/>
                <w:rPrChange w:id="9652" w:author="Adrian Moir (amoir)" w:date="2024-11-04T12:20:00Z" w16du:dateUtc="2024-11-04T11:20:00Z">
                  <w:rPr>
                    <w:ins w:id="9653" w:author="Adrian Moir (amoir)" w:date="2024-11-04T12:18:00Z"/>
                  </w:rPr>
                </w:rPrChange>
              </w:rPr>
              <w:pPrChange w:id="9654" w:author="Adrian Moir (amoir)" w:date="2024-11-04T12:27:00Z" w16du:dateUtc="2024-11-04T11:27:00Z">
                <w:pPr/>
              </w:pPrChange>
            </w:pPr>
            <w:ins w:id="965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5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5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58" w:author="Adrian Moir (amoir)" w:date="2024-11-04T12:20:00Z" w16du:dateUtc="2024-11-04T11:20:00Z">
                    <w:rPr/>
                  </w:rPrChange>
                </w:rPr>
                <w:t xml:space="preserve"> 9.2</w:t>
              </w:r>
            </w:ins>
          </w:p>
        </w:tc>
        <w:tc>
          <w:tcPr>
            <w:tcW w:w="1516" w:type="dxa"/>
            <w:noWrap/>
            <w:hideMark/>
            <w:tcPrChange w:id="965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3E293218" w14:textId="77777777" w:rsidR="002E0EAC" w:rsidRPr="005112CF" w:rsidRDefault="002E0EAC">
            <w:pPr>
              <w:jc w:val="center"/>
              <w:rPr>
                <w:ins w:id="9660" w:author="Adrian Moir (amoir)" w:date="2024-11-04T12:18:00Z"/>
                <w:rFonts w:asciiTheme="minorHAnsi" w:hAnsiTheme="minorHAnsi" w:cstheme="minorHAnsi"/>
                <w:sz w:val="10"/>
                <w:szCs w:val="10"/>
                <w:rPrChange w:id="9661" w:author="Adrian Moir (amoir)" w:date="2024-11-04T12:20:00Z" w16du:dateUtc="2024-11-04T11:20:00Z">
                  <w:rPr>
                    <w:ins w:id="9662" w:author="Adrian Moir (amoir)" w:date="2024-11-04T12:18:00Z"/>
                  </w:rPr>
                </w:rPrChange>
              </w:rPr>
              <w:pPrChange w:id="9663" w:author="Adrian Moir (amoir)" w:date="2024-11-04T12:27:00Z" w16du:dateUtc="2024-11-04T11:27:00Z">
                <w:pPr/>
              </w:pPrChange>
            </w:pPr>
            <w:ins w:id="966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65" w:author="Adrian Moir (amoir)" w:date="2024-11-04T12:20:00Z" w16du:dateUtc="2024-11-04T11:20:00Z">
                    <w:rPr/>
                  </w:rPrChange>
                </w:rPr>
                <w:t>5.14.0-284.30.1.el9_2.x86_64</w:t>
              </w:r>
            </w:ins>
          </w:p>
        </w:tc>
      </w:tr>
      <w:tr w:rsidR="002E0EAC" w:rsidRPr="005112CF" w14:paraId="203254AE" w14:textId="77777777" w:rsidTr="005112CF">
        <w:trPr>
          <w:trHeight w:val="320"/>
          <w:jc w:val="center"/>
          <w:ins w:id="9666" w:author="Adrian Moir (amoir)" w:date="2024-11-04T12:18:00Z"/>
          <w:trPrChange w:id="966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66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67EAE460" w14:textId="77777777" w:rsidR="002E0EAC" w:rsidRPr="005112CF" w:rsidRDefault="002E0EAC">
            <w:pPr>
              <w:jc w:val="center"/>
              <w:rPr>
                <w:ins w:id="9669" w:author="Adrian Moir (amoir)" w:date="2024-11-04T12:18:00Z"/>
                <w:rFonts w:asciiTheme="minorHAnsi" w:hAnsiTheme="minorHAnsi" w:cstheme="minorHAnsi"/>
                <w:sz w:val="10"/>
                <w:szCs w:val="10"/>
                <w:rPrChange w:id="9670" w:author="Adrian Moir (amoir)" w:date="2024-11-04T12:20:00Z" w16du:dateUtc="2024-11-04T11:20:00Z">
                  <w:rPr>
                    <w:ins w:id="9671" w:author="Adrian Moir (amoir)" w:date="2024-11-04T12:18:00Z"/>
                  </w:rPr>
                </w:rPrChange>
              </w:rPr>
              <w:pPrChange w:id="9672" w:author="Adrian Moir (amoir)" w:date="2024-11-04T12:27:00Z" w16du:dateUtc="2024-11-04T11:27:00Z">
                <w:pPr/>
              </w:pPrChange>
            </w:pPr>
            <w:ins w:id="967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74" w:author="Adrian Moir (amoir)" w:date="2024-11-04T12:20:00Z" w16du:dateUtc="2024-11-04T11:20:00Z">
                    <w:rPr/>
                  </w:rPrChange>
                </w:rPr>
                <w:t>213620d1-4170-4bdb-a494-0dae5b67ef74</w:t>
              </w:r>
            </w:ins>
          </w:p>
        </w:tc>
        <w:tc>
          <w:tcPr>
            <w:tcW w:w="725" w:type="dxa"/>
            <w:noWrap/>
            <w:hideMark/>
            <w:tcPrChange w:id="967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9483607" w14:textId="77777777" w:rsidR="002E0EAC" w:rsidRPr="005112CF" w:rsidRDefault="002E0EAC">
            <w:pPr>
              <w:jc w:val="center"/>
              <w:rPr>
                <w:ins w:id="9676" w:author="Adrian Moir (amoir)" w:date="2024-11-04T12:18:00Z"/>
                <w:rFonts w:asciiTheme="minorHAnsi" w:hAnsiTheme="minorHAnsi" w:cstheme="minorHAnsi"/>
                <w:sz w:val="10"/>
                <w:szCs w:val="10"/>
                <w:rPrChange w:id="9677" w:author="Adrian Moir (amoir)" w:date="2024-11-04T12:20:00Z" w16du:dateUtc="2024-11-04T11:20:00Z">
                  <w:rPr>
                    <w:ins w:id="9678" w:author="Adrian Moir (amoir)" w:date="2024-11-04T12:18:00Z"/>
                  </w:rPr>
                </w:rPrChange>
              </w:rPr>
              <w:pPrChange w:id="9679" w:author="Adrian Moir (amoir)" w:date="2024-11-04T12:27:00Z" w16du:dateUtc="2024-11-04T11:27:00Z">
                <w:pPr/>
              </w:pPrChange>
            </w:pPr>
            <w:ins w:id="968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81" w:author="Adrian Moir (amoir)" w:date="2024-11-04T12:20:00Z" w16du:dateUtc="2024-11-04T11:20:00Z">
                    <w:rPr/>
                  </w:rPrChange>
                </w:rPr>
                <w:t>OHOS-ESXI-QSTOR02</w:t>
              </w:r>
            </w:ins>
          </w:p>
        </w:tc>
        <w:tc>
          <w:tcPr>
            <w:tcW w:w="1540" w:type="dxa"/>
            <w:noWrap/>
            <w:hideMark/>
            <w:tcPrChange w:id="968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24D8DC0" w14:textId="77777777" w:rsidR="002E0EAC" w:rsidRPr="005112CF" w:rsidRDefault="002E0EAC">
            <w:pPr>
              <w:jc w:val="center"/>
              <w:rPr>
                <w:ins w:id="9683" w:author="Adrian Moir (amoir)" w:date="2024-11-04T12:18:00Z"/>
                <w:rFonts w:asciiTheme="minorHAnsi" w:hAnsiTheme="minorHAnsi" w:cstheme="minorHAnsi"/>
                <w:sz w:val="10"/>
                <w:szCs w:val="10"/>
                <w:rPrChange w:id="9684" w:author="Adrian Moir (amoir)" w:date="2024-11-04T12:20:00Z" w16du:dateUtc="2024-11-04T11:20:00Z">
                  <w:rPr>
                    <w:ins w:id="9685" w:author="Adrian Moir (amoir)" w:date="2024-11-04T12:18:00Z"/>
                  </w:rPr>
                </w:rPrChange>
              </w:rPr>
              <w:pPrChange w:id="9686" w:author="Adrian Moir (amoir)" w:date="2024-11-04T12:27:00Z" w16du:dateUtc="2024-11-04T11:27:00Z">
                <w:pPr/>
              </w:pPrChange>
            </w:pPr>
            <w:ins w:id="968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88" w:author="Adrian Moir (amoir)" w:date="2024-11-04T12:20:00Z" w16du:dateUtc="2024-11-04T11:20:00Z">
                    <w:rPr/>
                  </w:rPrChange>
                </w:rPr>
                <w:t>|172.24.33.61</w:t>
              </w:r>
            </w:ins>
          </w:p>
        </w:tc>
        <w:tc>
          <w:tcPr>
            <w:tcW w:w="628" w:type="dxa"/>
            <w:noWrap/>
            <w:hideMark/>
            <w:tcPrChange w:id="968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1443C51C" w14:textId="77777777" w:rsidR="002E0EAC" w:rsidRPr="005112CF" w:rsidRDefault="002E0EAC">
            <w:pPr>
              <w:jc w:val="center"/>
              <w:rPr>
                <w:ins w:id="9690" w:author="Adrian Moir (amoir)" w:date="2024-11-04T12:18:00Z"/>
                <w:rFonts w:asciiTheme="minorHAnsi" w:hAnsiTheme="minorHAnsi" w:cstheme="minorHAnsi"/>
                <w:sz w:val="10"/>
                <w:szCs w:val="10"/>
                <w:rPrChange w:id="9691" w:author="Adrian Moir (amoir)" w:date="2024-11-04T12:20:00Z" w16du:dateUtc="2024-11-04T11:20:00Z">
                  <w:rPr>
                    <w:ins w:id="9692" w:author="Adrian Moir (amoir)" w:date="2024-11-04T12:18:00Z"/>
                  </w:rPr>
                </w:rPrChange>
              </w:rPr>
              <w:pPrChange w:id="9693" w:author="Adrian Moir (amoir)" w:date="2024-11-04T12:27:00Z" w16du:dateUtc="2024-11-04T11:27:00Z">
                <w:pPr/>
              </w:pPrChange>
            </w:pPr>
            <w:ins w:id="969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695" w:author="Adrian Moir (amoir)" w:date="2024-11-04T12:20:00Z" w16du:dateUtc="2024-11-04T11:20:00Z">
                    <w:rPr/>
                  </w:rPrChange>
                </w:rPr>
                <w:t>7.4.1.169</w:t>
              </w:r>
            </w:ins>
          </w:p>
        </w:tc>
        <w:tc>
          <w:tcPr>
            <w:tcW w:w="831" w:type="dxa"/>
            <w:noWrap/>
            <w:hideMark/>
            <w:tcPrChange w:id="969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6ED8C28" w14:textId="77777777" w:rsidR="002E0EAC" w:rsidRPr="005112CF" w:rsidRDefault="002E0EAC">
            <w:pPr>
              <w:jc w:val="center"/>
              <w:rPr>
                <w:ins w:id="9697" w:author="Adrian Moir (amoir)" w:date="2024-11-04T12:18:00Z"/>
                <w:rFonts w:asciiTheme="minorHAnsi" w:hAnsiTheme="minorHAnsi" w:cstheme="minorHAnsi"/>
                <w:sz w:val="10"/>
                <w:szCs w:val="10"/>
                <w:rPrChange w:id="9698" w:author="Adrian Moir (amoir)" w:date="2024-11-04T12:20:00Z" w16du:dateUtc="2024-11-04T11:20:00Z">
                  <w:rPr>
                    <w:ins w:id="9699" w:author="Adrian Moir (amoir)" w:date="2024-11-04T12:18:00Z"/>
                  </w:rPr>
                </w:rPrChange>
              </w:rPr>
              <w:pPrChange w:id="9700" w:author="Adrian Moir (amoir)" w:date="2024-11-04T12:27:00Z" w16du:dateUtc="2024-11-04T11:27:00Z">
                <w:pPr/>
              </w:pPrChange>
            </w:pPr>
            <w:proofErr w:type="spellStart"/>
            <w:ins w:id="970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0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70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62268ADC" w14:textId="77777777" w:rsidR="002E0EAC" w:rsidRPr="005112CF" w:rsidRDefault="002E0EAC">
            <w:pPr>
              <w:jc w:val="center"/>
              <w:rPr>
                <w:ins w:id="9704" w:author="Adrian Moir (amoir)" w:date="2024-11-04T12:18:00Z"/>
                <w:rFonts w:asciiTheme="minorHAnsi" w:hAnsiTheme="minorHAnsi" w:cstheme="minorHAnsi"/>
                <w:sz w:val="10"/>
                <w:szCs w:val="10"/>
                <w:rPrChange w:id="9705" w:author="Adrian Moir (amoir)" w:date="2024-11-04T12:20:00Z" w16du:dateUtc="2024-11-04T11:20:00Z">
                  <w:rPr>
                    <w:ins w:id="9706" w:author="Adrian Moir (amoir)" w:date="2024-11-04T12:18:00Z"/>
                  </w:rPr>
                </w:rPrChange>
              </w:rPr>
              <w:pPrChange w:id="9707" w:author="Adrian Moir (amoir)" w:date="2024-11-04T12:26:00Z" w16du:dateUtc="2024-11-04T11:26:00Z">
                <w:pPr/>
              </w:pPrChange>
            </w:pPr>
            <w:ins w:id="970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09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971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7BA9F9D4" w14:textId="77777777" w:rsidR="002E0EAC" w:rsidRPr="005112CF" w:rsidRDefault="002E0EAC">
            <w:pPr>
              <w:jc w:val="center"/>
              <w:rPr>
                <w:ins w:id="9711" w:author="Adrian Moir (amoir)" w:date="2024-11-04T12:18:00Z"/>
                <w:rFonts w:asciiTheme="minorHAnsi" w:hAnsiTheme="minorHAnsi" w:cstheme="minorHAnsi"/>
                <w:sz w:val="10"/>
                <w:szCs w:val="10"/>
                <w:rPrChange w:id="9712" w:author="Adrian Moir (amoir)" w:date="2024-11-04T12:20:00Z" w16du:dateUtc="2024-11-04T11:20:00Z">
                  <w:rPr>
                    <w:ins w:id="9713" w:author="Adrian Moir (amoir)" w:date="2024-11-04T12:18:00Z"/>
                  </w:rPr>
                </w:rPrChange>
              </w:rPr>
              <w:pPrChange w:id="9714" w:author="Adrian Moir (amoir)" w:date="2024-11-04T12:26:00Z" w16du:dateUtc="2024-11-04T11:26:00Z">
                <w:pPr/>
              </w:pPrChange>
            </w:pPr>
            <w:ins w:id="971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16" w:author="Adrian Moir (amoir)" w:date="2024-11-04T12:20:00Z" w16du:dateUtc="2024-11-04T11:20:00Z">
                    <w:rPr/>
                  </w:rPrChange>
                </w:rPr>
                <w:t>2.36</w:t>
              </w:r>
            </w:ins>
          </w:p>
        </w:tc>
        <w:tc>
          <w:tcPr>
            <w:tcW w:w="902" w:type="dxa"/>
            <w:noWrap/>
            <w:hideMark/>
            <w:tcPrChange w:id="971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42E22709" w14:textId="77777777" w:rsidR="002E0EAC" w:rsidRPr="005112CF" w:rsidRDefault="002E0EAC">
            <w:pPr>
              <w:jc w:val="center"/>
              <w:rPr>
                <w:ins w:id="9718" w:author="Adrian Moir (amoir)" w:date="2024-11-04T12:18:00Z"/>
                <w:rFonts w:asciiTheme="minorHAnsi" w:hAnsiTheme="minorHAnsi" w:cstheme="minorHAnsi"/>
                <w:sz w:val="10"/>
                <w:szCs w:val="10"/>
                <w:rPrChange w:id="9719" w:author="Adrian Moir (amoir)" w:date="2024-11-04T12:20:00Z" w16du:dateUtc="2024-11-04T11:20:00Z">
                  <w:rPr>
                    <w:ins w:id="9720" w:author="Adrian Moir (amoir)" w:date="2024-11-04T12:18:00Z"/>
                  </w:rPr>
                </w:rPrChange>
              </w:rPr>
              <w:pPrChange w:id="9721" w:author="Adrian Moir (amoir)" w:date="2024-11-04T12:27:00Z" w16du:dateUtc="2024-11-04T11:27:00Z">
                <w:pPr/>
              </w:pPrChange>
            </w:pPr>
            <w:ins w:id="972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23" w:author="Adrian Moir (amoir)" w:date="2024-11-04T12:20:00Z" w16du:dateUtc="2024-11-04T11:20:00Z">
                    <w:rPr/>
                  </w:rPrChange>
                </w:rPr>
                <w:t>9.9</w:t>
              </w:r>
            </w:ins>
          </w:p>
        </w:tc>
        <w:tc>
          <w:tcPr>
            <w:tcW w:w="1604" w:type="dxa"/>
            <w:noWrap/>
            <w:hideMark/>
            <w:tcPrChange w:id="972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9006932" w14:textId="77777777" w:rsidR="002E0EAC" w:rsidRPr="005112CF" w:rsidRDefault="002E0EAC">
            <w:pPr>
              <w:jc w:val="center"/>
              <w:rPr>
                <w:ins w:id="9725" w:author="Adrian Moir (amoir)" w:date="2024-11-04T12:18:00Z"/>
                <w:rFonts w:asciiTheme="minorHAnsi" w:hAnsiTheme="minorHAnsi" w:cstheme="minorHAnsi"/>
                <w:sz w:val="10"/>
                <w:szCs w:val="10"/>
                <w:rPrChange w:id="9726" w:author="Adrian Moir (amoir)" w:date="2024-11-04T12:20:00Z" w16du:dateUtc="2024-11-04T11:20:00Z">
                  <w:rPr>
                    <w:ins w:id="9727" w:author="Adrian Moir (amoir)" w:date="2024-11-04T12:18:00Z"/>
                  </w:rPr>
                </w:rPrChange>
              </w:rPr>
              <w:pPrChange w:id="9728" w:author="Adrian Moir (amoir)" w:date="2024-11-04T12:27:00Z" w16du:dateUtc="2024-11-04T11:27:00Z">
                <w:pPr/>
              </w:pPrChange>
            </w:pPr>
            <w:ins w:id="972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3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3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32" w:author="Adrian Moir (amoir)" w:date="2024-11-04T12:20:00Z" w16du:dateUtc="2024-11-04T11:20:00Z">
                    <w:rPr/>
                  </w:rPrChange>
                </w:rPr>
                <w:t xml:space="preserve"> 9.2</w:t>
              </w:r>
            </w:ins>
          </w:p>
        </w:tc>
        <w:tc>
          <w:tcPr>
            <w:tcW w:w="1516" w:type="dxa"/>
            <w:noWrap/>
            <w:hideMark/>
            <w:tcPrChange w:id="973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1FD096B5" w14:textId="77777777" w:rsidR="002E0EAC" w:rsidRPr="005112CF" w:rsidRDefault="002E0EAC">
            <w:pPr>
              <w:jc w:val="center"/>
              <w:rPr>
                <w:ins w:id="9734" w:author="Adrian Moir (amoir)" w:date="2024-11-04T12:18:00Z"/>
                <w:rFonts w:asciiTheme="minorHAnsi" w:hAnsiTheme="minorHAnsi" w:cstheme="minorHAnsi"/>
                <w:sz w:val="10"/>
                <w:szCs w:val="10"/>
                <w:rPrChange w:id="9735" w:author="Adrian Moir (amoir)" w:date="2024-11-04T12:20:00Z" w16du:dateUtc="2024-11-04T11:20:00Z">
                  <w:rPr>
                    <w:ins w:id="9736" w:author="Adrian Moir (amoir)" w:date="2024-11-04T12:18:00Z"/>
                  </w:rPr>
                </w:rPrChange>
              </w:rPr>
              <w:pPrChange w:id="9737" w:author="Adrian Moir (amoir)" w:date="2024-11-04T12:27:00Z" w16du:dateUtc="2024-11-04T11:27:00Z">
                <w:pPr/>
              </w:pPrChange>
            </w:pPr>
            <w:ins w:id="973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39" w:author="Adrian Moir (amoir)" w:date="2024-11-04T12:20:00Z" w16du:dateUtc="2024-11-04T11:20:00Z">
                    <w:rPr/>
                  </w:rPrChange>
                </w:rPr>
                <w:t>5.14.0-284.30.1.el9_2.x86_64</w:t>
              </w:r>
            </w:ins>
          </w:p>
        </w:tc>
      </w:tr>
      <w:tr w:rsidR="002E0EAC" w:rsidRPr="005112CF" w14:paraId="6A8A5E78" w14:textId="77777777" w:rsidTr="005112CF">
        <w:trPr>
          <w:trHeight w:val="320"/>
          <w:jc w:val="center"/>
          <w:ins w:id="9740" w:author="Adrian Moir (amoir)" w:date="2024-11-04T12:18:00Z"/>
          <w:trPrChange w:id="974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74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45E75028" w14:textId="77777777" w:rsidR="002E0EAC" w:rsidRPr="005112CF" w:rsidRDefault="002E0EAC">
            <w:pPr>
              <w:jc w:val="center"/>
              <w:rPr>
                <w:ins w:id="9743" w:author="Adrian Moir (amoir)" w:date="2024-11-04T12:18:00Z"/>
                <w:rFonts w:asciiTheme="minorHAnsi" w:hAnsiTheme="minorHAnsi" w:cstheme="minorHAnsi"/>
                <w:sz w:val="10"/>
                <w:szCs w:val="10"/>
                <w:rPrChange w:id="9744" w:author="Adrian Moir (amoir)" w:date="2024-11-04T12:20:00Z" w16du:dateUtc="2024-11-04T11:20:00Z">
                  <w:rPr>
                    <w:ins w:id="9745" w:author="Adrian Moir (amoir)" w:date="2024-11-04T12:18:00Z"/>
                  </w:rPr>
                </w:rPrChange>
              </w:rPr>
              <w:pPrChange w:id="9746" w:author="Adrian Moir (amoir)" w:date="2024-11-04T12:27:00Z" w16du:dateUtc="2024-11-04T11:27:00Z">
                <w:pPr/>
              </w:pPrChange>
            </w:pPr>
            <w:ins w:id="974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48" w:author="Adrian Moir (amoir)" w:date="2024-11-04T12:20:00Z" w16du:dateUtc="2024-11-04T11:20:00Z">
                    <w:rPr/>
                  </w:rPrChange>
                </w:rPr>
                <w:t>1690cea5-33cb-452d-bdb8-9796b8438fd9</w:t>
              </w:r>
            </w:ins>
          </w:p>
        </w:tc>
        <w:tc>
          <w:tcPr>
            <w:tcW w:w="725" w:type="dxa"/>
            <w:noWrap/>
            <w:hideMark/>
            <w:tcPrChange w:id="974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55FAEA2B" w14:textId="77777777" w:rsidR="002E0EAC" w:rsidRPr="005112CF" w:rsidRDefault="002E0EAC">
            <w:pPr>
              <w:jc w:val="center"/>
              <w:rPr>
                <w:ins w:id="9750" w:author="Adrian Moir (amoir)" w:date="2024-11-04T12:18:00Z"/>
                <w:rFonts w:asciiTheme="minorHAnsi" w:hAnsiTheme="minorHAnsi" w:cstheme="minorHAnsi"/>
                <w:sz w:val="10"/>
                <w:szCs w:val="10"/>
                <w:rPrChange w:id="9751" w:author="Adrian Moir (amoir)" w:date="2024-11-04T12:20:00Z" w16du:dateUtc="2024-11-04T11:20:00Z">
                  <w:rPr>
                    <w:ins w:id="9752" w:author="Adrian Moir (amoir)" w:date="2024-11-04T12:18:00Z"/>
                  </w:rPr>
                </w:rPrChange>
              </w:rPr>
              <w:pPrChange w:id="9753" w:author="Adrian Moir (amoir)" w:date="2024-11-04T12:27:00Z" w16du:dateUtc="2024-11-04T11:27:00Z">
                <w:pPr/>
              </w:pPrChange>
            </w:pPr>
            <w:ins w:id="975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55" w:author="Adrian Moir (amoir)" w:date="2024-11-04T12:20:00Z" w16du:dateUtc="2024-11-04T11:20:00Z">
                    <w:rPr/>
                  </w:rPrChange>
                </w:rPr>
                <w:t>oe-edec-qstor01</w:t>
              </w:r>
            </w:ins>
          </w:p>
        </w:tc>
        <w:tc>
          <w:tcPr>
            <w:tcW w:w="1540" w:type="dxa"/>
            <w:noWrap/>
            <w:hideMark/>
            <w:tcPrChange w:id="975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15F65315" w14:textId="77777777" w:rsidR="002E0EAC" w:rsidRPr="005112CF" w:rsidRDefault="002E0EAC">
            <w:pPr>
              <w:jc w:val="center"/>
              <w:rPr>
                <w:ins w:id="9757" w:author="Adrian Moir (amoir)" w:date="2024-11-04T12:18:00Z"/>
                <w:rFonts w:asciiTheme="minorHAnsi" w:hAnsiTheme="minorHAnsi" w:cstheme="minorHAnsi"/>
                <w:sz w:val="10"/>
                <w:szCs w:val="10"/>
                <w:rPrChange w:id="9758" w:author="Adrian Moir (amoir)" w:date="2024-11-04T12:20:00Z" w16du:dateUtc="2024-11-04T11:20:00Z">
                  <w:rPr>
                    <w:ins w:id="9759" w:author="Adrian Moir (amoir)" w:date="2024-11-04T12:18:00Z"/>
                  </w:rPr>
                </w:rPrChange>
              </w:rPr>
              <w:pPrChange w:id="9760" w:author="Adrian Moir (amoir)" w:date="2024-11-04T12:27:00Z" w16du:dateUtc="2024-11-04T11:27:00Z">
                <w:pPr/>
              </w:pPrChange>
            </w:pPr>
            <w:ins w:id="976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62" w:author="Adrian Moir (amoir)" w:date="2024-11-04T12:20:00Z" w16du:dateUtc="2024-11-04T11:20:00Z">
                    <w:rPr/>
                  </w:rPrChange>
                </w:rPr>
                <w:t>|10.173.9.21</w:t>
              </w:r>
            </w:ins>
          </w:p>
        </w:tc>
        <w:tc>
          <w:tcPr>
            <w:tcW w:w="628" w:type="dxa"/>
            <w:noWrap/>
            <w:hideMark/>
            <w:tcPrChange w:id="976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25DE0FD7" w14:textId="77777777" w:rsidR="002E0EAC" w:rsidRPr="005112CF" w:rsidRDefault="002E0EAC">
            <w:pPr>
              <w:jc w:val="center"/>
              <w:rPr>
                <w:ins w:id="9764" w:author="Adrian Moir (amoir)" w:date="2024-11-04T12:18:00Z"/>
                <w:rFonts w:asciiTheme="minorHAnsi" w:hAnsiTheme="minorHAnsi" w:cstheme="minorHAnsi"/>
                <w:sz w:val="10"/>
                <w:szCs w:val="10"/>
                <w:rPrChange w:id="9765" w:author="Adrian Moir (amoir)" w:date="2024-11-04T12:20:00Z" w16du:dateUtc="2024-11-04T11:20:00Z">
                  <w:rPr>
                    <w:ins w:id="9766" w:author="Adrian Moir (amoir)" w:date="2024-11-04T12:18:00Z"/>
                  </w:rPr>
                </w:rPrChange>
              </w:rPr>
              <w:pPrChange w:id="9767" w:author="Adrian Moir (amoir)" w:date="2024-11-04T12:27:00Z" w16du:dateUtc="2024-11-04T11:27:00Z">
                <w:pPr/>
              </w:pPrChange>
            </w:pPr>
            <w:ins w:id="976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6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77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53128252" w14:textId="77777777" w:rsidR="002E0EAC" w:rsidRPr="005112CF" w:rsidRDefault="002E0EAC">
            <w:pPr>
              <w:jc w:val="center"/>
              <w:rPr>
                <w:ins w:id="9771" w:author="Adrian Moir (amoir)" w:date="2024-11-04T12:18:00Z"/>
                <w:rFonts w:asciiTheme="minorHAnsi" w:hAnsiTheme="minorHAnsi" w:cstheme="minorHAnsi"/>
                <w:sz w:val="10"/>
                <w:szCs w:val="10"/>
                <w:rPrChange w:id="9772" w:author="Adrian Moir (amoir)" w:date="2024-11-04T12:20:00Z" w16du:dateUtc="2024-11-04T11:20:00Z">
                  <w:rPr>
                    <w:ins w:id="9773" w:author="Adrian Moir (amoir)" w:date="2024-11-04T12:18:00Z"/>
                  </w:rPr>
                </w:rPrChange>
              </w:rPr>
              <w:pPrChange w:id="9774" w:author="Adrian Moir (amoir)" w:date="2024-11-04T12:27:00Z" w16du:dateUtc="2024-11-04T11:27:00Z">
                <w:pPr/>
              </w:pPrChange>
            </w:pPr>
            <w:proofErr w:type="spellStart"/>
            <w:ins w:id="977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7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77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81E6E1E" w14:textId="77777777" w:rsidR="002E0EAC" w:rsidRPr="005112CF" w:rsidRDefault="002E0EAC">
            <w:pPr>
              <w:jc w:val="center"/>
              <w:rPr>
                <w:ins w:id="9778" w:author="Adrian Moir (amoir)" w:date="2024-11-04T12:18:00Z"/>
                <w:rFonts w:asciiTheme="minorHAnsi" w:hAnsiTheme="minorHAnsi" w:cstheme="minorHAnsi"/>
                <w:sz w:val="10"/>
                <w:szCs w:val="10"/>
                <w:rPrChange w:id="9779" w:author="Adrian Moir (amoir)" w:date="2024-11-04T12:20:00Z" w16du:dateUtc="2024-11-04T11:20:00Z">
                  <w:rPr>
                    <w:ins w:id="9780" w:author="Adrian Moir (amoir)" w:date="2024-11-04T12:18:00Z"/>
                  </w:rPr>
                </w:rPrChange>
              </w:rPr>
              <w:pPrChange w:id="9781" w:author="Adrian Moir (amoir)" w:date="2024-11-04T12:26:00Z" w16du:dateUtc="2024-11-04T11:26:00Z">
                <w:pPr/>
              </w:pPrChange>
            </w:pPr>
            <w:ins w:id="978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83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978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12731EB6" w14:textId="77777777" w:rsidR="002E0EAC" w:rsidRPr="005112CF" w:rsidRDefault="002E0EAC">
            <w:pPr>
              <w:jc w:val="center"/>
              <w:rPr>
                <w:ins w:id="9785" w:author="Adrian Moir (amoir)" w:date="2024-11-04T12:18:00Z"/>
                <w:rFonts w:asciiTheme="minorHAnsi" w:hAnsiTheme="minorHAnsi" w:cstheme="minorHAnsi"/>
                <w:sz w:val="10"/>
                <w:szCs w:val="10"/>
                <w:rPrChange w:id="9786" w:author="Adrian Moir (amoir)" w:date="2024-11-04T12:20:00Z" w16du:dateUtc="2024-11-04T11:20:00Z">
                  <w:rPr>
                    <w:ins w:id="9787" w:author="Adrian Moir (amoir)" w:date="2024-11-04T12:18:00Z"/>
                  </w:rPr>
                </w:rPrChange>
              </w:rPr>
              <w:pPrChange w:id="9788" w:author="Adrian Moir (amoir)" w:date="2024-11-04T12:26:00Z" w16du:dateUtc="2024-11-04T11:26:00Z">
                <w:pPr/>
              </w:pPrChange>
            </w:pPr>
            <w:ins w:id="978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90" w:author="Adrian Moir (amoir)" w:date="2024-11-04T12:20:00Z" w16du:dateUtc="2024-11-04T11:20:00Z">
                    <w:rPr/>
                  </w:rPrChange>
                </w:rPr>
                <w:t>0</w:t>
              </w:r>
            </w:ins>
          </w:p>
        </w:tc>
        <w:tc>
          <w:tcPr>
            <w:tcW w:w="902" w:type="dxa"/>
            <w:noWrap/>
            <w:hideMark/>
            <w:tcPrChange w:id="979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656DED3A" w14:textId="77777777" w:rsidR="002E0EAC" w:rsidRPr="005112CF" w:rsidRDefault="002E0EAC">
            <w:pPr>
              <w:jc w:val="center"/>
              <w:rPr>
                <w:ins w:id="9792" w:author="Adrian Moir (amoir)" w:date="2024-11-04T12:18:00Z"/>
                <w:rFonts w:asciiTheme="minorHAnsi" w:hAnsiTheme="minorHAnsi" w:cstheme="minorHAnsi"/>
                <w:sz w:val="10"/>
                <w:szCs w:val="10"/>
                <w:rPrChange w:id="9793" w:author="Adrian Moir (amoir)" w:date="2024-11-04T12:20:00Z" w16du:dateUtc="2024-11-04T11:20:00Z">
                  <w:rPr>
                    <w:ins w:id="9794" w:author="Adrian Moir (amoir)" w:date="2024-11-04T12:18:00Z"/>
                  </w:rPr>
                </w:rPrChange>
              </w:rPr>
              <w:pPrChange w:id="9795" w:author="Adrian Moir (amoir)" w:date="2024-11-04T12:27:00Z" w16du:dateUtc="2024-11-04T11:27:00Z">
                <w:pPr/>
              </w:pPrChange>
            </w:pPr>
            <w:ins w:id="979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797" w:author="Adrian Moir (amoir)" w:date="2024-11-04T12:20:00Z" w16du:dateUtc="2024-11-04T11:20:00Z">
                    <w:rPr/>
                  </w:rPrChange>
                </w:rPr>
                <w:t>1.8</w:t>
              </w:r>
            </w:ins>
          </w:p>
        </w:tc>
        <w:tc>
          <w:tcPr>
            <w:tcW w:w="1604" w:type="dxa"/>
            <w:noWrap/>
            <w:hideMark/>
            <w:tcPrChange w:id="979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532C45A" w14:textId="77777777" w:rsidR="002E0EAC" w:rsidRPr="005112CF" w:rsidRDefault="002E0EAC">
            <w:pPr>
              <w:jc w:val="center"/>
              <w:rPr>
                <w:ins w:id="9799" w:author="Adrian Moir (amoir)" w:date="2024-11-04T12:18:00Z"/>
                <w:rFonts w:asciiTheme="minorHAnsi" w:hAnsiTheme="minorHAnsi" w:cstheme="minorHAnsi"/>
                <w:sz w:val="10"/>
                <w:szCs w:val="10"/>
                <w:rPrChange w:id="9800" w:author="Adrian Moir (amoir)" w:date="2024-11-04T12:20:00Z" w16du:dateUtc="2024-11-04T11:20:00Z">
                  <w:rPr>
                    <w:ins w:id="9801" w:author="Adrian Moir (amoir)" w:date="2024-11-04T12:18:00Z"/>
                  </w:rPr>
                </w:rPrChange>
              </w:rPr>
              <w:pPrChange w:id="9802" w:author="Adrian Moir (amoir)" w:date="2024-11-04T12:27:00Z" w16du:dateUtc="2024-11-04T11:27:00Z">
                <w:pPr/>
              </w:pPrChange>
            </w:pPr>
            <w:ins w:id="980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0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0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06" w:author="Adrian Moir (amoir)" w:date="2024-11-04T12:20:00Z" w16du:dateUtc="2024-11-04T11:20:00Z">
                    <w:rPr/>
                  </w:rPrChange>
                </w:rPr>
                <w:t xml:space="preserve"> 9.3</w:t>
              </w:r>
            </w:ins>
          </w:p>
        </w:tc>
        <w:tc>
          <w:tcPr>
            <w:tcW w:w="1516" w:type="dxa"/>
            <w:noWrap/>
            <w:hideMark/>
            <w:tcPrChange w:id="980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7A39B51" w14:textId="77777777" w:rsidR="002E0EAC" w:rsidRPr="005112CF" w:rsidRDefault="002E0EAC">
            <w:pPr>
              <w:jc w:val="center"/>
              <w:rPr>
                <w:ins w:id="9808" w:author="Adrian Moir (amoir)" w:date="2024-11-04T12:18:00Z"/>
                <w:rFonts w:asciiTheme="minorHAnsi" w:hAnsiTheme="minorHAnsi" w:cstheme="minorHAnsi"/>
                <w:sz w:val="10"/>
                <w:szCs w:val="10"/>
                <w:rPrChange w:id="9809" w:author="Adrian Moir (amoir)" w:date="2024-11-04T12:20:00Z" w16du:dateUtc="2024-11-04T11:20:00Z">
                  <w:rPr>
                    <w:ins w:id="9810" w:author="Adrian Moir (amoir)" w:date="2024-11-04T12:18:00Z"/>
                  </w:rPr>
                </w:rPrChange>
              </w:rPr>
              <w:pPrChange w:id="9811" w:author="Adrian Moir (amoir)" w:date="2024-11-04T12:27:00Z" w16du:dateUtc="2024-11-04T11:27:00Z">
                <w:pPr/>
              </w:pPrChange>
            </w:pPr>
            <w:ins w:id="981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13" w:author="Adrian Moir (amoir)" w:date="2024-11-04T12:20:00Z" w16du:dateUtc="2024-11-04T11:20:00Z">
                    <w:rPr/>
                  </w:rPrChange>
                </w:rPr>
                <w:t>5.14.0-362.24.1.el9_3.x86_64</w:t>
              </w:r>
            </w:ins>
          </w:p>
        </w:tc>
      </w:tr>
      <w:tr w:rsidR="002E0EAC" w:rsidRPr="005112CF" w14:paraId="15054233" w14:textId="77777777" w:rsidTr="005112CF">
        <w:trPr>
          <w:trHeight w:val="320"/>
          <w:jc w:val="center"/>
          <w:ins w:id="9814" w:author="Adrian Moir (amoir)" w:date="2024-11-04T12:18:00Z"/>
          <w:trPrChange w:id="981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81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59571EF3" w14:textId="77777777" w:rsidR="002E0EAC" w:rsidRPr="005112CF" w:rsidRDefault="002E0EAC">
            <w:pPr>
              <w:jc w:val="center"/>
              <w:rPr>
                <w:ins w:id="9817" w:author="Adrian Moir (amoir)" w:date="2024-11-04T12:18:00Z"/>
                <w:rFonts w:asciiTheme="minorHAnsi" w:hAnsiTheme="minorHAnsi" w:cstheme="minorHAnsi"/>
                <w:sz w:val="10"/>
                <w:szCs w:val="10"/>
                <w:rPrChange w:id="9818" w:author="Adrian Moir (amoir)" w:date="2024-11-04T12:20:00Z" w16du:dateUtc="2024-11-04T11:20:00Z">
                  <w:rPr>
                    <w:ins w:id="9819" w:author="Adrian Moir (amoir)" w:date="2024-11-04T12:18:00Z"/>
                  </w:rPr>
                </w:rPrChange>
              </w:rPr>
              <w:pPrChange w:id="9820" w:author="Adrian Moir (amoir)" w:date="2024-11-04T12:27:00Z" w16du:dateUtc="2024-11-04T11:27:00Z">
                <w:pPr/>
              </w:pPrChange>
            </w:pPr>
            <w:ins w:id="982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22" w:author="Adrian Moir (amoir)" w:date="2024-11-04T12:20:00Z" w16du:dateUtc="2024-11-04T11:20:00Z">
                    <w:rPr/>
                  </w:rPrChange>
                </w:rPr>
                <w:t>e9b3ba91-0c85-4eed-b450-8b2dd1d2cb3a</w:t>
              </w:r>
            </w:ins>
          </w:p>
        </w:tc>
        <w:tc>
          <w:tcPr>
            <w:tcW w:w="725" w:type="dxa"/>
            <w:noWrap/>
            <w:hideMark/>
            <w:tcPrChange w:id="982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E4B25B1" w14:textId="77777777" w:rsidR="002E0EAC" w:rsidRPr="005112CF" w:rsidRDefault="002E0EAC">
            <w:pPr>
              <w:jc w:val="center"/>
              <w:rPr>
                <w:ins w:id="9824" w:author="Adrian Moir (amoir)" w:date="2024-11-04T12:18:00Z"/>
                <w:rFonts w:asciiTheme="minorHAnsi" w:hAnsiTheme="minorHAnsi" w:cstheme="minorHAnsi"/>
                <w:sz w:val="10"/>
                <w:szCs w:val="10"/>
                <w:rPrChange w:id="9825" w:author="Adrian Moir (amoir)" w:date="2024-11-04T12:20:00Z" w16du:dateUtc="2024-11-04T11:20:00Z">
                  <w:rPr>
                    <w:ins w:id="9826" w:author="Adrian Moir (amoir)" w:date="2024-11-04T12:18:00Z"/>
                  </w:rPr>
                </w:rPrChange>
              </w:rPr>
              <w:pPrChange w:id="9827" w:author="Adrian Moir (amoir)" w:date="2024-11-04T12:27:00Z" w16du:dateUtc="2024-11-04T11:27:00Z">
                <w:pPr/>
              </w:pPrChange>
            </w:pPr>
            <w:ins w:id="982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29" w:author="Adrian Moir (amoir)" w:date="2024-11-04T12:20:00Z" w16du:dateUtc="2024-11-04T11:20:00Z">
                    <w:rPr/>
                  </w:rPrChange>
                </w:rPr>
                <w:t>OHOS-ESXIM3C2-QSTOR02</w:t>
              </w:r>
            </w:ins>
          </w:p>
        </w:tc>
        <w:tc>
          <w:tcPr>
            <w:tcW w:w="1540" w:type="dxa"/>
            <w:noWrap/>
            <w:hideMark/>
            <w:tcPrChange w:id="983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3F1FA34" w14:textId="77777777" w:rsidR="002E0EAC" w:rsidRPr="005112CF" w:rsidRDefault="002E0EAC">
            <w:pPr>
              <w:jc w:val="center"/>
              <w:rPr>
                <w:ins w:id="9831" w:author="Adrian Moir (amoir)" w:date="2024-11-04T12:18:00Z"/>
                <w:rFonts w:asciiTheme="minorHAnsi" w:hAnsiTheme="minorHAnsi" w:cstheme="minorHAnsi"/>
                <w:sz w:val="10"/>
                <w:szCs w:val="10"/>
                <w:rPrChange w:id="9832" w:author="Adrian Moir (amoir)" w:date="2024-11-04T12:20:00Z" w16du:dateUtc="2024-11-04T11:20:00Z">
                  <w:rPr>
                    <w:ins w:id="9833" w:author="Adrian Moir (amoir)" w:date="2024-11-04T12:18:00Z"/>
                  </w:rPr>
                </w:rPrChange>
              </w:rPr>
              <w:pPrChange w:id="9834" w:author="Adrian Moir (amoir)" w:date="2024-11-04T12:27:00Z" w16du:dateUtc="2024-11-04T11:27:00Z">
                <w:pPr/>
              </w:pPrChange>
            </w:pPr>
            <w:ins w:id="983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36" w:author="Adrian Moir (amoir)" w:date="2024-11-04T12:20:00Z" w16du:dateUtc="2024-11-04T11:20:00Z">
                    <w:rPr/>
                  </w:rPrChange>
                </w:rPr>
                <w:t>|172.24.33.63</w:t>
              </w:r>
            </w:ins>
          </w:p>
        </w:tc>
        <w:tc>
          <w:tcPr>
            <w:tcW w:w="628" w:type="dxa"/>
            <w:noWrap/>
            <w:hideMark/>
            <w:tcPrChange w:id="983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15185CF5" w14:textId="77777777" w:rsidR="002E0EAC" w:rsidRPr="005112CF" w:rsidRDefault="002E0EAC">
            <w:pPr>
              <w:jc w:val="center"/>
              <w:rPr>
                <w:ins w:id="9838" w:author="Adrian Moir (amoir)" w:date="2024-11-04T12:18:00Z"/>
                <w:rFonts w:asciiTheme="minorHAnsi" w:hAnsiTheme="minorHAnsi" w:cstheme="minorHAnsi"/>
                <w:sz w:val="10"/>
                <w:szCs w:val="10"/>
                <w:rPrChange w:id="9839" w:author="Adrian Moir (amoir)" w:date="2024-11-04T12:20:00Z" w16du:dateUtc="2024-11-04T11:20:00Z">
                  <w:rPr>
                    <w:ins w:id="9840" w:author="Adrian Moir (amoir)" w:date="2024-11-04T12:18:00Z"/>
                  </w:rPr>
                </w:rPrChange>
              </w:rPr>
              <w:pPrChange w:id="9841" w:author="Adrian Moir (amoir)" w:date="2024-11-04T12:27:00Z" w16du:dateUtc="2024-11-04T11:27:00Z">
                <w:pPr/>
              </w:pPrChange>
            </w:pPr>
            <w:ins w:id="984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43" w:author="Adrian Moir (amoir)" w:date="2024-11-04T12:20:00Z" w16du:dateUtc="2024-11-04T11:20:00Z">
                    <w:rPr/>
                  </w:rPrChange>
                </w:rPr>
                <w:t>7.4.1.169</w:t>
              </w:r>
            </w:ins>
          </w:p>
        </w:tc>
        <w:tc>
          <w:tcPr>
            <w:tcW w:w="831" w:type="dxa"/>
            <w:noWrap/>
            <w:hideMark/>
            <w:tcPrChange w:id="984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2B2E217" w14:textId="77777777" w:rsidR="002E0EAC" w:rsidRPr="005112CF" w:rsidRDefault="002E0EAC">
            <w:pPr>
              <w:jc w:val="center"/>
              <w:rPr>
                <w:ins w:id="9845" w:author="Adrian Moir (amoir)" w:date="2024-11-04T12:18:00Z"/>
                <w:rFonts w:asciiTheme="minorHAnsi" w:hAnsiTheme="minorHAnsi" w:cstheme="minorHAnsi"/>
                <w:sz w:val="10"/>
                <w:szCs w:val="10"/>
                <w:rPrChange w:id="9846" w:author="Adrian Moir (amoir)" w:date="2024-11-04T12:20:00Z" w16du:dateUtc="2024-11-04T11:20:00Z">
                  <w:rPr>
                    <w:ins w:id="9847" w:author="Adrian Moir (amoir)" w:date="2024-11-04T12:18:00Z"/>
                  </w:rPr>
                </w:rPrChange>
              </w:rPr>
              <w:pPrChange w:id="9848" w:author="Adrian Moir (amoir)" w:date="2024-11-04T12:27:00Z" w16du:dateUtc="2024-11-04T11:27:00Z">
                <w:pPr/>
              </w:pPrChange>
            </w:pPr>
            <w:proofErr w:type="spellStart"/>
            <w:ins w:id="984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5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85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3988A50" w14:textId="77777777" w:rsidR="002E0EAC" w:rsidRPr="005112CF" w:rsidRDefault="002E0EAC">
            <w:pPr>
              <w:jc w:val="center"/>
              <w:rPr>
                <w:ins w:id="9852" w:author="Adrian Moir (amoir)" w:date="2024-11-04T12:18:00Z"/>
                <w:rFonts w:asciiTheme="minorHAnsi" w:hAnsiTheme="minorHAnsi" w:cstheme="minorHAnsi"/>
                <w:sz w:val="10"/>
                <w:szCs w:val="10"/>
                <w:rPrChange w:id="9853" w:author="Adrian Moir (amoir)" w:date="2024-11-04T12:20:00Z" w16du:dateUtc="2024-11-04T11:20:00Z">
                  <w:rPr>
                    <w:ins w:id="9854" w:author="Adrian Moir (amoir)" w:date="2024-11-04T12:18:00Z"/>
                  </w:rPr>
                </w:rPrChange>
              </w:rPr>
              <w:pPrChange w:id="9855" w:author="Adrian Moir (amoir)" w:date="2024-11-04T12:26:00Z" w16du:dateUtc="2024-11-04T11:26:00Z">
                <w:pPr/>
              </w:pPrChange>
            </w:pPr>
            <w:ins w:id="985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57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985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0DFEDF81" w14:textId="77777777" w:rsidR="002E0EAC" w:rsidRPr="005112CF" w:rsidRDefault="002E0EAC">
            <w:pPr>
              <w:jc w:val="center"/>
              <w:rPr>
                <w:ins w:id="9859" w:author="Adrian Moir (amoir)" w:date="2024-11-04T12:18:00Z"/>
                <w:rFonts w:asciiTheme="minorHAnsi" w:hAnsiTheme="minorHAnsi" w:cstheme="minorHAnsi"/>
                <w:sz w:val="10"/>
                <w:szCs w:val="10"/>
                <w:rPrChange w:id="9860" w:author="Adrian Moir (amoir)" w:date="2024-11-04T12:20:00Z" w16du:dateUtc="2024-11-04T11:20:00Z">
                  <w:rPr>
                    <w:ins w:id="9861" w:author="Adrian Moir (amoir)" w:date="2024-11-04T12:18:00Z"/>
                  </w:rPr>
                </w:rPrChange>
              </w:rPr>
              <w:pPrChange w:id="9862" w:author="Adrian Moir (amoir)" w:date="2024-11-04T12:26:00Z" w16du:dateUtc="2024-11-04T11:26:00Z">
                <w:pPr/>
              </w:pPrChange>
            </w:pPr>
            <w:ins w:id="986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64" w:author="Adrian Moir (amoir)" w:date="2024-11-04T12:20:00Z" w16du:dateUtc="2024-11-04T11:20:00Z">
                    <w:rPr/>
                  </w:rPrChange>
                </w:rPr>
                <w:t>7.25</w:t>
              </w:r>
            </w:ins>
          </w:p>
        </w:tc>
        <w:tc>
          <w:tcPr>
            <w:tcW w:w="902" w:type="dxa"/>
            <w:noWrap/>
            <w:hideMark/>
            <w:tcPrChange w:id="986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5D1136F" w14:textId="77777777" w:rsidR="002E0EAC" w:rsidRPr="005112CF" w:rsidRDefault="002E0EAC">
            <w:pPr>
              <w:jc w:val="center"/>
              <w:rPr>
                <w:ins w:id="9866" w:author="Adrian Moir (amoir)" w:date="2024-11-04T12:18:00Z"/>
                <w:rFonts w:asciiTheme="minorHAnsi" w:hAnsiTheme="minorHAnsi" w:cstheme="minorHAnsi"/>
                <w:sz w:val="10"/>
                <w:szCs w:val="10"/>
                <w:rPrChange w:id="9867" w:author="Adrian Moir (amoir)" w:date="2024-11-04T12:20:00Z" w16du:dateUtc="2024-11-04T11:20:00Z">
                  <w:rPr>
                    <w:ins w:id="9868" w:author="Adrian Moir (amoir)" w:date="2024-11-04T12:18:00Z"/>
                  </w:rPr>
                </w:rPrChange>
              </w:rPr>
              <w:pPrChange w:id="9869" w:author="Adrian Moir (amoir)" w:date="2024-11-04T12:27:00Z" w16du:dateUtc="2024-11-04T11:27:00Z">
                <w:pPr/>
              </w:pPrChange>
            </w:pPr>
            <w:ins w:id="987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71" w:author="Adrian Moir (amoir)" w:date="2024-11-04T12:20:00Z" w16du:dateUtc="2024-11-04T11:20:00Z">
                    <w:rPr/>
                  </w:rPrChange>
                </w:rPr>
                <w:t>12.3</w:t>
              </w:r>
            </w:ins>
          </w:p>
        </w:tc>
        <w:tc>
          <w:tcPr>
            <w:tcW w:w="1604" w:type="dxa"/>
            <w:noWrap/>
            <w:hideMark/>
            <w:tcPrChange w:id="987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0E34C4F" w14:textId="77777777" w:rsidR="002E0EAC" w:rsidRPr="005112CF" w:rsidRDefault="002E0EAC">
            <w:pPr>
              <w:jc w:val="center"/>
              <w:rPr>
                <w:ins w:id="9873" w:author="Adrian Moir (amoir)" w:date="2024-11-04T12:18:00Z"/>
                <w:rFonts w:asciiTheme="minorHAnsi" w:hAnsiTheme="minorHAnsi" w:cstheme="minorHAnsi"/>
                <w:sz w:val="10"/>
                <w:szCs w:val="10"/>
                <w:rPrChange w:id="9874" w:author="Adrian Moir (amoir)" w:date="2024-11-04T12:20:00Z" w16du:dateUtc="2024-11-04T11:20:00Z">
                  <w:rPr>
                    <w:ins w:id="9875" w:author="Adrian Moir (amoir)" w:date="2024-11-04T12:18:00Z"/>
                  </w:rPr>
                </w:rPrChange>
              </w:rPr>
              <w:pPrChange w:id="9876" w:author="Adrian Moir (amoir)" w:date="2024-11-04T12:27:00Z" w16du:dateUtc="2024-11-04T11:27:00Z">
                <w:pPr/>
              </w:pPrChange>
            </w:pPr>
            <w:ins w:id="987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7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7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80" w:author="Adrian Moir (amoir)" w:date="2024-11-04T12:20:00Z" w16du:dateUtc="2024-11-04T11:20:00Z">
                    <w:rPr/>
                  </w:rPrChange>
                </w:rPr>
                <w:t xml:space="preserve"> 9.2</w:t>
              </w:r>
            </w:ins>
          </w:p>
        </w:tc>
        <w:tc>
          <w:tcPr>
            <w:tcW w:w="1516" w:type="dxa"/>
            <w:noWrap/>
            <w:hideMark/>
            <w:tcPrChange w:id="988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AF35B5F" w14:textId="77777777" w:rsidR="002E0EAC" w:rsidRPr="005112CF" w:rsidRDefault="002E0EAC">
            <w:pPr>
              <w:jc w:val="center"/>
              <w:rPr>
                <w:ins w:id="9882" w:author="Adrian Moir (amoir)" w:date="2024-11-04T12:18:00Z"/>
                <w:rFonts w:asciiTheme="minorHAnsi" w:hAnsiTheme="minorHAnsi" w:cstheme="minorHAnsi"/>
                <w:sz w:val="10"/>
                <w:szCs w:val="10"/>
                <w:rPrChange w:id="9883" w:author="Adrian Moir (amoir)" w:date="2024-11-04T12:20:00Z" w16du:dateUtc="2024-11-04T11:20:00Z">
                  <w:rPr>
                    <w:ins w:id="9884" w:author="Adrian Moir (amoir)" w:date="2024-11-04T12:18:00Z"/>
                  </w:rPr>
                </w:rPrChange>
              </w:rPr>
              <w:pPrChange w:id="9885" w:author="Adrian Moir (amoir)" w:date="2024-11-04T12:27:00Z" w16du:dateUtc="2024-11-04T11:27:00Z">
                <w:pPr/>
              </w:pPrChange>
            </w:pPr>
            <w:ins w:id="988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87" w:author="Adrian Moir (amoir)" w:date="2024-11-04T12:20:00Z" w16du:dateUtc="2024-11-04T11:20:00Z">
                    <w:rPr/>
                  </w:rPrChange>
                </w:rPr>
                <w:t>5.14.0-284.30.1.el9_2.x86_64</w:t>
              </w:r>
            </w:ins>
          </w:p>
        </w:tc>
      </w:tr>
      <w:tr w:rsidR="002E0EAC" w:rsidRPr="005112CF" w14:paraId="1674D282" w14:textId="77777777" w:rsidTr="005112CF">
        <w:trPr>
          <w:trHeight w:val="320"/>
          <w:jc w:val="center"/>
          <w:ins w:id="9888" w:author="Adrian Moir (amoir)" w:date="2024-11-04T12:18:00Z"/>
          <w:trPrChange w:id="988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89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05C96D95" w14:textId="77777777" w:rsidR="002E0EAC" w:rsidRPr="005112CF" w:rsidRDefault="002E0EAC">
            <w:pPr>
              <w:jc w:val="center"/>
              <w:rPr>
                <w:ins w:id="9891" w:author="Adrian Moir (amoir)" w:date="2024-11-04T12:18:00Z"/>
                <w:rFonts w:asciiTheme="minorHAnsi" w:hAnsiTheme="minorHAnsi" w:cstheme="minorHAnsi"/>
                <w:sz w:val="10"/>
                <w:szCs w:val="10"/>
                <w:rPrChange w:id="9892" w:author="Adrian Moir (amoir)" w:date="2024-11-04T12:20:00Z" w16du:dateUtc="2024-11-04T11:20:00Z">
                  <w:rPr>
                    <w:ins w:id="9893" w:author="Adrian Moir (amoir)" w:date="2024-11-04T12:18:00Z"/>
                  </w:rPr>
                </w:rPrChange>
              </w:rPr>
              <w:pPrChange w:id="9894" w:author="Adrian Moir (amoir)" w:date="2024-11-04T12:27:00Z" w16du:dateUtc="2024-11-04T11:27:00Z">
                <w:pPr/>
              </w:pPrChange>
            </w:pPr>
            <w:ins w:id="989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896" w:author="Adrian Moir (amoir)" w:date="2024-11-04T12:20:00Z" w16du:dateUtc="2024-11-04T11:20:00Z">
                    <w:rPr/>
                  </w:rPrChange>
                </w:rPr>
                <w:t>9927ff2a-4bc3-4654-ada5-6397fbb0fbcc</w:t>
              </w:r>
            </w:ins>
          </w:p>
        </w:tc>
        <w:tc>
          <w:tcPr>
            <w:tcW w:w="725" w:type="dxa"/>
            <w:noWrap/>
            <w:hideMark/>
            <w:tcPrChange w:id="989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1B7D9272" w14:textId="77777777" w:rsidR="002E0EAC" w:rsidRPr="005112CF" w:rsidRDefault="002E0EAC">
            <w:pPr>
              <w:jc w:val="center"/>
              <w:rPr>
                <w:ins w:id="9898" w:author="Adrian Moir (amoir)" w:date="2024-11-04T12:18:00Z"/>
                <w:rFonts w:asciiTheme="minorHAnsi" w:hAnsiTheme="minorHAnsi" w:cstheme="minorHAnsi"/>
                <w:sz w:val="10"/>
                <w:szCs w:val="10"/>
                <w:rPrChange w:id="9899" w:author="Adrian Moir (amoir)" w:date="2024-11-04T12:20:00Z" w16du:dateUtc="2024-11-04T11:20:00Z">
                  <w:rPr>
                    <w:ins w:id="9900" w:author="Adrian Moir (amoir)" w:date="2024-11-04T12:18:00Z"/>
                  </w:rPr>
                </w:rPrChange>
              </w:rPr>
              <w:pPrChange w:id="9901" w:author="Adrian Moir (amoir)" w:date="2024-11-04T12:27:00Z" w16du:dateUtc="2024-11-04T11:27:00Z">
                <w:pPr/>
              </w:pPrChange>
            </w:pPr>
            <w:ins w:id="990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03" w:author="Adrian Moir (amoir)" w:date="2024-11-04T12:20:00Z" w16du:dateUtc="2024-11-04T11:20:00Z">
                    <w:rPr/>
                  </w:rPrChange>
                </w:rPr>
                <w:t>OHOS-ESXiM3-QSTOR02</w:t>
              </w:r>
            </w:ins>
          </w:p>
        </w:tc>
        <w:tc>
          <w:tcPr>
            <w:tcW w:w="1540" w:type="dxa"/>
            <w:noWrap/>
            <w:hideMark/>
            <w:tcPrChange w:id="990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3B67E46C" w14:textId="77777777" w:rsidR="002E0EAC" w:rsidRPr="005112CF" w:rsidRDefault="002E0EAC">
            <w:pPr>
              <w:jc w:val="center"/>
              <w:rPr>
                <w:ins w:id="9905" w:author="Adrian Moir (amoir)" w:date="2024-11-04T12:18:00Z"/>
                <w:rFonts w:asciiTheme="minorHAnsi" w:hAnsiTheme="minorHAnsi" w:cstheme="minorHAnsi"/>
                <w:sz w:val="10"/>
                <w:szCs w:val="10"/>
                <w:rPrChange w:id="9906" w:author="Adrian Moir (amoir)" w:date="2024-11-04T12:20:00Z" w16du:dateUtc="2024-11-04T11:20:00Z">
                  <w:rPr>
                    <w:ins w:id="9907" w:author="Adrian Moir (amoir)" w:date="2024-11-04T12:18:00Z"/>
                  </w:rPr>
                </w:rPrChange>
              </w:rPr>
              <w:pPrChange w:id="9908" w:author="Adrian Moir (amoir)" w:date="2024-11-04T12:27:00Z" w16du:dateUtc="2024-11-04T11:27:00Z">
                <w:pPr/>
              </w:pPrChange>
            </w:pPr>
            <w:ins w:id="990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10" w:author="Adrian Moir (amoir)" w:date="2024-11-04T12:20:00Z" w16du:dateUtc="2024-11-04T11:20:00Z">
                    <w:rPr/>
                  </w:rPrChange>
                </w:rPr>
                <w:t>|172.24.33.62</w:t>
              </w:r>
            </w:ins>
          </w:p>
        </w:tc>
        <w:tc>
          <w:tcPr>
            <w:tcW w:w="628" w:type="dxa"/>
            <w:noWrap/>
            <w:hideMark/>
            <w:tcPrChange w:id="991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1BB2E83E" w14:textId="77777777" w:rsidR="002E0EAC" w:rsidRPr="005112CF" w:rsidRDefault="002E0EAC">
            <w:pPr>
              <w:jc w:val="center"/>
              <w:rPr>
                <w:ins w:id="9912" w:author="Adrian Moir (amoir)" w:date="2024-11-04T12:18:00Z"/>
                <w:rFonts w:asciiTheme="minorHAnsi" w:hAnsiTheme="minorHAnsi" w:cstheme="minorHAnsi"/>
                <w:sz w:val="10"/>
                <w:szCs w:val="10"/>
                <w:rPrChange w:id="9913" w:author="Adrian Moir (amoir)" w:date="2024-11-04T12:20:00Z" w16du:dateUtc="2024-11-04T11:20:00Z">
                  <w:rPr>
                    <w:ins w:id="9914" w:author="Adrian Moir (amoir)" w:date="2024-11-04T12:18:00Z"/>
                  </w:rPr>
                </w:rPrChange>
              </w:rPr>
              <w:pPrChange w:id="9915" w:author="Adrian Moir (amoir)" w:date="2024-11-04T12:27:00Z" w16du:dateUtc="2024-11-04T11:27:00Z">
                <w:pPr/>
              </w:pPrChange>
            </w:pPr>
            <w:ins w:id="991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1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91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984404E" w14:textId="77777777" w:rsidR="002E0EAC" w:rsidRPr="005112CF" w:rsidRDefault="002E0EAC">
            <w:pPr>
              <w:jc w:val="center"/>
              <w:rPr>
                <w:ins w:id="9919" w:author="Adrian Moir (amoir)" w:date="2024-11-04T12:18:00Z"/>
                <w:rFonts w:asciiTheme="minorHAnsi" w:hAnsiTheme="minorHAnsi" w:cstheme="minorHAnsi"/>
                <w:sz w:val="10"/>
                <w:szCs w:val="10"/>
                <w:rPrChange w:id="9920" w:author="Adrian Moir (amoir)" w:date="2024-11-04T12:20:00Z" w16du:dateUtc="2024-11-04T11:20:00Z">
                  <w:rPr>
                    <w:ins w:id="9921" w:author="Adrian Moir (amoir)" w:date="2024-11-04T12:18:00Z"/>
                  </w:rPr>
                </w:rPrChange>
              </w:rPr>
              <w:pPrChange w:id="9922" w:author="Adrian Moir (amoir)" w:date="2024-11-04T12:27:00Z" w16du:dateUtc="2024-11-04T11:27:00Z">
                <w:pPr/>
              </w:pPrChange>
            </w:pPr>
            <w:proofErr w:type="spellStart"/>
            <w:ins w:id="992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2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92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1A3C981" w14:textId="77777777" w:rsidR="002E0EAC" w:rsidRPr="005112CF" w:rsidRDefault="002E0EAC">
            <w:pPr>
              <w:jc w:val="center"/>
              <w:rPr>
                <w:ins w:id="9926" w:author="Adrian Moir (amoir)" w:date="2024-11-04T12:18:00Z"/>
                <w:rFonts w:asciiTheme="minorHAnsi" w:hAnsiTheme="minorHAnsi" w:cstheme="minorHAnsi"/>
                <w:sz w:val="10"/>
                <w:szCs w:val="10"/>
                <w:rPrChange w:id="9927" w:author="Adrian Moir (amoir)" w:date="2024-11-04T12:20:00Z" w16du:dateUtc="2024-11-04T11:20:00Z">
                  <w:rPr>
                    <w:ins w:id="9928" w:author="Adrian Moir (amoir)" w:date="2024-11-04T12:18:00Z"/>
                  </w:rPr>
                </w:rPrChange>
              </w:rPr>
              <w:pPrChange w:id="9929" w:author="Adrian Moir (amoir)" w:date="2024-11-04T12:26:00Z" w16du:dateUtc="2024-11-04T11:26:00Z">
                <w:pPr/>
              </w:pPrChange>
            </w:pPr>
            <w:ins w:id="993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31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993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2376132F" w14:textId="77777777" w:rsidR="002E0EAC" w:rsidRPr="005112CF" w:rsidRDefault="002E0EAC">
            <w:pPr>
              <w:jc w:val="center"/>
              <w:rPr>
                <w:ins w:id="9933" w:author="Adrian Moir (amoir)" w:date="2024-11-04T12:18:00Z"/>
                <w:rFonts w:asciiTheme="minorHAnsi" w:hAnsiTheme="minorHAnsi" w:cstheme="minorHAnsi"/>
                <w:sz w:val="10"/>
                <w:szCs w:val="10"/>
                <w:rPrChange w:id="9934" w:author="Adrian Moir (amoir)" w:date="2024-11-04T12:20:00Z" w16du:dateUtc="2024-11-04T11:20:00Z">
                  <w:rPr>
                    <w:ins w:id="9935" w:author="Adrian Moir (amoir)" w:date="2024-11-04T12:18:00Z"/>
                  </w:rPr>
                </w:rPrChange>
              </w:rPr>
              <w:pPrChange w:id="9936" w:author="Adrian Moir (amoir)" w:date="2024-11-04T12:26:00Z" w16du:dateUtc="2024-11-04T11:26:00Z">
                <w:pPr/>
              </w:pPrChange>
            </w:pPr>
            <w:ins w:id="993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38" w:author="Adrian Moir (amoir)" w:date="2024-11-04T12:20:00Z" w16du:dateUtc="2024-11-04T11:20:00Z">
                    <w:rPr/>
                  </w:rPrChange>
                </w:rPr>
                <w:t>0.49</w:t>
              </w:r>
            </w:ins>
          </w:p>
        </w:tc>
        <w:tc>
          <w:tcPr>
            <w:tcW w:w="902" w:type="dxa"/>
            <w:noWrap/>
            <w:hideMark/>
            <w:tcPrChange w:id="993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3CACA32" w14:textId="77777777" w:rsidR="002E0EAC" w:rsidRPr="005112CF" w:rsidRDefault="002E0EAC">
            <w:pPr>
              <w:jc w:val="center"/>
              <w:rPr>
                <w:ins w:id="9940" w:author="Adrian Moir (amoir)" w:date="2024-11-04T12:18:00Z"/>
                <w:rFonts w:asciiTheme="minorHAnsi" w:hAnsiTheme="minorHAnsi" w:cstheme="minorHAnsi"/>
                <w:sz w:val="10"/>
                <w:szCs w:val="10"/>
                <w:rPrChange w:id="9941" w:author="Adrian Moir (amoir)" w:date="2024-11-04T12:20:00Z" w16du:dateUtc="2024-11-04T11:20:00Z">
                  <w:rPr>
                    <w:ins w:id="9942" w:author="Adrian Moir (amoir)" w:date="2024-11-04T12:18:00Z"/>
                  </w:rPr>
                </w:rPrChange>
              </w:rPr>
              <w:pPrChange w:id="9943" w:author="Adrian Moir (amoir)" w:date="2024-11-04T12:27:00Z" w16du:dateUtc="2024-11-04T11:27:00Z">
                <w:pPr/>
              </w:pPrChange>
            </w:pPr>
            <w:ins w:id="994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45" w:author="Adrian Moir (amoir)" w:date="2024-11-04T12:20:00Z" w16du:dateUtc="2024-11-04T11:20:00Z">
                    <w:rPr/>
                  </w:rPrChange>
                </w:rPr>
                <w:t>11.1</w:t>
              </w:r>
            </w:ins>
          </w:p>
        </w:tc>
        <w:tc>
          <w:tcPr>
            <w:tcW w:w="1604" w:type="dxa"/>
            <w:noWrap/>
            <w:hideMark/>
            <w:tcPrChange w:id="994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5BB84A8" w14:textId="77777777" w:rsidR="002E0EAC" w:rsidRPr="005112CF" w:rsidRDefault="002E0EAC">
            <w:pPr>
              <w:jc w:val="center"/>
              <w:rPr>
                <w:ins w:id="9947" w:author="Adrian Moir (amoir)" w:date="2024-11-04T12:18:00Z"/>
                <w:rFonts w:asciiTheme="minorHAnsi" w:hAnsiTheme="minorHAnsi" w:cstheme="minorHAnsi"/>
                <w:sz w:val="10"/>
                <w:szCs w:val="10"/>
                <w:rPrChange w:id="9948" w:author="Adrian Moir (amoir)" w:date="2024-11-04T12:20:00Z" w16du:dateUtc="2024-11-04T11:20:00Z">
                  <w:rPr>
                    <w:ins w:id="9949" w:author="Adrian Moir (amoir)" w:date="2024-11-04T12:18:00Z"/>
                  </w:rPr>
                </w:rPrChange>
              </w:rPr>
              <w:pPrChange w:id="9950" w:author="Adrian Moir (amoir)" w:date="2024-11-04T12:27:00Z" w16du:dateUtc="2024-11-04T11:27:00Z">
                <w:pPr/>
              </w:pPrChange>
            </w:pPr>
            <w:ins w:id="995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5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5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54" w:author="Adrian Moir (amoir)" w:date="2024-11-04T12:20:00Z" w16du:dateUtc="2024-11-04T11:20:00Z">
                    <w:rPr/>
                  </w:rPrChange>
                </w:rPr>
                <w:t xml:space="preserve"> 9.2</w:t>
              </w:r>
            </w:ins>
          </w:p>
        </w:tc>
        <w:tc>
          <w:tcPr>
            <w:tcW w:w="1516" w:type="dxa"/>
            <w:noWrap/>
            <w:hideMark/>
            <w:tcPrChange w:id="995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55DCE61D" w14:textId="77777777" w:rsidR="002E0EAC" w:rsidRPr="005112CF" w:rsidRDefault="002E0EAC">
            <w:pPr>
              <w:jc w:val="center"/>
              <w:rPr>
                <w:ins w:id="9956" w:author="Adrian Moir (amoir)" w:date="2024-11-04T12:18:00Z"/>
                <w:rFonts w:asciiTheme="minorHAnsi" w:hAnsiTheme="minorHAnsi" w:cstheme="minorHAnsi"/>
                <w:sz w:val="10"/>
                <w:szCs w:val="10"/>
                <w:rPrChange w:id="9957" w:author="Adrian Moir (amoir)" w:date="2024-11-04T12:20:00Z" w16du:dateUtc="2024-11-04T11:20:00Z">
                  <w:rPr>
                    <w:ins w:id="9958" w:author="Adrian Moir (amoir)" w:date="2024-11-04T12:18:00Z"/>
                  </w:rPr>
                </w:rPrChange>
              </w:rPr>
              <w:pPrChange w:id="9959" w:author="Adrian Moir (amoir)" w:date="2024-11-04T12:27:00Z" w16du:dateUtc="2024-11-04T11:27:00Z">
                <w:pPr/>
              </w:pPrChange>
            </w:pPr>
            <w:ins w:id="99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61" w:author="Adrian Moir (amoir)" w:date="2024-11-04T12:20:00Z" w16du:dateUtc="2024-11-04T11:20:00Z">
                    <w:rPr/>
                  </w:rPrChange>
                </w:rPr>
                <w:t>5.14.0-284.30.1.el9_2.x86_64</w:t>
              </w:r>
            </w:ins>
          </w:p>
        </w:tc>
      </w:tr>
      <w:tr w:rsidR="002E0EAC" w:rsidRPr="005112CF" w14:paraId="6F6FF75F" w14:textId="77777777" w:rsidTr="005112CF">
        <w:trPr>
          <w:trHeight w:val="320"/>
          <w:jc w:val="center"/>
          <w:ins w:id="9962" w:author="Adrian Moir (amoir)" w:date="2024-11-04T12:18:00Z"/>
          <w:trPrChange w:id="996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996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ABC9541" w14:textId="77777777" w:rsidR="002E0EAC" w:rsidRPr="005112CF" w:rsidRDefault="002E0EAC">
            <w:pPr>
              <w:jc w:val="center"/>
              <w:rPr>
                <w:ins w:id="9965" w:author="Adrian Moir (amoir)" w:date="2024-11-04T12:18:00Z"/>
                <w:rFonts w:asciiTheme="minorHAnsi" w:hAnsiTheme="minorHAnsi" w:cstheme="minorHAnsi"/>
                <w:sz w:val="10"/>
                <w:szCs w:val="10"/>
                <w:rPrChange w:id="9966" w:author="Adrian Moir (amoir)" w:date="2024-11-04T12:20:00Z" w16du:dateUtc="2024-11-04T11:20:00Z">
                  <w:rPr>
                    <w:ins w:id="9967" w:author="Adrian Moir (amoir)" w:date="2024-11-04T12:18:00Z"/>
                  </w:rPr>
                </w:rPrChange>
              </w:rPr>
              <w:pPrChange w:id="9968" w:author="Adrian Moir (amoir)" w:date="2024-11-04T12:27:00Z" w16du:dateUtc="2024-11-04T11:27:00Z">
                <w:pPr/>
              </w:pPrChange>
            </w:pPr>
            <w:ins w:id="996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70" w:author="Adrian Moir (amoir)" w:date="2024-11-04T12:20:00Z" w16du:dateUtc="2024-11-04T11:20:00Z">
                    <w:rPr/>
                  </w:rPrChange>
                </w:rPr>
                <w:t>21c74ef2-ef1f-4226-966b-930e1001f905</w:t>
              </w:r>
            </w:ins>
          </w:p>
        </w:tc>
        <w:tc>
          <w:tcPr>
            <w:tcW w:w="725" w:type="dxa"/>
            <w:noWrap/>
            <w:hideMark/>
            <w:tcPrChange w:id="997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4FB691CA" w14:textId="77777777" w:rsidR="002E0EAC" w:rsidRPr="005112CF" w:rsidRDefault="002E0EAC">
            <w:pPr>
              <w:jc w:val="center"/>
              <w:rPr>
                <w:ins w:id="9972" w:author="Adrian Moir (amoir)" w:date="2024-11-04T12:18:00Z"/>
                <w:rFonts w:asciiTheme="minorHAnsi" w:hAnsiTheme="minorHAnsi" w:cstheme="minorHAnsi"/>
                <w:sz w:val="10"/>
                <w:szCs w:val="10"/>
                <w:rPrChange w:id="9973" w:author="Adrian Moir (amoir)" w:date="2024-11-04T12:20:00Z" w16du:dateUtc="2024-11-04T11:20:00Z">
                  <w:rPr>
                    <w:ins w:id="9974" w:author="Adrian Moir (amoir)" w:date="2024-11-04T12:18:00Z"/>
                  </w:rPr>
                </w:rPrChange>
              </w:rPr>
              <w:pPrChange w:id="9975" w:author="Adrian Moir (amoir)" w:date="2024-11-04T12:27:00Z" w16du:dateUtc="2024-11-04T11:27:00Z">
                <w:pPr/>
              </w:pPrChange>
            </w:pPr>
            <w:ins w:id="997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77" w:author="Adrian Moir (amoir)" w:date="2024-11-04T12:20:00Z" w16du:dateUtc="2024-11-04T11:20:00Z">
                    <w:rPr/>
                  </w:rPrChange>
                </w:rPr>
                <w:t>OHOS-PROD5-QSTOR02</w:t>
              </w:r>
            </w:ins>
          </w:p>
        </w:tc>
        <w:tc>
          <w:tcPr>
            <w:tcW w:w="1540" w:type="dxa"/>
            <w:noWrap/>
            <w:hideMark/>
            <w:tcPrChange w:id="997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A03CE8C" w14:textId="77777777" w:rsidR="002E0EAC" w:rsidRPr="005112CF" w:rsidRDefault="002E0EAC">
            <w:pPr>
              <w:jc w:val="center"/>
              <w:rPr>
                <w:ins w:id="9979" w:author="Adrian Moir (amoir)" w:date="2024-11-04T12:18:00Z"/>
                <w:rFonts w:asciiTheme="minorHAnsi" w:hAnsiTheme="minorHAnsi" w:cstheme="minorHAnsi"/>
                <w:sz w:val="10"/>
                <w:szCs w:val="10"/>
                <w:rPrChange w:id="9980" w:author="Adrian Moir (amoir)" w:date="2024-11-04T12:20:00Z" w16du:dateUtc="2024-11-04T11:20:00Z">
                  <w:rPr>
                    <w:ins w:id="9981" w:author="Adrian Moir (amoir)" w:date="2024-11-04T12:18:00Z"/>
                  </w:rPr>
                </w:rPrChange>
              </w:rPr>
              <w:pPrChange w:id="9982" w:author="Adrian Moir (amoir)" w:date="2024-11-04T12:27:00Z" w16du:dateUtc="2024-11-04T11:27:00Z">
                <w:pPr/>
              </w:pPrChange>
            </w:pPr>
            <w:ins w:id="998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84" w:author="Adrian Moir (amoir)" w:date="2024-11-04T12:20:00Z" w16du:dateUtc="2024-11-04T11:20:00Z">
                    <w:rPr/>
                  </w:rPrChange>
                </w:rPr>
                <w:t>|172.24.33.65</w:t>
              </w:r>
            </w:ins>
          </w:p>
        </w:tc>
        <w:tc>
          <w:tcPr>
            <w:tcW w:w="628" w:type="dxa"/>
            <w:noWrap/>
            <w:hideMark/>
            <w:tcPrChange w:id="998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6F17945E" w14:textId="77777777" w:rsidR="002E0EAC" w:rsidRPr="005112CF" w:rsidRDefault="002E0EAC">
            <w:pPr>
              <w:jc w:val="center"/>
              <w:rPr>
                <w:ins w:id="9986" w:author="Adrian Moir (amoir)" w:date="2024-11-04T12:18:00Z"/>
                <w:rFonts w:asciiTheme="minorHAnsi" w:hAnsiTheme="minorHAnsi" w:cstheme="minorHAnsi"/>
                <w:sz w:val="10"/>
                <w:szCs w:val="10"/>
                <w:rPrChange w:id="9987" w:author="Adrian Moir (amoir)" w:date="2024-11-04T12:20:00Z" w16du:dateUtc="2024-11-04T11:20:00Z">
                  <w:rPr>
                    <w:ins w:id="9988" w:author="Adrian Moir (amoir)" w:date="2024-11-04T12:18:00Z"/>
                  </w:rPr>
                </w:rPrChange>
              </w:rPr>
              <w:pPrChange w:id="9989" w:author="Adrian Moir (amoir)" w:date="2024-11-04T12:27:00Z" w16du:dateUtc="2024-11-04T11:27:00Z">
                <w:pPr/>
              </w:pPrChange>
            </w:pPr>
            <w:ins w:id="999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9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999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76A3CD3C" w14:textId="77777777" w:rsidR="002E0EAC" w:rsidRPr="005112CF" w:rsidRDefault="002E0EAC">
            <w:pPr>
              <w:jc w:val="center"/>
              <w:rPr>
                <w:ins w:id="9993" w:author="Adrian Moir (amoir)" w:date="2024-11-04T12:18:00Z"/>
                <w:rFonts w:asciiTheme="minorHAnsi" w:hAnsiTheme="minorHAnsi" w:cstheme="minorHAnsi"/>
                <w:sz w:val="10"/>
                <w:szCs w:val="10"/>
                <w:rPrChange w:id="9994" w:author="Adrian Moir (amoir)" w:date="2024-11-04T12:20:00Z" w16du:dateUtc="2024-11-04T11:20:00Z">
                  <w:rPr>
                    <w:ins w:id="9995" w:author="Adrian Moir (amoir)" w:date="2024-11-04T12:18:00Z"/>
                  </w:rPr>
                </w:rPrChange>
              </w:rPr>
              <w:pPrChange w:id="9996" w:author="Adrian Moir (amoir)" w:date="2024-11-04T12:27:00Z" w16du:dateUtc="2024-11-04T11:27:00Z">
                <w:pPr/>
              </w:pPrChange>
            </w:pPr>
            <w:proofErr w:type="spellStart"/>
            <w:ins w:id="999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999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999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05057701" w14:textId="77777777" w:rsidR="002E0EAC" w:rsidRPr="005112CF" w:rsidRDefault="002E0EAC">
            <w:pPr>
              <w:jc w:val="center"/>
              <w:rPr>
                <w:ins w:id="10000" w:author="Adrian Moir (amoir)" w:date="2024-11-04T12:18:00Z"/>
                <w:rFonts w:asciiTheme="minorHAnsi" w:hAnsiTheme="minorHAnsi" w:cstheme="minorHAnsi"/>
                <w:sz w:val="10"/>
                <w:szCs w:val="10"/>
                <w:rPrChange w:id="10001" w:author="Adrian Moir (amoir)" w:date="2024-11-04T12:20:00Z" w16du:dateUtc="2024-11-04T11:20:00Z">
                  <w:rPr>
                    <w:ins w:id="10002" w:author="Adrian Moir (amoir)" w:date="2024-11-04T12:18:00Z"/>
                  </w:rPr>
                </w:rPrChange>
              </w:rPr>
              <w:pPrChange w:id="10003" w:author="Adrian Moir (amoir)" w:date="2024-11-04T12:26:00Z" w16du:dateUtc="2024-11-04T11:26:00Z">
                <w:pPr/>
              </w:pPrChange>
            </w:pPr>
            <w:ins w:id="100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05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1000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3DB30CBF" w14:textId="77777777" w:rsidR="002E0EAC" w:rsidRPr="005112CF" w:rsidRDefault="002E0EAC">
            <w:pPr>
              <w:jc w:val="center"/>
              <w:rPr>
                <w:ins w:id="10007" w:author="Adrian Moir (amoir)" w:date="2024-11-04T12:18:00Z"/>
                <w:rFonts w:asciiTheme="minorHAnsi" w:hAnsiTheme="minorHAnsi" w:cstheme="minorHAnsi"/>
                <w:sz w:val="10"/>
                <w:szCs w:val="10"/>
                <w:rPrChange w:id="10008" w:author="Adrian Moir (amoir)" w:date="2024-11-04T12:20:00Z" w16du:dateUtc="2024-11-04T11:20:00Z">
                  <w:rPr>
                    <w:ins w:id="10009" w:author="Adrian Moir (amoir)" w:date="2024-11-04T12:18:00Z"/>
                  </w:rPr>
                </w:rPrChange>
              </w:rPr>
              <w:pPrChange w:id="10010" w:author="Adrian Moir (amoir)" w:date="2024-11-04T12:26:00Z" w16du:dateUtc="2024-11-04T11:26:00Z">
                <w:pPr/>
              </w:pPrChange>
            </w:pPr>
            <w:ins w:id="1001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12" w:author="Adrian Moir (amoir)" w:date="2024-11-04T12:20:00Z" w16du:dateUtc="2024-11-04T11:20:00Z">
                    <w:rPr/>
                  </w:rPrChange>
                </w:rPr>
                <w:t>2.34</w:t>
              </w:r>
            </w:ins>
          </w:p>
        </w:tc>
        <w:tc>
          <w:tcPr>
            <w:tcW w:w="902" w:type="dxa"/>
            <w:noWrap/>
            <w:hideMark/>
            <w:tcPrChange w:id="1001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18FCDBBF" w14:textId="77777777" w:rsidR="002E0EAC" w:rsidRPr="005112CF" w:rsidRDefault="002E0EAC">
            <w:pPr>
              <w:jc w:val="center"/>
              <w:rPr>
                <w:ins w:id="10014" w:author="Adrian Moir (amoir)" w:date="2024-11-04T12:18:00Z"/>
                <w:rFonts w:asciiTheme="minorHAnsi" w:hAnsiTheme="minorHAnsi" w:cstheme="minorHAnsi"/>
                <w:sz w:val="10"/>
                <w:szCs w:val="10"/>
                <w:rPrChange w:id="10015" w:author="Adrian Moir (amoir)" w:date="2024-11-04T12:20:00Z" w16du:dateUtc="2024-11-04T11:20:00Z">
                  <w:rPr>
                    <w:ins w:id="10016" w:author="Adrian Moir (amoir)" w:date="2024-11-04T12:18:00Z"/>
                  </w:rPr>
                </w:rPrChange>
              </w:rPr>
              <w:pPrChange w:id="10017" w:author="Adrian Moir (amoir)" w:date="2024-11-04T12:27:00Z" w16du:dateUtc="2024-11-04T11:27:00Z">
                <w:pPr/>
              </w:pPrChange>
            </w:pPr>
            <w:ins w:id="1001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19" w:author="Adrian Moir (amoir)" w:date="2024-11-04T12:20:00Z" w16du:dateUtc="2024-11-04T11:20:00Z">
                    <w:rPr/>
                  </w:rPrChange>
                </w:rPr>
                <w:t>5.1</w:t>
              </w:r>
            </w:ins>
          </w:p>
        </w:tc>
        <w:tc>
          <w:tcPr>
            <w:tcW w:w="1604" w:type="dxa"/>
            <w:noWrap/>
            <w:hideMark/>
            <w:tcPrChange w:id="1002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786F87E" w14:textId="77777777" w:rsidR="002E0EAC" w:rsidRPr="005112CF" w:rsidRDefault="002E0EAC">
            <w:pPr>
              <w:jc w:val="center"/>
              <w:rPr>
                <w:ins w:id="10021" w:author="Adrian Moir (amoir)" w:date="2024-11-04T12:18:00Z"/>
                <w:rFonts w:asciiTheme="minorHAnsi" w:hAnsiTheme="minorHAnsi" w:cstheme="minorHAnsi"/>
                <w:sz w:val="10"/>
                <w:szCs w:val="10"/>
                <w:rPrChange w:id="10022" w:author="Adrian Moir (amoir)" w:date="2024-11-04T12:20:00Z" w16du:dateUtc="2024-11-04T11:20:00Z">
                  <w:rPr>
                    <w:ins w:id="10023" w:author="Adrian Moir (amoir)" w:date="2024-11-04T12:18:00Z"/>
                  </w:rPr>
                </w:rPrChange>
              </w:rPr>
              <w:pPrChange w:id="10024" w:author="Adrian Moir (amoir)" w:date="2024-11-04T12:27:00Z" w16du:dateUtc="2024-11-04T11:27:00Z">
                <w:pPr/>
              </w:pPrChange>
            </w:pPr>
            <w:ins w:id="1002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2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2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28" w:author="Adrian Moir (amoir)" w:date="2024-11-04T12:20:00Z" w16du:dateUtc="2024-11-04T11:20:00Z">
                    <w:rPr/>
                  </w:rPrChange>
                </w:rPr>
                <w:t xml:space="preserve"> 9.2</w:t>
              </w:r>
            </w:ins>
          </w:p>
        </w:tc>
        <w:tc>
          <w:tcPr>
            <w:tcW w:w="1516" w:type="dxa"/>
            <w:noWrap/>
            <w:hideMark/>
            <w:tcPrChange w:id="1002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FF7C5E6" w14:textId="77777777" w:rsidR="002E0EAC" w:rsidRPr="005112CF" w:rsidRDefault="002E0EAC">
            <w:pPr>
              <w:jc w:val="center"/>
              <w:rPr>
                <w:ins w:id="10030" w:author="Adrian Moir (amoir)" w:date="2024-11-04T12:18:00Z"/>
                <w:rFonts w:asciiTheme="minorHAnsi" w:hAnsiTheme="minorHAnsi" w:cstheme="minorHAnsi"/>
                <w:sz w:val="10"/>
                <w:szCs w:val="10"/>
                <w:rPrChange w:id="10031" w:author="Adrian Moir (amoir)" w:date="2024-11-04T12:20:00Z" w16du:dateUtc="2024-11-04T11:20:00Z">
                  <w:rPr>
                    <w:ins w:id="10032" w:author="Adrian Moir (amoir)" w:date="2024-11-04T12:18:00Z"/>
                  </w:rPr>
                </w:rPrChange>
              </w:rPr>
              <w:pPrChange w:id="10033" w:author="Adrian Moir (amoir)" w:date="2024-11-04T12:27:00Z" w16du:dateUtc="2024-11-04T11:27:00Z">
                <w:pPr/>
              </w:pPrChange>
            </w:pPr>
            <w:ins w:id="1003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35" w:author="Adrian Moir (amoir)" w:date="2024-11-04T12:20:00Z" w16du:dateUtc="2024-11-04T11:20:00Z">
                    <w:rPr/>
                  </w:rPrChange>
                </w:rPr>
                <w:t>5.14.0-284.30.1.el9_2.x86_64</w:t>
              </w:r>
            </w:ins>
          </w:p>
        </w:tc>
      </w:tr>
      <w:tr w:rsidR="002E0EAC" w:rsidRPr="005112CF" w14:paraId="13252410" w14:textId="77777777" w:rsidTr="005112CF">
        <w:trPr>
          <w:trHeight w:val="320"/>
          <w:jc w:val="center"/>
          <w:ins w:id="10036" w:author="Adrian Moir (amoir)" w:date="2024-11-04T12:18:00Z"/>
          <w:trPrChange w:id="1003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1003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571EA27" w14:textId="77777777" w:rsidR="002E0EAC" w:rsidRPr="005112CF" w:rsidRDefault="002E0EAC">
            <w:pPr>
              <w:jc w:val="center"/>
              <w:rPr>
                <w:ins w:id="10039" w:author="Adrian Moir (amoir)" w:date="2024-11-04T12:18:00Z"/>
                <w:rFonts w:asciiTheme="minorHAnsi" w:hAnsiTheme="minorHAnsi" w:cstheme="minorHAnsi"/>
                <w:sz w:val="10"/>
                <w:szCs w:val="10"/>
                <w:rPrChange w:id="10040" w:author="Adrian Moir (amoir)" w:date="2024-11-04T12:20:00Z" w16du:dateUtc="2024-11-04T11:20:00Z">
                  <w:rPr>
                    <w:ins w:id="10041" w:author="Adrian Moir (amoir)" w:date="2024-11-04T12:18:00Z"/>
                  </w:rPr>
                </w:rPrChange>
              </w:rPr>
              <w:pPrChange w:id="10042" w:author="Adrian Moir (amoir)" w:date="2024-11-04T12:27:00Z" w16du:dateUtc="2024-11-04T11:27:00Z">
                <w:pPr/>
              </w:pPrChange>
            </w:pPr>
            <w:ins w:id="1004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44" w:author="Adrian Moir (amoir)" w:date="2024-11-04T12:20:00Z" w16du:dateUtc="2024-11-04T11:20:00Z">
                    <w:rPr/>
                  </w:rPrChange>
                </w:rPr>
                <w:t>53b8dd24-875c-4b03-98ed-7a7a4bb4d8e2</w:t>
              </w:r>
            </w:ins>
          </w:p>
        </w:tc>
        <w:tc>
          <w:tcPr>
            <w:tcW w:w="725" w:type="dxa"/>
            <w:noWrap/>
            <w:hideMark/>
            <w:tcPrChange w:id="1004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6E30B08F" w14:textId="77777777" w:rsidR="002E0EAC" w:rsidRPr="005112CF" w:rsidRDefault="002E0EAC">
            <w:pPr>
              <w:jc w:val="center"/>
              <w:rPr>
                <w:ins w:id="10046" w:author="Adrian Moir (amoir)" w:date="2024-11-04T12:18:00Z"/>
                <w:rFonts w:asciiTheme="minorHAnsi" w:hAnsiTheme="minorHAnsi" w:cstheme="minorHAnsi"/>
                <w:sz w:val="10"/>
                <w:szCs w:val="10"/>
                <w:rPrChange w:id="10047" w:author="Adrian Moir (amoir)" w:date="2024-11-04T12:20:00Z" w16du:dateUtc="2024-11-04T11:20:00Z">
                  <w:rPr>
                    <w:ins w:id="10048" w:author="Adrian Moir (amoir)" w:date="2024-11-04T12:18:00Z"/>
                  </w:rPr>
                </w:rPrChange>
              </w:rPr>
              <w:pPrChange w:id="10049" w:author="Adrian Moir (amoir)" w:date="2024-11-04T12:27:00Z" w16du:dateUtc="2024-11-04T11:27:00Z">
                <w:pPr/>
              </w:pPrChange>
            </w:pPr>
            <w:ins w:id="1005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51" w:author="Adrian Moir (amoir)" w:date="2024-11-04T12:20:00Z" w16du:dateUtc="2024-11-04T11:20:00Z">
                    <w:rPr/>
                  </w:rPrChange>
                </w:rPr>
                <w:t>OHOS-UCS02P1-QSTOR02</w:t>
              </w:r>
            </w:ins>
          </w:p>
        </w:tc>
        <w:tc>
          <w:tcPr>
            <w:tcW w:w="1540" w:type="dxa"/>
            <w:noWrap/>
            <w:hideMark/>
            <w:tcPrChange w:id="1005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CF24859" w14:textId="77777777" w:rsidR="002E0EAC" w:rsidRPr="005112CF" w:rsidRDefault="002E0EAC">
            <w:pPr>
              <w:jc w:val="center"/>
              <w:rPr>
                <w:ins w:id="10053" w:author="Adrian Moir (amoir)" w:date="2024-11-04T12:18:00Z"/>
                <w:rFonts w:asciiTheme="minorHAnsi" w:hAnsiTheme="minorHAnsi" w:cstheme="minorHAnsi"/>
                <w:sz w:val="10"/>
                <w:szCs w:val="10"/>
                <w:rPrChange w:id="10054" w:author="Adrian Moir (amoir)" w:date="2024-11-04T12:20:00Z" w16du:dateUtc="2024-11-04T11:20:00Z">
                  <w:rPr>
                    <w:ins w:id="10055" w:author="Adrian Moir (amoir)" w:date="2024-11-04T12:18:00Z"/>
                  </w:rPr>
                </w:rPrChange>
              </w:rPr>
              <w:pPrChange w:id="10056" w:author="Adrian Moir (amoir)" w:date="2024-11-04T12:27:00Z" w16du:dateUtc="2024-11-04T11:27:00Z">
                <w:pPr/>
              </w:pPrChange>
            </w:pPr>
            <w:ins w:id="1005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58" w:author="Adrian Moir (amoir)" w:date="2024-11-04T12:20:00Z" w16du:dateUtc="2024-11-04T11:20:00Z">
                    <w:rPr/>
                  </w:rPrChange>
                </w:rPr>
                <w:t>|172.24.33.67</w:t>
              </w:r>
            </w:ins>
          </w:p>
        </w:tc>
        <w:tc>
          <w:tcPr>
            <w:tcW w:w="628" w:type="dxa"/>
            <w:noWrap/>
            <w:hideMark/>
            <w:tcPrChange w:id="1005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55CE5579" w14:textId="77777777" w:rsidR="002E0EAC" w:rsidRPr="005112CF" w:rsidRDefault="002E0EAC">
            <w:pPr>
              <w:jc w:val="center"/>
              <w:rPr>
                <w:ins w:id="10060" w:author="Adrian Moir (amoir)" w:date="2024-11-04T12:18:00Z"/>
                <w:rFonts w:asciiTheme="minorHAnsi" w:hAnsiTheme="minorHAnsi" w:cstheme="minorHAnsi"/>
                <w:sz w:val="10"/>
                <w:szCs w:val="10"/>
                <w:rPrChange w:id="10061" w:author="Adrian Moir (amoir)" w:date="2024-11-04T12:20:00Z" w16du:dateUtc="2024-11-04T11:20:00Z">
                  <w:rPr>
                    <w:ins w:id="10062" w:author="Adrian Moir (amoir)" w:date="2024-11-04T12:18:00Z"/>
                  </w:rPr>
                </w:rPrChange>
              </w:rPr>
              <w:pPrChange w:id="10063" w:author="Adrian Moir (amoir)" w:date="2024-11-04T12:27:00Z" w16du:dateUtc="2024-11-04T11:27:00Z">
                <w:pPr/>
              </w:pPrChange>
            </w:pPr>
            <w:ins w:id="1006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65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1006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7B1E64F" w14:textId="77777777" w:rsidR="002E0EAC" w:rsidRPr="005112CF" w:rsidRDefault="002E0EAC">
            <w:pPr>
              <w:jc w:val="center"/>
              <w:rPr>
                <w:ins w:id="10067" w:author="Adrian Moir (amoir)" w:date="2024-11-04T12:18:00Z"/>
                <w:rFonts w:asciiTheme="minorHAnsi" w:hAnsiTheme="minorHAnsi" w:cstheme="minorHAnsi"/>
                <w:sz w:val="10"/>
                <w:szCs w:val="10"/>
                <w:rPrChange w:id="10068" w:author="Adrian Moir (amoir)" w:date="2024-11-04T12:20:00Z" w16du:dateUtc="2024-11-04T11:20:00Z">
                  <w:rPr>
                    <w:ins w:id="10069" w:author="Adrian Moir (amoir)" w:date="2024-11-04T12:18:00Z"/>
                  </w:rPr>
                </w:rPrChange>
              </w:rPr>
              <w:pPrChange w:id="10070" w:author="Adrian Moir (amoir)" w:date="2024-11-04T12:27:00Z" w16du:dateUtc="2024-11-04T11:27:00Z">
                <w:pPr/>
              </w:pPrChange>
            </w:pPr>
            <w:proofErr w:type="spellStart"/>
            <w:ins w:id="1007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7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1007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EDD5F5C" w14:textId="77777777" w:rsidR="002E0EAC" w:rsidRPr="005112CF" w:rsidRDefault="002E0EAC">
            <w:pPr>
              <w:jc w:val="center"/>
              <w:rPr>
                <w:ins w:id="10074" w:author="Adrian Moir (amoir)" w:date="2024-11-04T12:18:00Z"/>
                <w:rFonts w:asciiTheme="minorHAnsi" w:hAnsiTheme="minorHAnsi" w:cstheme="minorHAnsi"/>
                <w:sz w:val="10"/>
                <w:szCs w:val="10"/>
                <w:rPrChange w:id="10075" w:author="Adrian Moir (amoir)" w:date="2024-11-04T12:20:00Z" w16du:dateUtc="2024-11-04T11:20:00Z">
                  <w:rPr>
                    <w:ins w:id="10076" w:author="Adrian Moir (amoir)" w:date="2024-11-04T12:18:00Z"/>
                  </w:rPr>
                </w:rPrChange>
              </w:rPr>
              <w:pPrChange w:id="10077" w:author="Adrian Moir (amoir)" w:date="2024-11-04T12:26:00Z" w16du:dateUtc="2024-11-04T11:26:00Z">
                <w:pPr/>
              </w:pPrChange>
            </w:pPr>
            <w:ins w:id="1007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79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1008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7DA00D28" w14:textId="77777777" w:rsidR="002E0EAC" w:rsidRPr="005112CF" w:rsidRDefault="002E0EAC">
            <w:pPr>
              <w:jc w:val="center"/>
              <w:rPr>
                <w:ins w:id="10081" w:author="Adrian Moir (amoir)" w:date="2024-11-04T12:18:00Z"/>
                <w:rFonts w:asciiTheme="minorHAnsi" w:hAnsiTheme="minorHAnsi" w:cstheme="minorHAnsi"/>
                <w:sz w:val="10"/>
                <w:szCs w:val="10"/>
                <w:rPrChange w:id="10082" w:author="Adrian Moir (amoir)" w:date="2024-11-04T12:20:00Z" w16du:dateUtc="2024-11-04T11:20:00Z">
                  <w:rPr>
                    <w:ins w:id="10083" w:author="Adrian Moir (amoir)" w:date="2024-11-04T12:18:00Z"/>
                  </w:rPr>
                </w:rPrChange>
              </w:rPr>
              <w:pPrChange w:id="10084" w:author="Adrian Moir (amoir)" w:date="2024-11-04T12:26:00Z" w16du:dateUtc="2024-11-04T11:26:00Z">
                <w:pPr/>
              </w:pPrChange>
            </w:pPr>
            <w:ins w:id="1008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86" w:author="Adrian Moir (amoir)" w:date="2024-11-04T12:20:00Z" w16du:dateUtc="2024-11-04T11:20:00Z">
                    <w:rPr/>
                  </w:rPrChange>
                </w:rPr>
                <w:t>2.95</w:t>
              </w:r>
            </w:ins>
          </w:p>
        </w:tc>
        <w:tc>
          <w:tcPr>
            <w:tcW w:w="902" w:type="dxa"/>
            <w:noWrap/>
            <w:hideMark/>
            <w:tcPrChange w:id="1008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025B557" w14:textId="77777777" w:rsidR="002E0EAC" w:rsidRPr="005112CF" w:rsidRDefault="002E0EAC">
            <w:pPr>
              <w:jc w:val="center"/>
              <w:rPr>
                <w:ins w:id="10088" w:author="Adrian Moir (amoir)" w:date="2024-11-04T12:18:00Z"/>
                <w:rFonts w:asciiTheme="minorHAnsi" w:hAnsiTheme="minorHAnsi" w:cstheme="minorHAnsi"/>
                <w:sz w:val="10"/>
                <w:szCs w:val="10"/>
                <w:rPrChange w:id="10089" w:author="Adrian Moir (amoir)" w:date="2024-11-04T12:20:00Z" w16du:dateUtc="2024-11-04T11:20:00Z">
                  <w:rPr>
                    <w:ins w:id="10090" w:author="Adrian Moir (amoir)" w:date="2024-11-04T12:18:00Z"/>
                  </w:rPr>
                </w:rPrChange>
              </w:rPr>
              <w:pPrChange w:id="10091" w:author="Adrian Moir (amoir)" w:date="2024-11-04T12:27:00Z" w16du:dateUtc="2024-11-04T11:27:00Z">
                <w:pPr/>
              </w:pPrChange>
            </w:pPr>
            <w:ins w:id="1009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093" w:author="Adrian Moir (amoir)" w:date="2024-11-04T12:20:00Z" w16du:dateUtc="2024-11-04T11:20:00Z">
                    <w:rPr/>
                  </w:rPrChange>
                </w:rPr>
                <w:t>9.9</w:t>
              </w:r>
            </w:ins>
          </w:p>
        </w:tc>
        <w:tc>
          <w:tcPr>
            <w:tcW w:w="1604" w:type="dxa"/>
            <w:noWrap/>
            <w:hideMark/>
            <w:tcPrChange w:id="1009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1AA7D2F" w14:textId="77777777" w:rsidR="002E0EAC" w:rsidRPr="005112CF" w:rsidRDefault="002E0EAC">
            <w:pPr>
              <w:jc w:val="center"/>
              <w:rPr>
                <w:ins w:id="10095" w:author="Adrian Moir (amoir)" w:date="2024-11-04T12:18:00Z"/>
                <w:rFonts w:asciiTheme="minorHAnsi" w:hAnsiTheme="minorHAnsi" w:cstheme="minorHAnsi"/>
                <w:sz w:val="10"/>
                <w:szCs w:val="10"/>
                <w:rPrChange w:id="10096" w:author="Adrian Moir (amoir)" w:date="2024-11-04T12:20:00Z" w16du:dateUtc="2024-11-04T11:20:00Z">
                  <w:rPr>
                    <w:ins w:id="10097" w:author="Adrian Moir (amoir)" w:date="2024-11-04T12:18:00Z"/>
                  </w:rPr>
                </w:rPrChange>
              </w:rPr>
              <w:pPrChange w:id="10098" w:author="Adrian Moir (amoir)" w:date="2024-11-04T12:27:00Z" w16du:dateUtc="2024-11-04T11:27:00Z">
                <w:pPr/>
              </w:pPrChange>
            </w:pPr>
            <w:ins w:id="1009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0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0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02" w:author="Adrian Moir (amoir)" w:date="2024-11-04T12:20:00Z" w16du:dateUtc="2024-11-04T11:20:00Z">
                    <w:rPr/>
                  </w:rPrChange>
                </w:rPr>
                <w:t xml:space="preserve"> 9.2</w:t>
              </w:r>
            </w:ins>
          </w:p>
        </w:tc>
        <w:tc>
          <w:tcPr>
            <w:tcW w:w="1516" w:type="dxa"/>
            <w:noWrap/>
            <w:hideMark/>
            <w:tcPrChange w:id="1010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4913EDB" w14:textId="77777777" w:rsidR="002E0EAC" w:rsidRPr="005112CF" w:rsidRDefault="002E0EAC">
            <w:pPr>
              <w:jc w:val="center"/>
              <w:rPr>
                <w:ins w:id="10104" w:author="Adrian Moir (amoir)" w:date="2024-11-04T12:18:00Z"/>
                <w:rFonts w:asciiTheme="minorHAnsi" w:hAnsiTheme="minorHAnsi" w:cstheme="minorHAnsi"/>
                <w:sz w:val="10"/>
                <w:szCs w:val="10"/>
                <w:rPrChange w:id="10105" w:author="Adrian Moir (amoir)" w:date="2024-11-04T12:20:00Z" w16du:dateUtc="2024-11-04T11:20:00Z">
                  <w:rPr>
                    <w:ins w:id="10106" w:author="Adrian Moir (amoir)" w:date="2024-11-04T12:18:00Z"/>
                  </w:rPr>
                </w:rPrChange>
              </w:rPr>
              <w:pPrChange w:id="10107" w:author="Adrian Moir (amoir)" w:date="2024-11-04T12:27:00Z" w16du:dateUtc="2024-11-04T11:27:00Z">
                <w:pPr/>
              </w:pPrChange>
            </w:pPr>
            <w:ins w:id="1010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09" w:author="Adrian Moir (amoir)" w:date="2024-11-04T12:20:00Z" w16du:dateUtc="2024-11-04T11:20:00Z">
                    <w:rPr/>
                  </w:rPrChange>
                </w:rPr>
                <w:t>5.14.0-284.30.1.el9_2.x86_64</w:t>
              </w:r>
            </w:ins>
          </w:p>
        </w:tc>
      </w:tr>
      <w:tr w:rsidR="002E0EAC" w:rsidRPr="005112CF" w14:paraId="1963BEA6" w14:textId="77777777" w:rsidTr="005112CF">
        <w:trPr>
          <w:trHeight w:val="320"/>
          <w:jc w:val="center"/>
          <w:ins w:id="10110" w:author="Adrian Moir (amoir)" w:date="2024-11-04T12:18:00Z"/>
          <w:trPrChange w:id="1011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1011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12E53EC0" w14:textId="77777777" w:rsidR="002E0EAC" w:rsidRPr="005112CF" w:rsidRDefault="002E0EAC">
            <w:pPr>
              <w:jc w:val="center"/>
              <w:rPr>
                <w:ins w:id="10113" w:author="Adrian Moir (amoir)" w:date="2024-11-04T12:18:00Z"/>
                <w:rFonts w:asciiTheme="minorHAnsi" w:hAnsiTheme="minorHAnsi" w:cstheme="minorHAnsi"/>
                <w:sz w:val="10"/>
                <w:szCs w:val="10"/>
                <w:rPrChange w:id="10114" w:author="Adrian Moir (amoir)" w:date="2024-11-04T12:20:00Z" w16du:dateUtc="2024-11-04T11:20:00Z">
                  <w:rPr>
                    <w:ins w:id="10115" w:author="Adrian Moir (amoir)" w:date="2024-11-04T12:18:00Z"/>
                  </w:rPr>
                </w:rPrChange>
              </w:rPr>
              <w:pPrChange w:id="10116" w:author="Adrian Moir (amoir)" w:date="2024-11-04T12:27:00Z" w16du:dateUtc="2024-11-04T11:27:00Z">
                <w:pPr/>
              </w:pPrChange>
            </w:pPr>
            <w:ins w:id="1011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18" w:author="Adrian Moir (amoir)" w:date="2024-11-04T12:20:00Z" w16du:dateUtc="2024-11-04T11:20:00Z">
                    <w:rPr/>
                  </w:rPrChange>
                </w:rPr>
                <w:t>cb1e3528-79c4-48b7-a50d-12ce2fd8dbc1</w:t>
              </w:r>
            </w:ins>
          </w:p>
        </w:tc>
        <w:tc>
          <w:tcPr>
            <w:tcW w:w="725" w:type="dxa"/>
            <w:noWrap/>
            <w:hideMark/>
            <w:tcPrChange w:id="1011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7FA5036B" w14:textId="77777777" w:rsidR="002E0EAC" w:rsidRPr="005112CF" w:rsidRDefault="002E0EAC">
            <w:pPr>
              <w:jc w:val="center"/>
              <w:rPr>
                <w:ins w:id="10120" w:author="Adrian Moir (amoir)" w:date="2024-11-04T12:18:00Z"/>
                <w:rFonts w:asciiTheme="minorHAnsi" w:hAnsiTheme="minorHAnsi" w:cstheme="minorHAnsi"/>
                <w:sz w:val="10"/>
                <w:szCs w:val="10"/>
                <w:rPrChange w:id="10121" w:author="Adrian Moir (amoir)" w:date="2024-11-04T12:20:00Z" w16du:dateUtc="2024-11-04T11:20:00Z">
                  <w:rPr>
                    <w:ins w:id="10122" w:author="Adrian Moir (amoir)" w:date="2024-11-04T12:18:00Z"/>
                  </w:rPr>
                </w:rPrChange>
              </w:rPr>
              <w:pPrChange w:id="10123" w:author="Adrian Moir (amoir)" w:date="2024-11-04T12:27:00Z" w16du:dateUtc="2024-11-04T11:27:00Z">
                <w:pPr/>
              </w:pPrChange>
            </w:pPr>
            <w:ins w:id="1012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25" w:author="Adrian Moir (amoir)" w:date="2024-11-04T12:20:00Z" w16du:dateUtc="2024-11-04T11:20:00Z">
                    <w:rPr/>
                  </w:rPrChange>
                </w:rPr>
                <w:t>HOB-QSTOR01</w:t>
              </w:r>
            </w:ins>
          </w:p>
        </w:tc>
        <w:tc>
          <w:tcPr>
            <w:tcW w:w="1540" w:type="dxa"/>
            <w:noWrap/>
            <w:hideMark/>
            <w:tcPrChange w:id="1012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78811E7F" w14:textId="77777777" w:rsidR="002E0EAC" w:rsidRPr="005112CF" w:rsidRDefault="002E0EAC">
            <w:pPr>
              <w:jc w:val="center"/>
              <w:rPr>
                <w:ins w:id="10127" w:author="Adrian Moir (amoir)" w:date="2024-11-04T12:18:00Z"/>
                <w:rFonts w:asciiTheme="minorHAnsi" w:hAnsiTheme="minorHAnsi" w:cstheme="minorHAnsi"/>
                <w:sz w:val="10"/>
                <w:szCs w:val="10"/>
                <w:rPrChange w:id="10128" w:author="Adrian Moir (amoir)" w:date="2024-11-04T12:20:00Z" w16du:dateUtc="2024-11-04T11:20:00Z">
                  <w:rPr>
                    <w:ins w:id="10129" w:author="Adrian Moir (amoir)" w:date="2024-11-04T12:18:00Z"/>
                  </w:rPr>
                </w:rPrChange>
              </w:rPr>
              <w:pPrChange w:id="10130" w:author="Adrian Moir (amoir)" w:date="2024-11-04T12:27:00Z" w16du:dateUtc="2024-11-04T11:27:00Z">
                <w:pPr/>
              </w:pPrChange>
            </w:pPr>
            <w:ins w:id="1013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32" w:author="Adrian Moir (amoir)" w:date="2024-11-04T12:20:00Z" w16du:dateUtc="2024-11-04T11:20:00Z">
                    <w:rPr/>
                  </w:rPrChange>
                </w:rPr>
                <w:t>|10.253.32.45</w:t>
              </w:r>
            </w:ins>
          </w:p>
        </w:tc>
        <w:tc>
          <w:tcPr>
            <w:tcW w:w="628" w:type="dxa"/>
            <w:noWrap/>
            <w:hideMark/>
            <w:tcPrChange w:id="1013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0C7BED4B" w14:textId="77777777" w:rsidR="002E0EAC" w:rsidRPr="005112CF" w:rsidRDefault="002E0EAC">
            <w:pPr>
              <w:jc w:val="center"/>
              <w:rPr>
                <w:ins w:id="10134" w:author="Adrian Moir (amoir)" w:date="2024-11-04T12:18:00Z"/>
                <w:rFonts w:asciiTheme="minorHAnsi" w:hAnsiTheme="minorHAnsi" w:cstheme="minorHAnsi"/>
                <w:sz w:val="10"/>
                <w:szCs w:val="10"/>
                <w:rPrChange w:id="10135" w:author="Adrian Moir (amoir)" w:date="2024-11-04T12:20:00Z" w16du:dateUtc="2024-11-04T11:20:00Z">
                  <w:rPr>
                    <w:ins w:id="10136" w:author="Adrian Moir (amoir)" w:date="2024-11-04T12:18:00Z"/>
                  </w:rPr>
                </w:rPrChange>
              </w:rPr>
              <w:pPrChange w:id="10137" w:author="Adrian Moir (amoir)" w:date="2024-11-04T12:27:00Z" w16du:dateUtc="2024-11-04T11:27:00Z">
                <w:pPr/>
              </w:pPrChange>
            </w:pPr>
            <w:ins w:id="1013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39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1014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94B132B" w14:textId="77777777" w:rsidR="002E0EAC" w:rsidRPr="005112CF" w:rsidRDefault="002E0EAC">
            <w:pPr>
              <w:jc w:val="center"/>
              <w:rPr>
                <w:ins w:id="10141" w:author="Adrian Moir (amoir)" w:date="2024-11-04T12:18:00Z"/>
                <w:rFonts w:asciiTheme="minorHAnsi" w:hAnsiTheme="minorHAnsi" w:cstheme="minorHAnsi"/>
                <w:sz w:val="10"/>
                <w:szCs w:val="10"/>
                <w:rPrChange w:id="10142" w:author="Adrian Moir (amoir)" w:date="2024-11-04T12:20:00Z" w16du:dateUtc="2024-11-04T11:20:00Z">
                  <w:rPr>
                    <w:ins w:id="10143" w:author="Adrian Moir (amoir)" w:date="2024-11-04T12:18:00Z"/>
                  </w:rPr>
                </w:rPrChange>
              </w:rPr>
              <w:pPrChange w:id="10144" w:author="Adrian Moir (amoir)" w:date="2024-11-04T12:27:00Z" w16du:dateUtc="2024-11-04T11:27:00Z">
                <w:pPr/>
              </w:pPrChange>
            </w:pPr>
            <w:proofErr w:type="spellStart"/>
            <w:ins w:id="1014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4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1014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202AFF96" w14:textId="77777777" w:rsidR="002E0EAC" w:rsidRPr="005112CF" w:rsidRDefault="002E0EAC">
            <w:pPr>
              <w:jc w:val="center"/>
              <w:rPr>
                <w:ins w:id="10148" w:author="Adrian Moir (amoir)" w:date="2024-11-04T12:18:00Z"/>
                <w:rFonts w:asciiTheme="minorHAnsi" w:hAnsiTheme="minorHAnsi" w:cstheme="minorHAnsi"/>
                <w:sz w:val="10"/>
                <w:szCs w:val="10"/>
                <w:rPrChange w:id="10149" w:author="Adrian Moir (amoir)" w:date="2024-11-04T12:20:00Z" w16du:dateUtc="2024-11-04T11:20:00Z">
                  <w:rPr>
                    <w:ins w:id="10150" w:author="Adrian Moir (amoir)" w:date="2024-11-04T12:18:00Z"/>
                  </w:rPr>
                </w:rPrChange>
              </w:rPr>
              <w:pPrChange w:id="10151" w:author="Adrian Moir (amoir)" w:date="2024-11-04T12:26:00Z" w16du:dateUtc="2024-11-04T11:26:00Z">
                <w:pPr/>
              </w:pPrChange>
            </w:pPr>
            <w:ins w:id="1015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53" w:author="Adrian Moir (amoir)" w:date="2024-11-04T12:20:00Z" w16du:dateUtc="2024-11-04T11:20:00Z">
                    <w:rPr/>
                  </w:rPrChange>
                </w:rPr>
                <w:t>200</w:t>
              </w:r>
            </w:ins>
          </w:p>
        </w:tc>
        <w:tc>
          <w:tcPr>
            <w:tcW w:w="1036" w:type="dxa"/>
            <w:noWrap/>
            <w:hideMark/>
            <w:tcPrChange w:id="1015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2C9BE25A" w14:textId="77777777" w:rsidR="002E0EAC" w:rsidRPr="005112CF" w:rsidRDefault="002E0EAC">
            <w:pPr>
              <w:jc w:val="center"/>
              <w:rPr>
                <w:ins w:id="10155" w:author="Adrian Moir (amoir)" w:date="2024-11-04T12:18:00Z"/>
                <w:rFonts w:asciiTheme="minorHAnsi" w:hAnsiTheme="minorHAnsi" w:cstheme="minorHAnsi"/>
                <w:sz w:val="10"/>
                <w:szCs w:val="10"/>
                <w:rPrChange w:id="10156" w:author="Adrian Moir (amoir)" w:date="2024-11-04T12:20:00Z" w16du:dateUtc="2024-11-04T11:20:00Z">
                  <w:rPr>
                    <w:ins w:id="10157" w:author="Adrian Moir (amoir)" w:date="2024-11-04T12:18:00Z"/>
                  </w:rPr>
                </w:rPrChange>
              </w:rPr>
              <w:pPrChange w:id="10158" w:author="Adrian Moir (amoir)" w:date="2024-11-04T12:26:00Z" w16du:dateUtc="2024-11-04T11:26:00Z">
                <w:pPr/>
              </w:pPrChange>
            </w:pPr>
            <w:ins w:id="1015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60" w:author="Adrian Moir (amoir)" w:date="2024-11-04T12:20:00Z" w16du:dateUtc="2024-11-04T11:20:00Z">
                    <w:rPr/>
                  </w:rPrChange>
                </w:rPr>
                <w:t>3.98</w:t>
              </w:r>
            </w:ins>
          </w:p>
        </w:tc>
        <w:tc>
          <w:tcPr>
            <w:tcW w:w="902" w:type="dxa"/>
            <w:noWrap/>
            <w:hideMark/>
            <w:tcPrChange w:id="1016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3476DC2" w14:textId="77777777" w:rsidR="002E0EAC" w:rsidRPr="005112CF" w:rsidRDefault="002E0EAC">
            <w:pPr>
              <w:jc w:val="center"/>
              <w:rPr>
                <w:ins w:id="10162" w:author="Adrian Moir (amoir)" w:date="2024-11-04T12:18:00Z"/>
                <w:rFonts w:asciiTheme="minorHAnsi" w:hAnsiTheme="minorHAnsi" w:cstheme="minorHAnsi"/>
                <w:sz w:val="10"/>
                <w:szCs w:val="10"/>
                <w:rPrChange w:id="10163" w:author="Adrian Moir (amoir)" w:date="2024-11-04T12:20:00Z" w16du:dateUtc="2024-11-04T11:20:00Z">
                  <w:rPr>
                    <w:ins w:id="10164" w:author="Adrian Moir (amoir)" w:date="2024-11-04T12:18:00Z"/>
                  </w:rPr>
                </w:rPrChange>
              </w:rPr>
              <w:pPrChange w:id="10165" w:author="Adrian Moir (amoir)" w:date="2024-11-04T12:27:00Z" w16du:dateUtc="2024-11-04T11:27:00Z">
                <w:pPr/>
              </w:pPrChange>
            </w:pPr>
            <w:ins w:id="1016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67" w:author="Adrian Moir (amoir)" w:date="2024-11-04T12:20:00Z" w16du:dateUtc="2024-11-04T11:20:00Z">
                    <w:rPr/>
                  </w:rPrChange>
                </w:rPr>
                <w:t>6.2</w:t>
              </w:r>
            </w:ins>
          </w:p>
        </w:tc>
        <w:tc>
          <w:tcPr>
            <w:tcW w:w="1604" w:type="dxa"/>
            <w:noWrap/>
            <w:hideMark/>
            <w:tcPrChange w:id="1016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164AAE3B" w14:textId="77777777" w:rsidR="002E0EAC" w:rsidRPr="005112CF" w:rsidRDefault="002E0EAC">
            <w:pPr>
              <w:jc w:val="center"/>
              <w:rPr>
                <w:ins w:id="10169" w:author="Adrian Moir (amoir)" w:date="2024-11-04T12:18:00Z"/>
                <w:rFonts w:asciiTheme="minorHAnsi" w:hAnsiTheme="minorHAnsi" w:cstheme="minorHAnsi"/>
                <w:sz w:val="10"/>
                <w:szCs w:val="10"/>
                <w:rPrChange w:id="10170" w:author="Adrian Moir (amoir)" w:date="2024-11-04T12:20:00Z" w16du:dateUtc="2024-11-04T11:20:00Z">
                  <w:rPr>
                    <w:ins w:id="10171" w:author="Adrian Moir (amoir)" w:date="2024-11-04T12:18:00Z"/>
                  </w:rPr>
                </w:rPrChange>
              </w:rPr>
              <w:pPrChange w:id="10172" w:author="Adrian Moir (amoir)" w:date="2024-11-04T12:27:00Z" w16du:dateUtc="2024-11-04T11:27:00Z">
                <w:pPr/>
              </w:pPrChange>
            </w:pPr>
            <w:ins w:id="1017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7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7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76" w:author="Adrian Moir (amoir)" w:date="2024-11-04T12:20:00Z" w16du:dateUtc="2024-11-04T11:20:00Z">
                    <w:rPr/>
                  </w:rPrChange>
                </w:rPr>
                <w:t xml:space="preserve"> 9.2</w:t>
              </w:r>
            </w:ins>
          </w:p>
        </w:tc>
        <w:tc>
          <w:tcPr>
            <w:tcW w:w="1516" w:type="dxa"/>
            <w:noWrap/>
            <w:hideMark/>
            <w:tcPrChange w:id="1017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A0ABF8F" w14:textId="77777777" w:rsidR="002E0EAC" w:rsidRPr="005112CF" w:rsidRDefault="002E0EAC">
            <w:pPr>
              <w:jc w:val="center"/>
              <w:rPr>
                <w:ins w:id="10178" w:author="Adrian Moir (amoir)" w:date="2024-11-04T12:18:00Z"/>
                <w:rFonts w:asciiTheme="minorHAnsi" w:hAnsiTheme="minorHAnsi" w:cstheme="minorHAnsi"/>
                <w:sz w:val="10"/>
                <w:szCs w:val="10"/>
                <w:rPrChange w:id="10179" w:author="Adrian Moir (amoir)" w:date="2024-11-04T12:20:00Z" w16du:dateUtc="2024-11-04T11:20:00Z">
                  <w:rPr>
                    <w:ins w:id="10180" w:author="Adrian Moir (amoir)" w:date="2024-11-04T12:18:00Z"/>
                  </w:rPr>
                </w:rPrChange>
              </w:rPr>
              <w:pPrChange w:id="10181" w:author="Adrian Moir (amoir)" w:date="2024-11-04T12:27:00Z" w16du:dateUtc="2024-11-04T11:27:00Z">
                <w:pPr/>
              </w:pPrChange>
            </w:pPr>
            <w:ins w:id="1018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83" w:author="Adrian Moir (amoir)" w:date="2024-11-04T12:20:00Z" w16du:dateUtc="2024-11-04T11:20:00Z">
                    <w:rPr/>
                  </w:rPrChange>
                </w:rPr>
                <w:t>5.14.0-284.30.1.el9_2.x86_64</w:t>
              </w:r>
            </w:ins>
          </w:p>
        </w:tc>
      </w:tr>
      <w:tr w:rsidR="002E0EAC" w:rsidRPr="005112CF" w14:paraId="7C189086" w14:textId="77777777" w:rsidTr="005112CF">
        <w:trPr>
          <w:trHeight w:val="320"/>
          <w:jc w:val="center"/>
          <w:ins w:id="10184" w:author="Adrian Moir (amoir)" w:date="2024-11-04T12:18:00Z"/>
          <w:trPrChange w:id="10185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10186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229596C9" w14:textId="77777777" w:rsidR="002E0EAC" w:rsidRPr="005112CF" w:rsidRDefault="002E0EAC">
            <w:pPr>
              <w:jc w:val="center"/>
              <w:rPr>
                <w:ins w:id="10187" w:author="Adrian Moir (amoir)" w:date="2024-11-04T12:18:00Z"/>
                <w:rFonts w:asciiTheme="minorHAnsi" w:hAnsiTheme="minorHAnsi" w:cstheme="minorHAnsi"/>
                <w:sz w:val="10"/>
                <w:szCs w:val="10"/>
                <w:rPrChange w:id="10188" w:author="Adrian Moir (amoir)" w:date="2024-11-04T12:20:00Z" w16du:dateUtc="2024-11-04T11:20:00Z">
                  <w:rPr>
                    <w:ins w:id="10189" w:author="Adrian Moir (amoir)" w:date="2024-11-04T12:18:00Z"/>
                  </w:rPr>
                </w:rPrChange>
              </w:rPr>
              <w:pPrChange w:id="10190" w:author="Adrian Moir (amoir)" w:date="2024-11-04T12:27:00Z" w16du:dateUtc="2024-11-04T11:27:00Z">
                <w:pPr/>
              </w:pPrChange>
            </w:pPr>
            <w:ins w:id="1019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92" w:author="Adrian Moir (amoir)" w:date="2024-11-04T12:20:00Z" w16du:dateUtc="2024-11-04T11:20:00Z">
                    <w:rPr/>
                  </w:rPrChange>
                </w:rPr>
                <w:t>8ba80792-5a5f-43e6-b117-6fda459761ed</w:t>
              </w:r>
            </w:ins>
          </w:p>
        </w:tc>
        <w:tc>
          <w:tcPr>
            <w:tcW w:w="725" w:type="dxa"/>
            <w:noWrap/>
            <w:hideMark/>
            <w:tcPrChange w:id="10193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5FC66480" w14:textId="77777777" w:rsidR="002E0EAC" w:rsidRPr="005112CF" w:rsidRDefault="002E0EAC">
            <w:pPr>
              <w:jc w:val="center"/>
              <w:rPr>
                <w:ins w:id="10194" w:author="Adrian Moir (amoir)" w:date="2024-11-04T12:18:00Z"/>
                <w:rFonts w:asciiTheme="minorHAnsi" w:hAnsiTheme="minorHAnsi" w:cstheme="minorHAnsi"/>
                <w:sz w:val="10"/>
                <w:szCs w:val="10"/>
                <w:rPrChange w:id="10195" w:author="Adrian Moir (amoir)" w:date="2024-11-04T12:20:00Z" w16du:dateUtc="2024-11-04T11:20:00Z">
                  <w:rPr>
                    <w:ins w:id="10196" w:author="Adrian Moir (amoir)" w:date="2024-11-04T12:18:00Z"/>
                  </w:rPr>
                </w:rPrChange>
              </w:rPr>
              <w:pPrChange w:id="10197" w:author="Adrian Moir (amoir)" w:date="2024-11-04T12:27:00Z" w16du:dateUtc="2024-11-04T11:27:00Z">
                <w:pPr/>
              </w:pPrChange>
            </w:pPr>
            <w:ins w:id="1019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199" w:author="Adrian Moir (amoir)" w:date="2024-11-04T12:20:00Z" w16du:dateUtc="2024-11-04T11:20:00Z">
                    <w:rPr/>
                  </w:rPrChange>
                </w:rPr>
                <w:t>PROS-VM-QSTOR01</w:t>
              </w:r>
            </w:ins>
          </w:p>
        </w:tc>
        <w:tc>
          <w:tcPr>
            <w:tcW w:w="1540" w:type="dxa"/>
            <w:noWrap/>
            <w:hideMark/>
            <w:tcPrChange w:id="10200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590A6747" w14:textId="77777777" w:rsidR="002E0EAC" w:rsidRPr="005112CF" w:rsidRDefault="002E0EAC">
            <w:pPr>
              <w:jc w:val="center"/>
              <w:rPr>
                <w:ins w:id="10201" w:author="Adrian Moir (amoir)" w:date="2024-11-04T12:18:00Z"/>
                <w:rFonts w:asciiTheme="minorHAnsi" w:hAnsiTheme="minorHAnsi" w:cstheme="minorHAnsi"/>
                <w:sz w:val="10"/>
                <w:szCs w:val="10"/>
                <w:rPrChange w:id="10202" w:author="Adrian Moir (amoir)" w:date="2024-11-04T12:20:00Z" w16du:dateUtc="2024-11-04T11:20:00Z">
                  <w:rPr>
                    <w:ins w:id="10203" w:author="Adrian Moir (amoir)" w:date="2024-11-04T12:18:00Z"/>
                  </w:rPr>
                </w:rPrChange>
              </w:rPr>
              <w:pPrChange w:id="10204" w:author="Adrian Moir (amoir)" w:date="2024-11-04T12:27:00Z" w16du:dateUtc="2024-11-04T11:27:00Z">
                <w:pPr/>
              </w:pPrChange>
            </w:pPr>
            <w:ins w:id="1020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06" w:author="Adrian Moir (amoir)" w:date="2024-11-04T12:20:00Z" w16du:dateUtc="2024-11-04T11:20:00Z">
                    <w:rPr/>
                  </w:rPrChange>
                </w:rPr>
                <w:t>|10.253.32.24</w:t>
              </w:r>
            </w:ins>
          </w:p>
        </w:tc>
        <w:tc>
          <w:tcPr>
            <w:tcW w:w="628" w:type="dxa"/>
            <w:noWrap/>
            <w:hideMark/>
            <w:tcPrChange w:id="10207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7F28F464" w14:textId="77777777" w:rsidR="002E0EAC" w:rsidRPr="005112CF" w:rsidRDefault="002E0EAC">
            <w:pPr>
              <w:jc w:val="center"/>
              <w:rPr>
                <w:ins w:id="10208" w:author="Adrian Moir (amoir)" w:date="2024-11-04T12:18:00Z"/>
                <w:rFonts w:asciiTheme="minorHAnsi" w:hAnsiTheme="minorHAnsi" w:cstheme="minorHAnsi"/>
                <w:sz w:val="10"/>
                <w:szCs w:val="10"/>
                <w:rPrChange w:id="10209" w:author="Adrian Moir (amoir)" w:date="2024-11-04T12:20:00Z" w16du:dateUtc="2024-11-04T11:20:00Z">
                  <w:rPr>
                    <w:ins w:id="10210" w:author="Adrian Moir (amoir)" w:date="2024-11-04T12:18:00Z"/>
                  </w:rPr>
                </w:rPrChange>
              </w:rPr>
              <w:pPrChange w:id="10211" w:author="Adrian Moir (amoir)" w:date="2024-11-04T12:27:00Z" w16du:dateUtc="2024-11-04T11:27:00Z">
                <w:pPr/>
              </w:pPrChange>
            </w:pPr>
            <w:ins w:id="1021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13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10214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6134AC38" w14:textId="77777777" w:rsidR="002E0EAC" w:rsidRPr="005112CF" w:rsidRDefault="002E0EAC">
            <w:pPr>
              <w:jc w:val="center"/>
              <w:rPr>
                <w:ins w:id="10215" w:author="Adrian Moir (amoir)" w:date="2024-11-04T12:18:00Z"/>
                <w:rFonts w:asciiTheme="minorHAnsi" w:hAnsiTheme="minorHAnsi" w:cstheme="minorHAnsi"/>
                <w:sz w:val="10"/>
                <w:szCs w:val="10"/>
                <w:rPrChange w:id="10216" w:author="Adrian Moir (amoir)" w:date="2024-11-04T12:20:00Z" w16du:dateUtc="2024-11-04T11:20:00Z">
                  <w:rPr>
                    <w:ins w:id="10217" w:author="Adrian Moir (amoir)" w:date="2024-11-04T12:18:00Z"/>
                  </w:rPr>
                </w:rPrChange>
              </w:rPr>
              <w:pPrChange w:id="10218" w:author="Adrian Moir (amoir)" w:date="2024-11-04T12:27:00Z" w16du:dateUtc="2024-11-04T11:27:00Z">
                <w:pPr/>
              </w:pPrChange>
            </w:pPr>
            <w:proofErr w:type="spellStart"/>
            <w:ins w:id="1021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20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10221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3CBFBEFB" w14:textId="77777777" w:rsidR="002E0EAC" w:rsidRPr="005112CF" w:rsidRDefault="002E0EAC">
            <w:pPr>
              <w:jc w:val="center"/>
              <w:rPr>
                <w:ins w:id="10222" w:author="Adrian Moir (amoir)" w:date="2024-11-04T12:18:00Z"/>
                <w:rFonts w:asciiTheme="minorHAnsi" w:hAnsiTheme="minorHAnsi" w:cstheme="minorHAnsi"/>
                <w:sz w:val="10"/>
                <w:szCs w:val="10"/>
                <w:rPrChange w:id="10223" w:author="Adrian Moir (amoir)" w:date="2024-11-04T12:20:00Z" w16du:dateUtc="2024-11-04T11:20:00Z">
                  <w:rPr>
                    <w:ins w:id="10224" w:author="Adrian Moir (amoir)" w:date="2024-11-04T12:18:00Z"/>
                  </w:rPr>
                </w:rPrChange>
              </w:rPr>
              <w:pPrChange w:id="10225" w:author="Adrian Moir (amoir)" w:date="2024-11-04T12:26:00Z" w16du:dateUtc="2024-11-04T11:26:00Z">
                <w:pPr/>
              </w:pPrChange>
            </w:pPr>
            <w:ins w:id="1022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27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10228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230E6679" w14:textId="77777777" w:rsidR="002E0EAC" w:rsidRPr="005112CF" w:rsidRDefault="002E0EAC">
            <w:pPr>
              <w:jc w:val="center"/>
              <w:rPr>
                <w:ins w:id="10229" w:author="Adrian Moir (amoir)" w:date="2024-11-04T12:18:00Z"/>
                <w:rFonts w:asciiTheme="minorHAnsi" w:hAnsiTheme="minorHAnsi" w:cstheme="minorHAnsi"/>
                <w:sz w:val="10"/>
                <w:szCs w:val="10"/>
                <w:rPrChange w:id="10230" w:author="Adrian Moir (amoir)" w:date="2024-11-04T12:20:00Z" w16du:dateUtc="2024-11-04T11:20:00Z">
                  <w:rPr>
                    <w:ins w:id="10231" w:author="Adrian Moir (amoir)" w:date="2024-11-04T12:18:00Z"/>
                  </w:rPr>
                </w:rPrChange>
              </w:rPr>
              <w:pPrChange w:id="10232" w:author="Adrian Moir (amoir)" w:date="2024-11-04T12:26:00Z" w16du:dateUtc="2024-11-04T11:26:00Z">
                <w:pPr/>
              </w:pPrChange>
            </w:pPr>
            <w:ins w:id="1023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34" w:author="Adrian Moir (amoir)" w:date="2024-11-04T12:20:00Z" w16du:dateUtc="2024-11-04T11:20:00Z">
                    <w:rPr/>
                  </w:rPrChange>
                </w:rPr>
                <w:t>3.66</w:t>
              </w:r>
            </w:ins>
          </w:p>
        </w:tc>
        <w:tc>
          <w:tcPr>
            <w:tcW w:w="902" w:type="dxa"/>
            <w:noWrap/>
            <w:hideMark/>
            <w:tcPrChange w:id="10235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A7DE7C6" w14:textId="77777777" w:rsidR="002E0EAC" w:rsidRPr="005112CF" w:rsidRDefault="002E0EAC">
            <w:pPr>
              <w:jc w:val="center"/>
              <w:rPr>
                <w:ins w:id="10236" w:author="Adrian Moir (amoir)" w:date="2024-11-04T12:18:00Z"/>
                <w:rFonts w:asciiTheme="minorHAnsi" w:hAnsiTheme="minorHAnsi" w:cstheme="minorHAnsi"/>
                <w:sz w:val="10"/>
                <w:szCs w:val="10"/>
                <w:rPrChange w:id="10237" w:author="Adrian Moir (amoir)" w:date="2024-11-04T12:20:00Z" w16du:dateUtc="2024-11-04T11:20:00Z">
                  <w:rPr>
                    <w:ins w:id="10238" w:author="Adrian Moir (amoir)" w:date="2024-11-04T12:18:00Z"/>
                  </w:rPr>
                </w:rPrChange>
              </w:rPr>
              <w:pPrChange w:id="10239" w:author="Adrian Moir (amoir)" w:date="2024-11-04T12:27:00Z" w16du:dateUtc="2024-11-04T11:27:00Z">
                <w:pPr/>
              </w:pPrChange>
            </w:pPr>
            <w:ins w:id="1024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41" w:author="Adrian Moir (amoir)" w:date="2024-11-04T12:20:00Z" w16du:dateUtc="2024-11-04T11:20:00Z">
                    <w:rPr/>
                  </w:rPrChange>
                </w:rPr>
                <w:t>8.1</w:t>
              </w:r>
            </w:ins>
          </w:p>
        </w:tc>
        <w:tc>
          <w:tcPr>
            <w:tcW w:w="1604" w:type="dxa"/>
            <w:noWrap/>
            <w:hideMark/>
            <w:tcPrChange w:id="10242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4B31A37F" w14:textId="77777777" w:rsidR="002E0EAC" w:rsidRPr="005112CF" w:rsidRDefault="002E0EAC">
            <w:pPr>
              <w:jc w:val="center"/>
              <w:rPr>
                <w:ins w:id="10243" w:author="Adrian Moir (amoir)" w:date="2024-11-04T12:18:00Z"/>
                <w:rFonts w:asciiTheme="minorHAnsi" w:hAnsiTheme="minorHAnsi" w:cstheme="minorHAnsi"/>
                <w:sz w:val="10"/>
                <w:szCs w:val="10"/>
                <w:rPrChange w:id="10244" w:author="Adrian Moir (amoir)" w:date="2024-11-04T12:20:00Z" w16du:dateUtc="2024-11-04T11:20:00Z">
                  <w:rPr>
                    <w:ins w:id="10245" w:author="Adrian Moir (amoir)" w:date="2024-11-04T12:18:00Z"/>
                  </w:rPr>
                </w:rPrChange>
              </w:rPr>
              <w:pPrChange w:id="10246" w:author="Adrian Moir (amoir)" w:date="2024-11-04T12:27:00Z" w16du:dateUtc="2024-11-04T11:27:00Z">
                <w:pPr/>
              </w:pPrChange>
            </w:pPr>
            <w:ins w:id="1024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48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49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50" w:author="Adrian Moir (amoir)" w:date="2024-11-04T12:20:00Z" w16du:dateUtc="2024-11-04T11:20:00Z">
                    <w:rPr/>
                  </w:rPrChange>
                </w:rPr>
                <w:t xml:space="preserve"> 9.2</w:t>
              </w:r>
            </w:ins>
          </w:p>
        </w:tc>
        <w:tc>
          <w:tcPr>
            <w:tcW w:w="1516" w:type="dxa"/>
            <w:noWrap/>
            <w:hideMark/>
            <w:tcPrChange w:id="10251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A5A0FAF" w14:textId="77777777" w:rsidR="002E0EAC" w:rsidRPr="005112CF" w:rsidRDefault="002E0EAC">
            <w:pPr>
              <w:jc w:val="center"/>
              <w:rPr>
                <w:ins w:id="10252" w:author="Adrian Moir (amoir)" w:date="2024-11-04T12:18:00Z"/>
                <w:rFonts w:asciiTheme="minorHAnsi" w:hAnsiTheme="minorHAnsi" w:cstheme="minorHAnsi"/>
                <w:sz w:val="10"/>
                <w:szCs w:val="10"/>
                <w:rPrChange w:id="10253" w:author="Adrian Moir (amoir)" w:date="2024-11-04T12:20:00Z" w16du:dateUtc="2024-11-04T11:20:00Z">
                  <w:rPr>
                    <w:ins w:id="10254" w:author="Adrian Moir (amoir)" w:date="2024-11-04T12:18:00Z"/>
                  </w:rPr>
                </w:rPrChange>
              </w:rPr>
              <w:pPrChange w:id="10255" w:author="Adrian Moir (amoir)" w:date="2024-11-04T12:27:00Z" w16du:dateUtc="2024-11-04T11:27:00Z">
                <w:pPr/>
              </w:pPrChange>
            </w:pPr>
            <w:ins w:id="1025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57" w:author="Adrian Moir (amoir)" w:date="2024-11-04T12:20:00Z" w16du:dateUtc="2024-11-04T11:20:00Z">
                    <w:rPr/>
                  </w:rPrChange>
                </w:rPr>
                <w:t>5.14.0-284.30.1.el9_2.x86_64</w:t>
              </w:r>
            </w:ins>
          </w:p>
        </w:tc>
      </w:tr>
      <w:tr w:rsidR="002E0EAC" w:rsidRPr="005112CF" w14:paraId="0700ECFB" w14:textId="77777777" w:rsidTr="005112CF">
        <w:trPr>
          <w:trHeight w:val="320"/>
          <w:jc w:val="center"/>
          <w:ins w:id="10258" w:author="Adrian Moir (amoir)" w:date="2024-11-04T12:18:00Z"/>
          <w:trPrChange w:id="10259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10260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556D70B8" w14:textId="77777777" w:rsidR="002E0EAC" w:rsidRPr="005112CF" w:rsidRDefault="002E0EAC">
            <w:pPr>
              <w:jc w:val="center"/>
              <w:rPr>
                <w:ins w:id="10261" w:author="Adrian Moir (amoir)" w:date="2024-11-04T12:18:00Z"/>
                <w:rFonts w:asciiTheme="minorHAnsi" w:hAnsiTheme="minorHAnsi" w:cstheme="minorHAnsi"/>
                <w:sz w:val="10"/>
                <w:szCs w:val="10"/>
                <w:rPrChange w:id="10262" w:author="Adrian Moir (amoir)" w:date="2024-11-04T12:20:00Z" w16du:dateUtc="2024-11-04T11:20:00Z">
                  <w:rPr>
                    <w:ins w:id="10263" w:author="Adrian Moir (amoir)" w:date="2024-11-04T12:18:00Z"/>
                  </w:rPr>
                </w:rPrChange>
              </w:rPr>
              <w:pPrChange w:id="10264" w:author="Adrian Moir (amoir)" w:date="2024-11-04T12:27:00Z" w16du:dateUtc="2024-11-04T11:27:00Z">
                <w:pPr/>
              </w:pPrChange>
            </w:pPr>
            <w:ins w:id="1026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66" w:author="Adrian Moir (amoir)" w:date="2024-11-04T12:20:00Z" w16du:dateUtc="2024-11-04T11:20:00Z">
                    <w:rPr/>
                  </w:rPrChange>
                </w:rPr>
                <w:t>0105320c-a110-4460-bd06-da2585b3b325</w:t>
              </w:r>
            </w:ins>
          </w:p>
        </w:tc>
        <w:tc>
          <w:tcPr>
            <w:tcW w:w="725" w:type="dxa"/>
            <w:noWrap/>
            <w:hideMark/>
            <w:tcPrChange w:id="10267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628A2F6A" w14:textId="77777777" w:rsidR="002E0EAC" w:rsidRPr="005112CF" w:rsidRDefault="002E0EAC">
            <w:pPr>
              <w:jc w:val="center"/>
              <w:rPr>
                <w:ins w:id="10268" w:author="Adrian Moir (amoir)" w:date="2024-11-04T12:18:00Z"/>
                <w:rFonts w:asciiTheme="minorHAnsi" w:hAnsiTheme="minorHAnsi" w:cstheme="minorHAnsi"/>
                <w:sz w:val="10"/>
                <w:szCs w:val="10"/>
                <w:rPrChange w:id="10269" w:author="Adrian Moir (amoir)" w:date="2024-11-04T12:20:00Z" w16du:dateUtc="2024-11-04T11:20:00Z">
                  <w:rPr>
                    <w:ins w:id="10270" w:author="Adrian Moir (amoir)" w:date="2024-11-04T12:18:00Z"/>
                  </w:rPr>
                </w:rPrChange>
              </w:rPr>
              <w:pPrChange w:id="10271" w:author="Adrian Moir (amoir)" w:date="2024-11-04T12:27:00Z" w16du:dateUtc="2024-11-04T11:27:00Z">
                <w:pPr/>
              </w:pPrChange>
            </w:pPr>
            <w:ins w:id="1027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73" w:author="Adrian Moir (amoir)" w:date="2024-11-04T12:20:00Z" w16du:dateUtc="2024-11-04T11:20:00Z">
                    <w:rPr/>
                  </w:rPrChange>
                </w:rPr>
                <w:t>txos-vm-qstor03</w:t>
              </w:r>
            </w:ins>
          </w:p>
        </w:tc>
        <w:tc>
          <w:tcPr>
            <w:tcW w:w="1540" w:type="dxa"/>
            <w:noWrap/>
            <w:hideMark/>
            <w:tcPrChange w:id="10274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A49D6EA" w14:textId="77777777" w:rsidR="002E0EAC" w:rsidRPr="005112CF" w:rsidRDefault="002E0EAC">
            <w:pPr>
              <w:jc w:val="center"/>
              <w:rPr>
                <w:ins w:id="10275" w:author="Adrian Moir (amoir)" w:date="2024-11-04T12:18:00Z"/>
                <w:rFonts w:asciiTheme="minorHAnsi" w:hAnsiTheme="minorHAnsi" w:cstheme="minorHAnsi"/>
                <w:sz w:val="10"/>
                <w:szCs w:val="10"/>
                <w:rPrChange w:id="10276" w:author="Adrian Moir (amoir)" w:date="2024-11-04T12:20:00Z" w16du:dateUtc="2024-11-04T11:20:00Z">
                  <w:rPr>
                    <w:ins w:id="10277" w:author="Adrian Moir (amoir)" w:date="2024-11-04T12:18:00Z"/>
                  </w:rPr>
                </w:rPrChange>
              </w:rPr>
              <w:pPrChange w:id="10278" w:author="Adrian Moir (amoir)" w:date="2024-11-04T12:27:00Z" w16du:dateUtc="2024-11-04T11:27:00Z">
                <w:pPr/>
              </w:pPrChange>
            </w:pPr>
            <w:ins w:id="1027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80" w:author="Adrian Moir (amoir)" w:date="2024-11-04T12:20:00Z" w16du:dateUtc="2024-11-04T11:20:00Z">
                    <w:rPr/>
                  </w:rPrChange>
                </w:rPr>
                <w:t>|172.25.32.180</w:t>
              </w:r>
            </w:ins>
          </w:p>
        </w:tc>
        <w:tc>
          <w:tcPr>
            <w:tcW w:w="628" w:type="dxa"/>
            <w:noWrap/>
            <w:hideMark/>
            <w:tcPrChange w:id="10281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2DC6ADF2" w14:textId="77777777" w:rsidR="002E0EAC" w:rsidRPr="005112CF" w:rsidRDefault="002E0EAC">
            <w:pPr>
              <w:jc w:val="center"/>
              <w:rPr>
                <w:ins w:id="10282" w:author="Adrian Moir (amoir)" w:date="2024-11-04T12:18:00Z"/>
                <w:rFonts w:asciiTheme="minorHAnsi" w:hAnsiTheme="minorHAnsi" w:cstheme="minorHAnsi"/>
                <w:sz w:val="10"/>
                <w:szCs w:val="10"/>
                <w:rPrChange w:id="10283" w:author="Adrian Moir (amoir)" w:date="2024-11-04T12:20:00Z" w16du:dateUtc="2024-11-04T11:20:00Z">
                  <w:rPr>
                    <w:ins w:id="10284" w:author="Adrian Moir (amoir)" w:date="2024-11-04T12:18:00Z"/>
                  </w:rPr>
                </w:rPrChange>
              </w:rPr>
              <w:pPrChange w:id="10285" w:author="Adrian Moir (amoir)" w:date="2024-11-04T12:27:00Z" w16du:dateUtc="2024-11-04T11:27:00Z">
                <w:pPr/>
              </w:pPrChange>
            </w:pPr>
            <w:ins w:id="1028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87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10288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3A0BD5B6" w14:textId="77777777" w:rsidR="002E0EAC" w:rsidRPr="005112CF" w:rsidRDefault="002E0EAC">
            <w:pPr>
              <w:jc w:val="center"/>
              <w:rPr>
                <w:ins w:id="10289" w:author="Adrian Moir (amoir)" w:date="2024-11-04T12:18:00Z"/>
                <w:rFonts w:asciiTheme="minorHAnsi" w:hAnsiTheme="minorHAnsi" w:cstheme="minorHAnsi"/>
                <w:sz w:val="10"/>
                <w:szCs w:val="10"/>
                <w:rPrChange w:id="10290" w:author="Adrian Moir (amoir)" w:date="2024-11-04T12:20:00Z" w16du:dateUtc="2024-11-04T11:20:00Z">
                  <w:rPr>
                    <w:ins w:id="10291" w:author="Adrian Moir (amoir)" w:date="2024-11-04T12:18:00Z"/>
                  </w:rPr>
                </w:rPrChange>
              </w:rPr>
              <w:pPrChange w:id="10292" w:author="Adrian Moir (amoir)" w:date="2024-11-04T12:27:00Z" w16du:dateUtc="2024-11-04T11:27:00Z">
                <w:pPr/>
              </w:pPrChange>
            </w:pPr>
            <w:proofErr w:type="spellStart"/>
            <w:ins w:id="1029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294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10295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731274D1" w14:textId="77777777" w:rsidR="002E0EAC" w:rsidRPr="005112CF" w:rsidRDefault="002E0EAC">
            <w:pPr>
              <w:jc w:val="center"/>
              <w:rPr>
                <w:ins w:id="10296" w:author="Adrian Moir (amoir)" w:date="2024-11-04T12:18:00Z"/>
                <w:rFonts w:asciiTheme="minorHAnsi" w:hAnsiTheme="minorHAnsi" w:cstheme="minorHAnsi"/>
                <w:sz w:val="10"/>
                <w:szCs w:val="10"/>
                <w:rPrChange w:id="10297" w:author="Adrian Moir (amoir)" w:date="2024-11-04T12:20:00Z" w16du:dateUtc="2024-11-04T11:20:00Z">
                  <w:rPr>
                    <w:ins w:id="10298" w:author="Adrian Moir (amoir)" w:date="2024-11-04T12:18:00Z"/>
                  </w:rPr>
                </w:rPrChange>
              </w:rPr>
              <w:pPrChange w:id="10299" w:author="Adrian Moir (amoir)" w:date="2024-11-04T12:26:00Z" w16du:dateUtc="2024-11-04T11:26:00Z">
                <w:pPr/>
              </w:pPrChange>
            </w:pPr>
            <w:ins w:id="1030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01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10302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26185DA1" w14:textId="77777777" w:rsidR="002E0EAC" w:rsidRPr="005112CF" w:rsidRDefault="002E0EAC">
            <w:pPr>
              <w:jc w:val="center"/>
              <w:rPr>
                <w:ins w:id="10303" w:author="Adrian Moir (amoir)" w:date="2024-11-04T12:18:00Z"/>
                <w:rFonts w:asciiTheme="minorHAnsi" w:hAnsiTheme="minorHAnsi" w:cstheme="minorHAnsi"/>
                <w:sz w:val="10"/>
                <w:szCs w:val="10"/>
                <w:rPrChange w:id="10304" w:author="Adrian Moir (amoir)" w:date="2024-11-04T12:20:00Z" w16du:dateUtc="2024-11-04T11:20:00Z">
                  <w:rPr>
                    <w:ins w:id="10305" w:author="Adrian Moir (amoir)" w:date="2024-11-04T12:18:00Z"/>
                  </w:rPr>
                </w:rPrChange>
              </w:rPr>
              <w:pPrChange w:id="10306" w:author="Adrian Moir (amoir)" w:date="2024-11-04T12:26:00Z" w16du:dateUtc="2024-11-04T11:26:00Z">
                <w:pPr/>
              </w:pPrChange>
            </w:pPr>
            <w:ins w:id="1030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08" w:author="Adrian Moir (amoir)" w:date="2024-11-04T12:20:00Z" w16du:dateUtc="2024-11-04T11:20:00Z">
                    <w:rPr/>
                  </w:rPrChange>
                </w:rPr>
                <w:t>5.9</w:t>
              </w:r>
            </w:ins>
          </w:p>
        </w:tc>
        <w:tc>
          <w:tcPr>
            <w:tcW w:w="902" w:type="dxa"/>
            <w:noWrap/>
            <w:hideMark/>
            <w:tcPrChange w:id="10309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FCCABF4" w14:textId="77777777" w:rsidR="002E0EAC" w:rsidRPr="005112CF" w:rsidRDefault="002E0EAC">
            <w:pPr>
              <w:jc w:val="center"/>
              <w:rPr>
                <w:ins w:id="10310" w:author="Adrian Moir (amoir)" w:date="2024-11-04T12:18:00Z"/>
                <w:rFonts w:asciiTheme="minorHAnsi" w:hAnsiTheme="minorHAnsi" w:cstheme="minorHAnsi"/>
                <w:sz w:val="10"/>
                <w:szCs w:val="10"/>
                <w:rPrChange w:id="10311" w:author="Adrian Moir (amoir)" w:date="2024-11-04T12:20:00Z" w16du:dateUtc="2024-11-04T11:20:00Z">
                  <w:rPr>
                    <w:ins w:id="10312" w:author="Adrian Moir (amoir)" w:date="2024-11-04T12:18:00Z"/>
                  </w:rPr>
                </w:rPrChange>
              </w:rPr>
              <w:pPrChange w:id="10313" w:author="Adrian Moir (amoir)" w:date="2024-11-04T12:27:00Z" w16du:dateUtc="2024-11-04T11:27:00Z">
                <w:pPr/>
              </w:pPrChange>
            </w:pPr>
            <w:ins w:id="1031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15" w:author="Adrian Moir (amoir)" w:date="2024-11-04T12:20:00Z" w16du:dateUtc="2024-11-04T11:20:00Z">
                    <w:rPr/>
                  </w:rPrChange>
                </w:rPr>
                <w:t>9</w:t>
              </w:r>
            </w:ins>
          </w:p>
        </w:tc>
        <w:tc>
          <w:tcPr>
            <w:tcW w:w="1604" w:type="dxa"/>
            <w:noWrap/>
            <w:hideMark/>
            <w:tcPrChange w:id="10316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9ED678A" w14:textId="77777777" w:rsidR="002E0EAC" w:rsidRPr="005112CF" w:rsidRDefault="002E0EAC">
            <w:pPr>
              <w:jc w:val="center"/>
              <w:rPr>
                <w:ins w:id="10317" w:author="Adrian Moir (amoir)" w:date="2024-11-04T12:18:00Z"/>
                <w:rFonts w:asciiTheme="minorHAnsi" w:hAnsiTheme="minorHAnsi" w:cstheme="minorHAnsi"/>
                <w:sz w:val="10"/>
                <w:szCs w:val="10"/>
                <w:rPrChange w:id="10318" w:author="Adrian Moir (amoir)" w:date="2024-11-04T12:20:00Z" w16du:dateUtc="2024-11-04T11:20:00Z">
                  <w:rPr>
                    <w:ins w:id="10319" w:author="Adrian Moir (amoir)" w:date="2024-11-04T12:18:00Z"/>
                  </w:rPr>
                </w:rPrChange>
              </w:rPr>
              <w:pPrChange w:id="10320" w:author="Adrian Moir (amoir)" w:date="2024-11-04T12:27:00Z" w16du:dateUtc="2024-11-04T11:27:00Z">
                <w:pPr/>
              </w:pPrChange>
            </w:pPr>
            <w:ins w:id="1032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22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23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24" w:author="Adrian Moir (amoir)" w:date="2024-11-04T12:20:00Z" w16du:dateUtc="2024-11-04T11:20:00Z">
                    <w:rPr/>
                  </w:rPrChange>
                </w:rPr>
                <w:t xml:space="preserve"> 9.2</w:t>
              </w:r>
            </w:ins>
          </w:p>
        </w:tc>
        <w:tc>
          <w:tcPr>
            <w:tcW w:w="1516" w:type="dxa"/>
            <w:noWrap/>
            <w:hideMark/>
            <w:tcPrChange w:id="10325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3A9DFF0" w14:textId="77777777" w:rsidR="002E0EAC" w:rsidRPr="005112CF" w:rsidRDefault="002E0EAC">
            <w:pPr>
              <w:jc w:val="center"/>
              <w:rPr>
                <w:ins w:id="10326" w:author="Adrian Moir (amoir)" w:date="2024-11-04T12:18:00Z"/>
                <w:rFonts w:asciiTheme="minorHAnsi" w:hAnsiTheme="minorHAnsi" w:cstheme="minorHAnsi"/>
                <w:sz w:val="10"/>
                <w:szCs w:val="10"/>
                <w:rPrChange w:id="10327" w:author="Adrian Moir (amoir)" w:date="2024-11-04T12:20:00Z" w16du:dateUtc="2024-11-04T11:20:00Z">
                  <w:rPr>
                    <w:ins w:id="10328" w:author="Adrian Moir (amoir)" w:date="2024-11-04T12:18:00Z"/>
                  </w:rPr>
                </w:rPrChange>
              </w:rPr>
              <w:pPrChange w:id="10329" w:author="Adrian Moir (amoir)" w:date="2024-11-04T12:27:00Z" w16du:dateUtc="2024-11-04T11:27:00Z">
                <w:pPr/>
              </w:pPrChange>
            </w:pPr>
            <w:ins w:id="1033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31" w:author="Adrian Moir (amoir)" w:date="2024-11-04T12:20:00Z" w16du:dateUtc="2024-11-04T11:20:00Z">
                    <w:rPr/>
                  </w:rPrChange>
                </w:rPr>
                <w:t>5.14.0-284.30.1.el9_2.x86_64</w:t>
              </w:r>
            </w:ins>
          </w:p>
        </w:tc>
      </w:tr>
      <w:tr w:rsidR="002E0EAC" w:rsidRPr="005112CF" w14:paraId="3ED640CF" w14:textId="77777777" w:rsidTr="005112CF">
        <w:trPr>
          <w:trHeight w:val="320"/>
          <w:jc w:val="center"/>
          <w:ins w:id="10332" w:author="Adrian Moir (amoir)" w:date="2024-11-04T12:18:00Z"/>
          <w:trPrChange w:id="10333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10334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49901726" w14:textId="77777777" w:rsidR="002E0EAC" w:rsidRPr="005112CF" w:rsidRDefault="002E0EAC">
            <w:pPr>
              <w:jc w:val="center"/>
              <w:rPr>
                <w:ins w:id="10335" w:author="Adrian Moir (amoir)" w:date="2024-11-04T12:18:00Z"/>
                <w:rFonts w:asciiTheme="minorHAnsi" w:hAnsiTheme="minorHAnsi" w:cstheme="minorHAnsi"/>
                <w:sz w:val="10"/>
                <w:szCs w:val="10"/>
                <w:rPrChange w:id="10336" w:author="Adrian Moir (amoir)" w:date="2024-11-04T12:20:00Z" w16du:dateUtc="2024-11-04T11:20:00Z">
                  <w:rPr>
                    <w:ins w:id="10337" w:author="Adrian Moir (amoir)" w:date="2024-11-04T12:18:00Z"/>
                  </w:rPr>
                </w:rPrChange>
              </w:rPr>
              <w:pPrChange w:id="10338" w:author="Adrian Moir (amoir)" w:date="2024-11-04T12:27:00Z" w16du:dateUtc="2024-11-04T11:27:00Z">
                <w:pPr/>
              </w:pPrChange>
            </w:pPr>
            <w:ins w:id="1033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40" w:author="Adrian Moir (amoir)" w:date="2024-11-04T12:20:00Z" w16du:dateUtc="2024-11-04T11:20:00Z">
                    <w:rPr/>
                  </w:rPrChange>
                </w:rPr>
                <w:t>49a4fc56-c5c2-45de-8f7b-d4658e7b81b1</w:t>
              </w:r>
            </w:ins>
          </w:p>
        </w:tc>
        <w:tc>
          <w:tcPr>
            <w:tcW w:w="725" w:type="dxa"/>
            <w:noWrap/>
            <w:hideMark/>
            <w:tcPrChange w:id="10341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37D4EEF6" w14:textId="77777777" w:rsidR="002E0EAC" w:rsidRPr="005112CF" w:rsidRDefault="002E0EAC">
            <w:pPr>
              <w:jc w:val="center"/>
              <w:rPr>
                <w:ins w:id="10342" w:author="Adrian Moir (amoir)" w:date="2024-11-04T12:18:00Z"/>
                <w:rFonts w:asciiTheme="minorHAnsi" w:hAnsiTheme="minorHAnsi" w:cstheme="minorHAnsi"/>
                <w:sz w:val="10"/>
                <w:szCs w:val="10"/>
                <w:rPrChange w:id="10343" w:author="Adrian Moir (amoir)" w:date="2024-11-04T12:20:00Z" w16du:dateUtc="2024-11-04T11:20:00Z">
                  <w:rPr>
                    <w:ins w:id="10344" w:author="Adrian Moir (amoir)" w:date="2024-11-04T12:18:00Z"/>
                  </w:rPr>
                </w:rPrChange>
              </w:rPr>
              <w:pPrChange w:id="10345" w:author="Adrian Moir (amoir)" w:date="2024-11-04T12:27:00Z" w16du:dateUtc="2024-11-04T11:27:00Z">
                <w:pPr/>
              </w:pPrChange>
            </w:pPr>
            <w:ins w:id="1034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47" w:author="Adrian Moir (amoir)" w:date="2024-11-04T12:20:00Z" w16du:dateUtc="2024-11-04T11:20:00Z">
                    <w:rPr/>
                  </w:rPrChange>
                </w:rPr>
                <w:t>oe-ruc-qstor01</w:t>
              </w:r>
            </w:ins>
          </w:p>
        </w:tc>
        <w:tc>
          <w:tcPr>
            <w:tcW w:w="1540" w:type="dxa"/>
            <w:noWrap/>
            <w:hideMark/>
            <w:tcPrChange w:id="10348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7EE02B41" w14:textId="77777777" w:rsidR="002E0EAC" w:rsidRPr="005112CF" w:rsidRDefault="002E0EAC">
            <w:pPr>
              <w:jc w:val="center"/>
              <w:rPr>
                <w:ins w:id="10349" w:author="Adrian Moir (amoir)" w:date="2024-11-04T12:18:00Z"/>
                <w:rFonts w:asciiTheme="minorHAnsi" w:hAnsiTheme="minorHAnsi" w:cstheme="minorHAnsi"/>
                <w:sz w:val="10"/>
                <w:szCs w:val="10"/>
                <w:rPrChange w:id="10350" w:author="Adrian Moir (amoir)" w:date="2024-11-04T12:20:00Z" w16du:dateUtc="2024-11-04T11:20:00Z">
                  <w:rPr>
                    <w:ins w:id="10351" w:author="Adrian Moir (amoir)" w:date="2024-11-04T12:18:00Z"/>
                  </w:rPr>
                </w:rPrChange>
              </w:rPr>
              <w:pPrChange w:id="10352" w:author="Adrian Moir (amoir)" w:date="2024-11-04T12:27:00Z" w16du:dateUtc="2024-11-04T11:27:00Z">
                <w:pPr/>
              </w:pPrChange>
            </w:pPr>
            <w:ins w:id="1035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54" w:author="Adrian Moir (amoir)" w:date="2024-11-04T12:20:00Z" w16du:dateUtc="2024-11-04T11:20:00Z">
                    <w:rPr/>
                  </w:rPrChange>
                </w:rPr>
                <w:t>|10.173.18.22</w:t>
              </w:r>
            </w:ins>
          </w:p>
        </w:tc>
        <w:tc>
          <w:tcPr>
            <w:tcW w:w="628" w:type="dxa"/>
            <w:noWrap/>
            <w:hideMark/>
            <w:tcPrChange w:id="10355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78E85F49" w14:textId="77777777" w:rsidR="002E0EAC" w:rsidRPr="005112CF" w:rsidRDefault="002E0EAC">
            <w:pPr>
              <w:jc w:val="center"/>
              <w:rPr>
                <w:ins w:id="10356" w:author="Adrian Moir (amoir)" w:date="2024-11-04T12:18:00Z"/>
                <w:rFonts w:asciiTheme="minorHAnsi" w:hAnsiTheme="minorHAnsi" w:cstheme="minorHAnsi"/>
                <w:sz w:val="10"/>
                <w:szCs w:val="10"/>
                <w:rPrChange w:id="10357" w:author="Adrian Moir (amoir)" w:date="2024-11-04T12:20:00Z" w16du:dateUtc="2024-11-04T11:20:00Z">
                  <w:rPr>
                    <w:ins w:id="10358" w:author="Adrian Moir (amoir)" w:date="2024-11-04T12:18:00Z"/>
                  </w:rPr>
                </w:rPrChange>
              </w:rPr>
              <w:pPrChange w:id="10359" w:author="Adrian Moir (amoir)" w:date="2024-11-04T12:27:00Z" w16du:dateUtc="2024-11-04T11:27:00Z">
                <w:pPr/>
              </w:pPrChange>
            </w:pPr>
            <w:ins w:id="1036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61" w:author="Adrian Moir (amoir)" w:date="2024-11-04T12:20:00Z" w16du:dateUtc="2024-11-04T11:20:00Z">
                    <w:rPr/>
                  </w:rPrChange>
                </w:rPr>
                <w:t>7.4.0.222</w:t>
              </w:r>
            </w:ins>
          </w:p>
        </w:tc>
        <w:tc>
          <w:tcPr>
            <w:tcW w:w="831" w:type="dxa"/>
            <w:noWrap/>
            <w:hideMark/>
            <w:tcPrChange w:id="10362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059C6B55" w14:textId="77777777" w:rsidR="002E0EAC" w:rsidRPr="005112CF" w:rsidRDefault="002E0EAC">
            <w:pPr>
              <w:jc w:val="center"/>
              <w:rPr>
                <w:ins w:id="10363" w:author="Adrian Moir (amoir)" w:date="2024-11-04T12:18:00Z"/>
                <w:rFonts w:asciiTheme="minorHAnsi" w:hAnsiTheme="minorHAnsi" w:cstheme="minorHAnsi"/>
                <w:sz w:val="10"/>
                <w:szCs w:val="10"/>
                <w:rPrChange w:id="10364" w:author="Adrian Moir (amoir)" w:date="2024-11-04T12:20:00Z" w16du:dateUtc="2024-11-04T11:20:00Z">
                  <w:rPr>
                    <w:ins w:id="10365" w:author="Adrian Moir (amoir)" w:date="2024-11-04T12:18:00Z"/>
                  </w:rPr>
                </w:rPrChange>
              </w:rPr>
              <w:pPrChange w:id="10366" w:author="Adrian Moir (amoir)" w:date="2024-11-04T12:27:00Z" w16du:dateUtc="2024-11-04T11:27:00Z">
                <w:pPr/>
              </w:pPrChange>
            </w:pPr>
            <w:proofErr w:type="spellStart"/>
            <w:ins w:id="1036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68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10369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CCE6070" w14:textId="77777777" w:rsidR="002E0EAC" w:rsidRPr="005112CF" w:rsidRDefault="002E0EAC">
            <w:pPr>
              <w:jc w:val="center"/>
              <w:rPr>
                <w:ins w:id="10370" w:author="Adrian Moir (amoir)" w:date="2024-11-04T12:18:00Z"/>
                <w:rFonts w:asciiTheme="minorHAnsi" w:hAnsiTheme="minorHAnsi" w:cstheme="minorHAnsi"/>
                <w:sz w:val="10"/>
                <w:szCs w:val="10"/>
                <w:rPrChange w:id="10371" w:author="Adrian Moir (amoir)" w:date="2024-11-04T12:20:00Z" w16du:dateUtc="2024-11-04T11:20:00Z">
                  <w:rPr>
                    <w:ins w:id="10372" w:author="Adrian Moir (amoir)" w:date="2024-11-04T12:18:00Z"/>
                  </w:rPr>
                </w:rPrChange>
              </w:rPr>
              <w:pPrChange w:id="10373" w:author="Adrian Moir (amoir)" w:date="2024-11-04T12:26:00Z" w16du:dateUtc="2024-11-04T11:26:00Z">
                <w:pPr/>
              </w:pPrChange>
            </w:pPr>
            <w:ins w:id="1037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75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10376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74568A3E" w14:textId="77777777" w:rsidR="002E0EAC" w:rsidRPr="005112CF" w:rsidRDefault="002E0EAC">
            <w:pPr>
              <w:jc w:val="center"/>
              <w:rPr>
                <w:ins w:id="10377" w:author="Adrian Moir (amoir)" w:date="2024-11-04T12:18:00Z"/>
                <w:rFonts w:asciiTheme="minorHAnsi" w:hAnsiTheme="minorHAnsi" w:cstheme="minorHAnsi"/>
                <w:sz w:val="10"/>
                <w:szCs w:val="10"/>
                <w:rPrChange w:id="10378" w:author="Adrian Moir (amoir)" w:date="2024-11-04T12:20:00Z" w16du:dateUtc="2024-11-04T11:20:00Z">
                  <w:rPr>
                    <w:ins w:id="10379" w:author="Adrian Moir (amoir)" w:date="2024-11-04T12:18:00Z"/>
                  </w:rPr>
                </w:rPrChange>
              </w:rPr>
              <w:pPrChange w:id="10380" w:author="Adrian Moir (amoir)" w:date="2024-11-04T12:26:00Z" w16du:dateUtc="2024-11-04T11:26:00Z">
                <w:pPr/>
              </w:pPrChange>
            </w:pPr>
            <w:ins w:id="1038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82" w:author="Adrian Moir (amoir)" w:date="2024-11-04T12:20:00Z" w16du:dateUtc="2024-11-04T11:20:00Z">
                    <w:rPr/>
                  </w:rPrChange>
                </w:rPr>
                <w:t>1.4</w:t>
              </w:r>
            </w:ins>
          </w:p>
        </w:tc>
        <w:tc>
          <w:tcPr>
            <w:tcW w:w="902" w:type="dxa"/>
            <w:noWrap/>
            <w:hideMark/>
            <w:tcPrChange w:id="10383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37025965" w14:textId="77777777" w:rsidR="002E0EAC" w:rsidRPr="005112CF" w:rsidRDefault="002E0EAC">
            <w:pPr>
              <w:jc w:val="center"/>
              <w:rPr>
                <w:ins w:id="10384" w:author="Adrian Moir (amoir)" w:date="2024-11-04T12:18:00Z"/>
                <w:rFonts w:asciiTheme="minorHAnsi" w:hAnsiTheme="minorHAnsi" w:cstheme="minorHAnsi"/>
                <w:sz w:val="10"/>
                <w:szCs w:val="10"/>
                <w:rPrChange w:id="10385" w:author="Adrian Moir (amoir)" w:date="2024-11-04T12:20:00Z" w16du:dateUtc="2024-11-04T11:20:00Z">
                  <w:rPr>
                    <w:ins w:id="10386" w:author="Adrian Moir (amoir)" w:date="2024-11-04T12:18:00Z"/>
                  </w:rPr>
                </w:rPrChange>
              </w:rPr>
              <w:pPrChange w:id="10387" w:author="Adrian Moir (amoir)" w:date="2024-11-04T12:27:00Z" w16du:dateUtc="2024-11-04T11:27:00Z">
                <w:pPr/>
              </w:pPrChange>
            </w:pPr>
            <w:ins w:id="1038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89" w:author="Adrian Moir (amoir)" w:date="2024-11-04T12:20:00Z" w16du:dateUtc="2024-11-04T11:20:00Z">
                    <w:rPr/>
                  </w:rPrChange>
                </w:rPr>
                <w:t>4</w:t>
              </w:r>
            </w:ins>
          </w:p>
        </w:tc>
        <w:tc>
          <w:tcPr>
            <w:tcW w:w="1604" w:type="dxa"/>
            <w:noWrap/>
            <w:hideMark/>
            <w:tcPrChange w:id="10390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702C4EAE" w14:textId="77777777" w:rsidR="002E0EAC" w:rsidRPr="005112CF" w:rsidRDefault="002E0EAC">
            <w:pPr>
              <w:jc w:val="center"/>
              <w:rPr>
                <w:ins w:id="10391" w:author="Adrian Moir (amoir)" w:date="2024-11-04T12:18:00Z"/>
                <w:rFonts w:asciiTheme="minorHAnsi" w:hAnsiTheme="minorHAnsi" w:cstheme="minorHAnsi"/>
                <w:sz w:val="10"/>
                <w:szCs w:val="10"/>
                <w:rPrChange w:id="10392" w:author="Adrian Moir (amoir)" w:date="2024-11-04T12:20:00Z" w16du:dateUtc="2024-11-04T11:20:00Z">
                  <w:rPr>
                    <w:ins w:id="10393" w:author="Adrian Moir (amoir)" w:date="2024-11-04T12:18:00Z"/>
                  </w:rPr>
                </w:rPrChange>
              </w:rPr>
              <w:pPrChange w:id="10394" w:author="Adrian Moir (amoir)" w:date="2024-11-04T12:27:00Z" w16du:dateUtc="2024-11-04T11:27:00Z">
                <w:pPr/>
              </w:pPrChange>
            </w:pPr>
            <w:ins w:id="1039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96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97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398" w:author="Adrian Moir (amoir)" w:date="2024-11-04T12:20:00Z" w16du:dateUtc="2024-11-04T11:20:00Z">
                    <w:rPr/>
                  </w:rPrChange>
                </w:rPr>
                <w:t xml:space="preserve"> 9.2</w:t>
              </w:r>
            </w:ins>
          </w:p>
        </w:tc>
        <w:tc>
          <w:tcPr>
            <w:tcW w:w="1516" w:type="dxa"/>
            <w:noWrap/>
            <w:hideMark/>
            <w:tcPrChange w:id="10399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6ED364FD" w14:textId="77777777" w:rsidR="002E0EAC" w:rsidRPr="005112CF" w:rsidRDefault="002E0EAC">
            <w:pPr>
              <w:jc w:val="center"/>
              <w:rPr>
                <w:ins w:id="10400" w:author="Adrian Moir (amoir)" w:date="2024-11-04T12:18:00Z"/>
                <w:rFonts w:asciiTheme="minorHAnsi" w:hAnsiTheme="minorHAnsi" w:cstheme="minorHAnsi"/>
                <w:sz w:val="10"/>
                <w:szCs w:val="10"/>
                <w:rPrChange w:id="10401" w:author="Adrian Moir (amoir)" w:date="2024-11-04T12:20:00Z" w16du:dateUtc="2024-11-04T11:20:00Z">
                  <w:rPr>
                    <w:ins w:id="10402" w:author="Adrian Moir (amoir)" w:date="2024-11-04T12:18:00Z"/>
                  </w:rPr>
                </w:rPrChange>
              </w:rPr>
              <w:pPrChange w:id="10403" w:author="Adrian Moir (amoir)" w:date="2024-11-04T12:27:00Z" w16du:dateUtc="2024-11-04T11:27:00Z">
                <w:pPr/>
              </w:pPrChange>
            </w:pPr>
            <w:ins w:id="1040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05" w:author="Adrian Moir (amoir)" w:date="2024-11-04T12:20:00Z" w16du:dateUtc="2024-11-04T11:20:00Z">
                    <w:rPr/>
                  </w:rPrChange>
                </w:rPr>
                <w:t>5.14.0-284.30.1.el9_2.x86_64</w:t>
              </w:r>
            </w:ins>
          </w:p>
        </w:tc>
      </w:tr>
      <w:tr w:rsidR="002E0EAC" w:rsidRPr="005112CF" w14:paraId="0BB1ECF9" w14:textId="77777777" w:rsidTr="005112CF">
        <w:trPr>
          <w:trHeight w:val="320"/>
          <w:jc w:val="center"/>
          <w:ins w:id="10406" w:author="Adrian Moir (amoir)" w:date="2024-11-04T12:18:00Z"/>
          <w:trPrChange w:id="10407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10408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3C812BA0" w14:textId="77777777" w:rsidR="002E0EAC" w:rsidRPr="005112CF" w:rsidRDefault="002E0EAC">
            <w:pPr>
              <w:jc w:val="center"/>
              <w:rPr>
                <w:ins w:id="10409" w:author="Adrian Moir (amoir)" w:date="2024-11-04T12:18:00Z"/>
                <w:rFonts w:asciiTheme="minorHAnsi" w:hAnsiTheme="minorHAnsi" w:cstheme="minorHAnsi"/>
                <w:sz w:val="10"/>
                <w:szCs w:val="10"/>
                <w:rPrChange w:id="10410" w:author="Adrian Moir (amoir)" w:date="2024-11-04T12:20:00Z" w16du:dateUtc="2024-11-04T11:20:00Z">
                  <w:rPr>
                    <w:ins w:id="10411" w:author="Adrian Moir (amoir)" w:date="2024-11-04T12:18:00Z"/>
                  </w:rPr>
                </w:rPrChange>
              </w:rPr>
              <w:pPrChange w:id="10412" w:author="Adrian Moir (amoir)" w:date="2024-11-04T12:27:00Z" w16du:dateUtc="2024-11-04T11:27:00Z">
                <w:pPr/>
              </w:pPrChange>
            </w:pPr>
            <w:ins w:id="1041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14" w:author="Adrian Moir (amoir)" w:date="2024-11-04T12:20:00Z" w16du:dateUtc="2024-11-04T11:20:00Z">
                    <w:rPr/>
                  </w:rPrChange>
                </w:rPr>
                <w:t>29f6b1b5-536a-4e1b-8092-bcb2b3d28444</w:t>
              </w:r>
            </w:ins>
          </w:p>
        </w:tc>
        <w:tc>
          <w:tcPr>
            <w:tcW w:w="725" w:type="dxa"/>
            <w:noWrap/>
            <w:hideMark/>
            <w:tcPrChange w:id="10415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42737E94" w14:textId="77777777" w:rsidR="002E0EAC" w:rsidRPr="005112CF" w:rsidRDefault="002E0EAC">
            <w:pPr>
              <w:jc w:val="center"/>
              <w:rPr>
                <w:ins w:id="10416" w:author="Adrian Moir (amoir)" w:date="2024-11-04T12:18:00Z"/>
                <w:rFonts w:asciiTheme="minorHAnsi" w:hAnsiTheme="minorHAnsi" w:cstheme="minorHAnsi"/>
                <w:sz w:val="10"/>
                <w:szCs w:val="10"/>
                <w:rPrChange w:id="10417" w:author="Adrian Moir (amoir)" w:date="2024-11-04T12:20:00Z" w16du:dateUtc="2024-11-04T11:20:00Z">
                  <w:rPr>
                    <w:ins w:id="10418" w:author="Adrian Moir (amoir)" w:date="2024-11-04T12:18:00Z"/>
                  </w:rPr>
                </w:rPrChange>
              </w:rPr>
              <w:pPrChange w:id="10419" w:author="Adrian Moir (amoir)" w:date="2024-11-04T12:27:00Z" w16du:dateUtc="2024-11-04T11:27:00Z">
                <w:pPr/>
              </w:pPrChange>
            </w:pPr>
            <w:proofErr w:type="spellStart"/>
            <w:ins w:id="10420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21" w:author="Adrian Moir (amoir)" w:date="2024-11-04T12:20:00Z" w16du:dateUtc="2024-11-04T11:20:00Z">
                    <w:rPr/>
                  </w:rPrChange>
                </w:rPr>
                <w:t>mwp-qstor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10422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63CBCB5B" w14:textId="77777777" w:rsidR="002E0EAC" w:rsidRPr="005112CF" w:rsidRDefault="002E0EAC">
            <w:pPr>
              <w:jc w:val="center"/>
              <w:rPr>
                <w:ins w:id="10423" w:author="Adrian Moir (amoir)" w:date="2024-11-04T12:18:00Z"/>
                <w:rFonts w:asciiTheme="minorHAnsi" w:hAnsiTheme="minorHAnsi" w:cstheme="minorHAnsi"/>
                <w:sz w:val="10"/>
                <w:szCs w:val="10"/>
                <w:rPrChange w:id="10424" w:author="Adrian Moir (amoir)" w:date="2024-11-04T12:20:00Z" w16du:dateUtc="2024-11-04T11:20:00Z">
                  <w:rPr>
                    <w:ins w:id="10425" w:author="Adrian Moir (amoir)" w:date="2024-11-04T12:18:00Z"/>
                  </w:rPr>
                </w:rPrChange>
              </w:rPr>
              <w:pPrChange w:id="10426" w:author="Adrian Moir (amoir)" w:date="2024-11-04T12:27:00Z" w16du:dateUtc="2024-11-04T11:27:00Z">
                <w:pPr/>
              </w:pPrChange>
            </w:pPr>
            <w:ins w:id="1042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28" w:author="Adrian Moir (amoir)" w:date="2024-11-04T12:20:00Z" w16du:dateUtc="2024-11-04T11:20:00Z">
                    <w:rPr/>
                  </w:rPrChange>
                </w:rPr>
                <w:t>|172.24.14.112|10.150.162.20</w:t>
              </w:r>
            </w:ins>
          </w:p>
        </w:tc>
        <w:tc>
          <w:tcPr>
            <w:tcW w:w="628" w:type="dxa"/>
            <w:noWrap/>
            <w:hideMark/>
            <w:tcPrChange w:id="10429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1C4548DD" w14:textId="77777777" w:rsidR="002E0EAC" w:rsidRPr="005112CF" w:rsidRDefault="002E0EAC">
            <w:pPr>
              <w:jc w:val="center"/>
              <w:rPr>
                <w:ins w:id="10430" w:author="Adrian Moir (amoir)" w:date="2024-11-04T12:18:00Z"/>
                <w:rFonts w:asciiTheme="minorHAnsi" w:hAnsiTheme="minorHAnsi" w:cstheme="minorHAnsi"/>
                <w:sz w:val="10"/>
                <w:szCs w:val="10"/>
                <w:rPrChange w:id="10431" w:author="Adrian Moir (amoir)" w:date="2024-11-04T12:20:00Z" w16du:dateUtc="2024-11-04T11:20:00Z">
                  <w:rPr>
                    <w:ins w:id="10432" w:author="Adrian Moir (amoir)" w:date="2024-11-04T12:18:00Z"/>
                  </w:rPr>
                </w:rPrChange>
              </w:rPr>
              <w:pPrChange w:id="10433" w:author="Adrian Moir (amoir)" w:date="2024-11-04T12:27:00Z" w16du:dateUtc="2024-11-04T11:27:00Z">
                <w:pPr/>
              </w:pPrChange>
            </w:pPr>
            <w:ins w:id="1043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35" w:author="Adrian Moir (amoir)" w:date="2024-11-04T12:20:00Z" w16du:dateUtc="2024-11-04T11:20:00Z">
                    <w:rPr/>
                  </w:rPrChange>
                </w:rPr>
                <w:t>7.4.1.169</w:t>
              </w:r>
            </w:ins>
          </w:p>
        </w:tc>
        <w:tc>
          <w:tcPr>
            <w:tcW w:w="831" w:type="dxa"/>
            <w:noWrap/>
            <w:hideMark/>
            <w:tcPrChange w:id="10436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290901DB" w14:textId="77777777" w:rsidR="002E0EAC" w:rsidRPr="005112CF" w:rsidRDefault="002E0EAC">
            <w:pPr>
              <w:jc w:val="center"/>
              <w:rPr>
                <w:ins w:id="10437" w:author="Adrian Moir (amoir)" w:date="2024-11-04T12:18:00Z"/>
                <w:rFonts w:asciiTheme="minorHAnsi" w:hAnsiTheme="minorHAnsi" w:cstheme="minorHAnsi"/>
                <w:sz w:val="10"/>
                <w:szCs w:val="10"/>
                <w:rPrChange w:id="10438" w:author="Adrian Moir (amoir)" w:date="2024-11-04T12:20:00Z" w16du:dateUtc="2024-11-04T11:20:00Z">
                  <w:rPr>
                    <w:ins w:id="10439" w:author="Adrian Moir (amoir)" w:date="2024-11-04T12:18:00Z"/>
                  </w:rPr>
                </w:rPrChange>
              </w:rPr>
              <w:pPrChange w:id="10440" w:author="Adrian Moir (amoir)" w:date="2024-11-04T12:27:00Z" w16du:dateUtc="2024-11-04T11:27:00Z">
                <w:pPr/>
              </w:pPrChange>
            </w:pPr>
            <w:proofErr w:type="spellStart"/>
            <w:ins w:id="1044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42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10443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5998F18B" w14:textId="77777777" w:rsidR="002E0EAC" w:rsidRPr="005112CF" w:rsidRDefault="002E0EAC">
            <w:pPr>
              <w:jc w:val="center"/>
              <w:rPr>
                <w:ins w:id="10444" w:author="Adrian Moir (amoir)" w:date="2024-11-04T12:18:00Z"/>
                <w:rFonts w:asciiTheme="minorHAnsi" w:hAnsiTheme="minorHAnsi" w:cstheme="minorHAnsi"/>
                <w:sz w:val="10"/>
                <w:szCs w:val="10"/>
                <w:rPrChange w:id="10445" w:author="Adrian Moir (amoir)" w:date="2024-11-04T12:20:00Z" w16du:dateUtc="2024-11-04T11:20:00Z">
                  <w:rPr>
                    <w:ins w:id="10446" w:author="Adrian Moir (amoir)" w:date="2024-11-04T12:18:00Z"/>
                  </w:rPr>
                </w:rPrChange>
              </w:rPr>
              <w:pPrChange w:id="10447" w:author="Adrian Moir (amoir)" w:date="2024-11-04T12:26:00Z" w16du:dateUtc="2024-11-04T11:26:00Z">
                <w:pPr/>
              </w:pPrChange>
            </w:pPr>
            <w:ins w:id="1044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49" w:author="Adrian Moir (amoir)" w:date="2024-11-04T12:20:00Z" w16du:dateUtc="2024-11-04T11:20:00Z">
                    <w:rPr/>
                  </w:rPrChange>
                </w:rPr>
                <w:t>50</w:t>
              </w:r>
            </w:ins>
          </w:p>
        </w:tc>
        <w:tc>
          <w:tcPr>
            <w:tcW w:w="1036" w:type="dxa"/>
            <w:noWrap/>
            <w:hideMark/>
            <w:tcPrChange w:id="10450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5B774A2B" w14:textId="77777777" w:rsidR="002E0EAC" w:rsidRPr="005112CF" w:rsidRDefault="002E0EAC">
            <w:pPr>
              <w:jc w:val="center"/>
              <w:rPr>
                <w:ins w:id="10451" w:author="Adrian Moir (amoir)" w:date="2024-11-04T12:18:00Z"/>
                <w:rFonts w:asciiTheme="minorHAnsi" w:hAnsiTheme="minorHAnsi" w:cstheme="minorHAnsi"/>
                <w:sz w:val="10"/>
                <w:szCs w:val="10"/>
                <w:rPrChange w:id="10452" w:author="Adrian Moir (amoir)" w:date="2024-11-04T12:20:00Z" w16du:dateUtc="2024-11-04T11:20:00Z">
                  <w:rPr>
                    <w:ins w:id="10453" w:author="Adrian Moir (amoir)" w:date="2024-11-04T12:18:00Z"/>
                  </w:rPr>
                </w:rPrChange>
              </w:rPr>
              <w:pPrChange w:id="10454" w:author="Adrian Moir (amoir)" w:date="2024-11-04T12:26:00Z" w16du:dateUtc="2024-11-04T11:26:00Z">
                <w:pPr/>
              </w:pPrChange>
            </w:pPr>
            <w:ins w:id="1045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56" w:author="Adrian Moir (amoir)" w:date="2024-11-04T12:20:00Z" w16du:dateUtc="2024-11-04T11:20:00Z">
                    <w:rPr/>
                  </w:rPrChange>
                </w:rPr>
                <w:t>1.72</w:t>
              </w:r>
            </w:ins>
          </w:p>
        </w:tc>
        <w:tc>
          <w:tcPr>
            <w:tcW w:w="902" w:type="dxa"/>
            <w:noWrap/>
            <w:hideMark/>
            <w:tcPrChange w:id="10457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0A654A50" w14:textId="77777777" w:rsidR="002E0EAC" w:rsidRPr="005112CF" w:rsidRDefault="002E0EAC">
            <w:pPr>
              <w:jc w:val="center"/>
              <w:rPr>
                <w:ins w:id="10458" w:author="Adrian Moir (amoir)" w:date="2024-11-04T12:18:00Z"/>
                <w:rFonts w:asciiTheme="minorHAnsi" w:hAnsiTheme="minorHAnsi" w:cstheme="minorHAnsi"/>
                <w:sz w:val="10"/>
                <w:szCs w:val="10"/>
                <w:rPrChange w:id="10459" w:author="Adrian Moir (amoir)" w:date="2024-11-04T12:20:00Z" w16du:dateUtc="2024-11-04T11:20:00Z">
                  <w:rPr>
                    <w:ins w:id="10460" w:author="Adrian Moir (amoir)" w:date="2024-11-04T12:18:00Z"/>
                  </w:rPr>
                </w:rPrChange>
              </w:rPr>
              <w:pPrChange w:id="10461" w:author="Adrian Moir (amoir)" w:date="2024-11-04T12:27:00Z" w16du:dateUtc="2024-11-04T11:27:00Z">
                <w:pPr/>
              </w:pPrChange>
            </w:pPr>
            <w:ins w:id="1046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63" w:author="Adrian Moir (amoir)" w:date="2024-11-04T12:20:00Z" w16du:dateUtc="2024-11-04T11:20:00Z">
                    <w:rPr/>
                  </w:rPrChange>
                </w:rPr>
                <w:t>2</w:t>
              </w:r>
            </w:ins>
          </w:p>
        </w:tc>
        <w:tc>
          <w:tcPr>
            <w:tcW w:w="1604" w:type="dxa"/>
            <w:noWrap/>
            <w:hideMark/>
            <w:tcPrChange w:id="10464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6AE087BF" w14:textId="77777777" w:rsidR="002E0EAC" w:rsidRPr="005112CF" w:rsidRDefault="002E0EAC">
            <w:pPr>
              <w:jc w:val="center"/>
              <w:rPr>
                <w:ins w:id="10465" w:author="Adrian Moir (amoir)" w:date="2024-11-04T12:18:00Z"/>
                <w:rFonts w:asciiTheme="minorHAnsi" w:hAnsiTheme="minorHAnsi" w:cstheme="minorHAnsi"/>
                <w:sz w:val="10"/>
                <w:szCs w:val="10"/>
                <w:rPrChange w:id="10466" w:author="Adrian Moir (amoir)" w:date="2024-11-04T12:20:00Z" w16du:dateUtc="2024-11-04T11:20:00Z">
                  <w:rPr>
                    <w:ins w:id="10467" w:author="Adrian Moir (amoir)" w:date="2024-11-04T12:18:00Z"/>
                  </w:rPr>
                </w:rPrChange>
              </w:rPr>
              <w:pPrChange w:id="10468" w:author="Adrian Moir (amoir)" w:date="2024-11-04T12:27:00Z" w16du:dateUtc="2024-11-04T11:27:00Z">
                <w:pPr/>
              </w:pPrChange>
            </w:pPr>
            <w:ins w:id="1046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70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71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72" w:author="Adrian Moir (amoir)" w:date="2024-11-04T12:20:00Z" w16du:dateUtc="2024-11-04T11:20:00Z">
                    <w:rPr/>
                  </w:rPrChange>
                </w:rPr>
                <w:t xml:space="preserve"> 9.4</w:t>
              </w:r>
            </w:ins>
          </w:p>
        </w:tc>
        <w:tc>
          <w:tcPr>
            <w:tcW w:w="1516" w:type="dxa"/>
            <w:noWrap/>
            <w:hideMark/>
            <w:tcPrChange w:id="10473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42C49C6D" w14:textId="77777777" w:rsidR="002E0EAC" w:rsidRPr="005112CF" w:rsidRDefault="002E0EAC">
            <w:pPr>
              <w:jc w:val="center"/>
              <w:rPr>
                <w:ins w:id="10474" w:author="Adrian Moir (amoir)" w:date="2024-11-04T12:18:00Z"/>
                <w:rFonts w:asciiTheme="minorHAnsi" w:hAnsiTheme="minorHAnsi" w:cstheme="minorHAnsi"/>
                <w:sz w:val="10"/>
                <w:szCs w:val="10"/>
                <w:rPrChange w:id="10475" w:author="Adrian Moir (amoir)" w:date="2024-11-04T12:20:00Z" w16du:dateUtc="2024-11-04T11:20:00Z">
                  <w:rPr>
                    <w:ins w:id="10476" w:author="Adrian Moir (amoir)" w:date="2024-11-04T12:18:00Z"/>
                  </w:rPr>
                </w:rPrChange>
              </w:rPr>
              <w:pPrChange w:id="10477" w:author="Adrian Moir (amoir)" w:date="2024-11-04T12:27:00Z" w16du:dateUtc="2024-11-04T11:27:00Z">
                <w:pPr/>
              </w:pPrChange>
            </w:pPr>
            <w:ins w:id="1047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79" w:author="Adrian Moir (amoir)" w:date="2024-11-04T12:20:00Z" w16du:dateUtc="2024-11-04T11:20:00Z">
                    <w:rPr/>
                  </w:rPrChange>
                </w:rPr>
                <w:t>5.14.0-427.18.1.el9_4.x86_64</w:t>
              </w:r>
            </w:ins>
          </w:p>
        </w:tc>
      </w:tr>
      <w:tr w:rsidR="002E0EAC" w:rsidRPr="005112CF" w14:paraId="4A71F88A" w14:textId="77777777" w:rsidTr="005112CF">
        <w:trPr>
          <w:trHeight w:val="320"/>
          <w:jc w:val="center"/>
          <w:ins w:id="10480" w:author="Adrian Moir (amoir)" w:date="2024-11-04T12:18:00Z"/>
          <w:trPrChange w:id="10481" w:author="Adrian Moir (amoir)" w:date="2024-11-04T12:28:00Z" w16du:dateUtc="2024-11-04T11:28:00Z">
            <w:trPr>
              <w:gridAfter w:val="0"/>
              <w:trHeight w:val="320"/>
              <w:jc w:val="center"/>
            </w:trPr>
          </w:trPrChange>
        </w:trPr>
        <w:tc>
          <w:tcPr>
            <w:tcW w:w="1076" w:type="dxa"/>
            <w:noWrap/>
            <w:hideMark/>
            <w:tcPrChange w:id="10482" w:author="Adrian Moir (amoir)" w:date="2024-11-04T12:28:00Z" w16du:dateUtc="2024-11-04T11:28:00Z">
              <w:tcPr>
                <w:tcW w:w="1076" w:type="dxa"/>
                <w:gridSpan w:val="2"/>
                <w:noWrap/>
                <w:hideMark/>
              </w:tcPr>
            </w:tcPrChange>
          </w:tcPr>
          <w:p w14:paraId="43DCCB19" w14:textId="77777777" w:rsidR="002E0EAC" w:rsidRPr="005112CF" w:rsidRDefault="002E0EAC">
            <w:pPr>
              <w:jc w:val="center"/>
              <w:rPr>
                <w:ins w:id="10483" w:author="Adrian Moir (amoir)" w:date="2024-11-04T12:18:00Z"/>
                <w:rFonts w:asciiTheme="minorHAnsi" w:hAnsiTheme="minorHAnsi" w:cstheme="minorHAnsi"/>
                <w:sz w:val="10"/>
                <w:szCs w:val="10"/>
                <w:rPrChange w:id="10484" w:author="Adrian Moir (amoir)" w:date="2024-11-04T12:20:00Z" w16du:dateUtc="2024-11-04T11:20:00Z">
                  <w:rPr>
                    <w:ins w:id="10485" w:author="Adrian Moir (amoir)" w:date="2024-11-04T12:18:00Z"/>
                  </w:rPr>
                </w:rPrChange>
              </w:rPr>
              <w:pPrChange w:id="10486" w:author="Adrian Moir (amoir)" w:date="2024-11-04T12:27:00Z" w16du:dateUtc="2024-11-04T11:27:00Z">
                <w:pPr/>
              </w:pPrChange>
            </w:pPr>
            <w:ins w:id="10487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88" w:author="Adrian Moir (amoir)" w:date="2024-11-04T12:20:00Z" w16du:dateUtc="2024-11-04T11:20:00Z">
                    <w:rPr/>
                  </w:rPrChange>
                </w:rPr>
                <w:t>fdf6266c-482d-4f90-9ef8-add0c7d97e7b</w:t>
              </w:r>
            </w:ins>
          </w:p>
        </w:tc>
        <w:tc>
          <w:tcPr>
            <w:tcW w:w="725" w:type="dxa"/>
            <w:noWrap/>
            <w:hideMark/>
            <w:tcPrChange w:id="10489" w:author="Adrian Moir (amoir)" w:date="2024-11-04T12:28:00Z" w16du:dateUtc="2024-11-04T11:28:00Z">
              <w:tcPr>
                <w:tcW w:w="725" w:type="dxa"/>
                <w:gridSpan w:val="2"/>
                <w:noWrap/>
                <w:hideMark/>
              </w:tcPr>
            </w:tcPrChange>
          </w:tcPr>
          <w:p w14:paraId="0868523B" w14:textId="77777777" w:rsidR="002E0EAC" w:rsidRPr="005112CF" w:rsidRDefault="002E0EAC">
            <w:pPr>
              <w:jc w:val="center"/>
              <w:rPr>
                <w:ins w:id="10490" w:author="Adrian Moir (amoir)" w:date="2024-11-04T12:18:00Z"/>
                <w:rFonts w:asciiTheme="minorHAnsi" w:hAnsiTheme="minorHAnsi" w:cstheme="minorHAnsi"/>
                <w:sz w:val="10"/>
                <w:szCs w:val="10"/>
                <w:rPrChange w:id="10491" w:author="Adrian Moir (amoir)" w:date="2024-11-04T12:20:00Z" w16du:dateUtc="2024-11-04T11:20:00Z">
                  <w:rPr>
                    <w:ins w:id="10492" w:author="Adrian Moir (amoir)" w:date="2024-11-04T12:18:00Z"/>
                  </w:rPr>
                </w:rPrChange>
              </w:rPr>
              <w:pPrChange w:id="10493" w:author="Adrian Moir (amoir)" w:date="2024-11-04T12:27:00Z" w16du:dateUtc="2024-11-04T11:27:00Z">
                <w:pPr/>
              </w:pPrChange>
            </w:pPr>
            <w:proofErr w:type="spellStart"/>
            <w:ins w:id="10494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495" w:author="Adrian Moir (amoir)" w:date="2024-11-04T12:20:00Z" w16du:dateUtc="2024-11-04T11:20:00Z">
                    <w:rPr/>
                  </w:rPrChange>
                </w:rPr>
                <w:t>wik-stor</w:t>
              </w:r>
              <w:proofErr w:type="spellEnd"/>
            </w:ins>
          </w:p>
        </w:tc>
        <w:tc>
          <w:tcPr>
            <w:tcW w:w="1540" w:type="dxa"/>
            <w:noWrap/>
            <w:hideMark/>
            <w:tcPrChange w:id="10496" w:author="Adrian Moir (amoir)" w:date="2024-11-04T12:28:00Z" w16du:dateUtc="2024-11-04T11:28:00Z">
              <w:tcPr>
                <w:tcW w:w="1540" w:type="dxa"/>
                <w:gridSpan w:val="2"/>
                <w:noWrap/>
                <w:hideMark/>
              </w:tcPr>
            </w:tcPrChange>
          </w:tcPr>
          <w:p w14:paraId="2527543D" w14:textId="77777777" w:rsidR="002E0EAC" w:rsidRPr="005112CF" w:rsidRDefault="002E0EAC">
            <w:pPr>
              <w:jc w:val="center"/>
              <w:rPr>
                <w:ins w:id="10497" w:author="Adrian Moir (amoir)" w:date="2024-11-04T12:18:00Z"/>
                <w:rFonts w:asciiTheme="minorHAnsi" w:hAnsiTheme="minorHAnsi" w:cstheme="minorHAnsi"/>
                <w:sz w:val="10"/>
                <w:szCs w:val="10"/>
                <w:rPrChange w:id="10498" w:author="Adrian Moir (amoir)" w:date="2024-11-04T12:20:00Z" w16du:dateUtc="2024-11-04T11:20:00Z">
                  <w:rPr>
                    <w:ins w:id="10499" w:author="Adrian Moir (amoir)" w:date="2024-11-04T12:18:00Z"/>
                  </w:rPr>
                </w:rPrChange>
              </w:rPr>
              <w:pPrChange w:id="10500" w:author="Adrian Moir (amoir)" w:date="2024-11-04T12:27:00Z" w16du:dateUtc="2024-11-04T11:27:00Z">
                <w:pPr/>
              </w:pPrChange>
            </w:pPr>
            <w:ins w:id="10501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502" w:author="Adrian Moir (amoir)" w:date="2024-11-04T12:20:00Z" w16du:dateUtc="2024-11-04T11:20:00Z">
                    <w:rPr/>
                  </w:rPrChange>
                </w:rPr>
                <w:t>|172.25.14.97|10.160.127.20</w:t>
              </w:r>
            </w:ins>
          </w:p>
        </w:tc>
        <w:tc>
          <w:tcPr>
            <w:tcW w:w="628" w:type="dxa"/>
            <w:noWrap/>
            <w:hideMark/>
            <w:tcPrChange w:id="10503" w:author="Adrian Moir (amoir)" w:date="2024-11-04T12:28:00Z" w16du:dateUtc="2024-11-04T11:28:00Z">
              <w:tcPr>
                <w:tcW w:w="618" w:type="dxa"/>
                <w:gridSpan w:val="2"/>
                <w:noWrap/>
                <w:hideMark/>
              </w:tcPr>
            </w:tcPrChange>
          </w:tcPr>
          <w:p w14:paraId="70D7617A" w14:textId="77777777" w:rsidR="002E0EAC" w:rsidRPr="005112CF" w:rsidRDefault="002E0EAC">
            <w:pPr>
              <w:jc w:val="center"/>
              <w:rPr>
                <w:ins w:id="10504" w:author="Adrian Moir (amoir)" w:date="2024-11-04T12:18:00Z"/>
                <w:rFonts w:asciiTheme="minorHAnsi" w:hAnsiTheme="minorHAnsi" w:cstheme="minorHAnsi"/>
                <w:sz w:val="10"/>
                <w:szCs w:val="10"/>
                <w:rPrChange w:id="10505" w:author="Adrian Moir (amoir)" w:date="2024-11-04T12:20:00Z" w16du:dateUtc="2024-11-04T11:20:00Z">
                  <w:rPr>
                    <w:ins w:id="10506" w:author="Adrian Moir (amoir)" w:date="2024-11-04T12:18:00Z"/>
                  </w:rPr>
                </w:rPrChange>
              </w:rPr>
              <w:pPrChange w:id="10507" w:author="Adrian Moir (amoir)" w:date="2024-11-04T12:27:00Z" w16du:dateUtc="2024-11-04T11:27:00Z">
                <w:pPr/>
              </w:pPrChange>
            </w:pPr>
            <w:ins w:id="10508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509" w:author="Adrian Moir (amoir)" w:date="2024-11-04T12:20:00Z" w16du:dateUtc="2024-11-04T11:20:00Z">
                    <w:rPr/>
                  </w:rPrChange>
                </w:rPr>
                <w:t>7.4.1.169</w:t>
              </w:r>
            </w:ins>
          </w:p>
        </w:tc>
        <w:tc>
          <w:tcPr>
            <w:tcW w:w="831" w:type="dxa"/>
            <w:noWrap/>
            <w:hideMark/>
            <w:tcPrChange w:id="10510" w:author="Adrian Moir (amoir)" w:date="2024-11-04T12:28:00Z" w16du:dateUtc="2024-11-04T11:28:00Z">
              <w:tcPr>
                <w:tcW w:w="831" w:type="dxa"/>
                <w:gridSpan w:val="2"/>
                <w:noWrap/>
                <w:hideMark/>
              </w:tcPr>
            </w:tcPrChange>
          </w:tcPr>
          <w:p w14:paraId="11C383CD" w14:textId="77777777" w:rsidR="002E0EAC" w:rsidRPr="005112CF" w:rsidRDefault="002E0EAC">
            <w:pPr>
              <w:jc w:val="center"/>
              <w:rPr>
                <w:ins w:id="10511" w:author="Adrian Moir (amoir)" w:date="2024-11-04T12:18:00Z"/>
                <w:rFonts w:asciiTheme="minorHAnsi" w:hAnsiTheme="minorHAnsi" w:cstheme="minorHAnsi"/>
                <w:sz w:val="10"/>
                <w:szCs w:val="10"/>
                <w:rPrChange w:id="10512" w:author="Adrian Moir (amoir)" w:date="2024-11-04T12:20:00Z" w16du:dateUtc="2024-11-04T11:20:00Z">
                  <w:rPr>
                    <w:ins w:id="10513" w:author="Adrian Moir (amoir)" w:date="2024-11-04T12:18:00Z"/>
                  </w:rPr>
                </w:rPrChange>
              </w:rPr>
              <w:pPrChange w:id="10514" w:author="Adrian Moir (amoir)" w:date="2024-11-04T12:27:00Z" w16du:dateUtc="2024-11-04T11:27:00Z">
                <w:pPr/>
              </w:pPrChange>
            </w:pPr>
            <w:proofErr w:type="spellStart"/>
            <w:ins w:id="10515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516" w:author="Adrian Moir (amoir)" w:date="2024-11-04T12:20:00Z" w16du:dateUtc="2024-11-04T11:20:00Z">
                    <w:rPr/>
                  </w:rPrChange>
                </w:rPr>
                <w:t>Connected</w:t>
              </w:r>
              <w:proofErr w:type="spellEnd"/>
            </w:ins>
          </w:p>
        </w:tc>
        <w:tc>
          <w:tcPr>
            <w:tcW w:w="1027" w:type="dxa"/>
            <w:noWrap/>
            <w:hideMark/>
            <w:tcPrChange w:id="10517" w:author="Adrian Moir (amoir)" w:date="2024-11-04T12:28:00Z" w16du:dateUtc="2024-11-04T11:28:00Z">
              <w:tcPr>
                <w:tcW w:w="1027" w:type="dxa"/>
                <w:gridSpan w:val="2"/>
                <w:noWrap/>
                <w:hideMark/>
              </w:tcPr>
            </w:tcPrChange>
          </w:tcPr>
          <w:p w14:paraId="14A41A54" w14:textId="77777777" w:rsidR="002E0EAC" w:rsidRPr="005112CF" w:rsidRDefault="002E0EAC">
            <w:pPr>
              <w:jc w:val="center"/>
              <w:rPr>
                <w:ins w:id="10518" w:author="Adrian Moir (amoir)" w:date="2024-11-04T12:18:00Z"/>
                <w:rFonts w:asciiTheme="minorHAnsi" w:hAnsiTheme="minorHAnsi" w:cstheme="minorHAnsi"/>
                <w:sz w:val="10"/>
                <w:szCs w:val="10"/>
                <w:rPrChange w:id="10519" w:author="Adrian Moir (amoir)" w:date="2024-11-04T12:20:00Z" w16du:dateUtc="2024-11-04T11:20:00Z">
                  <w:rPr>
                    <w:ins w:id="10520" w:author="Adrian Moir (amoir)" w:date="2024-11-04T12:18:00Z"/>
                  </w:rPr>
                </w:rPrChange>
              </w:rPr>
              <w:pPrChange w:id="10521" w:author="Adrian Moir (amoir)" w:date="2024-11-04T12:26:00Z" w16du:dateUtc="2024-11-04T11:26:00Z">
                <w:pPr/>
              </w:pPrChange>
            </w:pPr>
            <w:ins w:id="1052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523" w:author="Adrian Moir (amoir)" w:date="2024-11-04T12:20:00Z" w16du:dateUtc="2024-11-04T11:20:00Z">
                    <w:rPr/>
                  </w:rPrChange>
                </w:rPr>
                <w:t>100</w:t>
              </w:r>
            </w:ins>
          </w:p>
        </w:tc>
        <w:tc>
          <w:tcPr>
            <w:tcW w:w="1036" w:type="dxa"/>
            <w:noWrap/>
            <w:hideMark/>
            <w:tcPrChange w:id="10524" w:author="Adrian Moir (amoir)" w:date="2024-11-04T12:28:00Z" w16du:dateUtc="2024-11-04T11:28:00Z">
              <w:tcPr>
                <w:tcW w:w="1036" w:type="dxa"/>
                <w:gridSpan w:val="2"/>
                <w:noWrap/>
                <w:hideMark/>
              </w:tcPr>
            </w:tcPrChange>
          </w:tcPr>
          <w:p w14:paraId="7692CD99" w14:textId="77777777" w:rsidR="002E0EAC" w:rsidRPr="005112CF" w:rsidRDefault="002E0EAC">
            <w:pPr>
              <w:jc w:val="center"/>
              <w:rPr>
                <w:ins w:id="10525" w:author="Adrian Moir (amoir)" w:date="2024-11-04T12:18:00Z"/>
                <w:rFonts w:asciiTheme="minorHAnsi" w:hAnsiTheme="minorHAnsi" w:cstheme="minorHAnsi"/>
                <w:sz w:val="10"/>
                <w:szCs w:val="10"/>
                <w:rPrChange w:id="10526" w:author="Adrian Moir (amoir)" w:date="2024-11-04T12:20:00Z" w16du:dateUtc="2024-11-04T11:20:00Z">
                  <w:rPr>
                    <w:ins w:id="10527" w:author="Adrian Moir (amoir)" w:date="2024-11-04T12:18:00Z"/>
                  </w:rPr>
                </w:rPrChange>
              </w:rPr>
              <w:pPrChange w:id="10528" w:author="Adrian Moir (amoir)" w:date="2024-11-04T12:26:00Z" w16du:dateUtc="2024-11-04T11:26:00Z">
                <w:pPr/>
              </w:pPrChange>
            </w:pPr>
            <w:ins w:id="10529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530" w:author="Adrian Moir (amoir)" w:date="2024-11-04T12:20:00Z" w16du:dateUtc="2024-11-04T11:20:00Z">
                    <w:rPr/>
                  </w:rPrChange>
                </w:rPr>
                <w:t>7.8</w:t>
              </w:r>
            </w:ins>
          </w:p>
        </w:tc>
        <w:tc>
          <w:tcPr>
            <w:tcW w:w="902" w:type="dxa"/>
            <w:noWrap/>
            <w:hideMark/>
            <w:tcPrChange w:id="10531" w:author="Adrian Moir (amoir)" w:date="2024-11-04T12:28:00Z" w16du:dateUtc="2024-11-04T11:28:00Z">
              <w:tcPr>
                <w:tcW w:w="902" w:type="dxa"/>
                <w:gridSpan w:val="2"/>
                <w:noWrap/>
                <w:hideMark/>
              </w:tcPr>
            </w:tcPrChange>
          </w:tcPr>
          <w:p w14:paraId="78E6528D" w14:textId="77777777" w:rsidR="002E0EAC" w:rsidRPr="005112CF" w:rsidRDefault="002E0EAC">
            <w:pPr>
              <w:jc w:val="center"/>
              <w:rPr>
                <w:ins w:id="10532" w:author="Adrian Moir (amoir)" w:date="2024-11-04T12:18:00Z"/>
                <w:rFonts w:asciiTheme="minorHAnsi" w:hAnsiTheme="minorHAnsi" w:cstheme="minorHAnsi"/>
                <w:sz w:val="10"/>
                <w:szCs w:val="10"/>
                <w:rPrChange w:id="10533" w:author="Adrian Moir (amoir)" w:date="2024-11-04T12:20:00Z" w16du:dateUtc="2024-11-04T11:20:00Z">
                  <w:rPr>
                    <w:ins w:id="10534" w:author="Adrian Moir (amoir)" w:date="2024-11-04T12:18:00Z"/>
                  </w:rPr>
                </w:rPrChange>
              </w:rPr>
              <w:pPrChange w:id="10535" w:author="Adrian Moir (amoir)" w:date="2024-11-04T12:27:00Z" w16du:dateUtc="2024-11-04T11:27:00Z">
                <w:pPr/>
              </w:pPrChange>
            </w:pPr>
            <w:ins w:id="10536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537" w:author="Adrian Moir (amoir)" w:date="2024-11-04T12:20:00Z" w16du:dateUtc="2024-11-04T11:20:00Z">
                    <w:rPr/>
                  </w:rPrChange>
                </w:rPr>
                <w:t>15.5</w:t>
              </w:r>
            </w:ins>
          </w:p>
        </w:tc>
        <w:tc>
          <w:tcPr>
            <w:tcW w:w="1604" w:type="dxa"/>
            <w:noWrap/>
            <w:hideMark/>
            <w:tcPrChange w:id="10538" w:author="Adrian Moir (amoir)" w:date="2024-11-04T12:28:00Z" w16du:dateUtc="2024-11-04T11:28:00Z">
              <w:tcPr>
                <w:tcW w:w="1604" w:type="dxa"/>
                <w:gridSpan w:val="2"/>
                <w:noWrap/>
                <w:hideMark/>
              </w:tcPr>
            </w:tcPrChange>
          </w:tcPr>
          <w:p w14:paraId="36F9E1AF" w14:textId="77777777" w:rsidR="002E0EAC" w:rsidRPr="005112CF" w:rsidRDefault="002E0EAC">
            <w:pPr>
              <w:jc w:val="center"/>
              <w:rPr>
                <w:ins w:id="10539" w:author="Adrian Moir (amoir)" w:date="2024-11-04T12:18:00Z"/>
                <w:rFonts w:asciiTheme="minorHAnsi" w:hAnsiTheme="minorHAnsi" w:cstheme="minorHAnsi"/>
                <w:sz w:val="10"/>
                <w:szCs w:val="10"/>
                <w:rPrChange w:id="10540" w:author="Adrian Moir (amoir)" w:date="2024-11-04T12:20:00Z" w16du:dateUtc="2024-11-04T11:20:00Z">
                  <w:rPr>
                    <w:ins w:id="10541" w:author="Adrian Moir (amoir)" w:date="2024-11-04T12:18:00Z"/>
                  </w:rPr>
                </w:rPrChange>
              </w:rPr>
              <w:pPrChange w:id="10542" w:author="Adrian Moir (amoir)" w:date="2024-11-04T12:27:00Z" w16du:dateUtc="2024-11-04T11:27:00Z">
                <w:pPr/>
              </w:pPrChange>
            </w:pPr>
            <w:ins w:id="10543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544" w:author="Adrian Moir (amoir)" w:date="2024-11-04T12:20:00Z" w16du:dateUtc="2024-11-04T11:20:00Z">
                    <w:rPr/>
                  </w:rPrChange>
                </w:rPr>
                <w:t xml:space="preserve">Oracle Linux Server </w:t>
              </w:r>
              <w:proofErr w:type="spellStart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545" w:author="Adrian Moir (amoir)" w:date="2024-11-04T12:20:00Z" w16du:dateUtc="2024-11-04T11:20:00Z">
                    <w:rPr/>
                  </w:rPrChange>
                </w:rPr>
                <w:t>release</w:t>
              </w:r>
              <w:proofErr w:type="spellEnd"/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546" w:author="Adrian Moir (amoir)" w:date="2024-11-04T12:20:00Z" w16du:dateUtc="2024-11-04T11:20:00Z">
                    <w:rPr/>
                  </w:rPrChange>
                </w:rPr>
                <w:t xml:space="preserve"> 8.9</w:t>
              </w:r>
            </w:ins>
          </w:p>
        </w:tc>
        <w:tc>
          <w:tcPr>
            <w:tcW w:w="1516" w:type="dxa"/>
            <w:noWrap/>
            <w:hideMark/>
            <w:tcPrChange w:id="10547" w:author="Adrian Moir (amoir)" w:date="2024-11-04T12:28:00Z" w16du:dateUtc="2024-11-04T11:28:00Z">
              <w:tcPr>
                <w:tcW w:w="1516" w:type="dxa"/>
                <w:gridSpan w:val="2"/>
                <w:noWrap/>
                <w:hideMark/>
              </w:tcPr>
            </w:tcPrChange>
          </w:tcPr>
          <w:p w14:paraId="2B53D729" w14:textId="77777777" w:rsidR="002E0EAC" w:rsidRPr="005112CF" w:rsidRDefault="002E0EAC">
            <w:pPr>
              <w:jc w:val="center"/>
              <w:rPr>
                <w:ins w:id="10548" w:author="Adrian Moir (amoir)" w:date="2024-11-04T12:18:00Z"/>
                <w:rFonts w:asciiTheme="minorHAnsi" w:hAnsiTheme="minorHAnsi" w:cstheme="minorHAnsi"/>
                <w:sz w:val="10"/>
                <w:szCs w:val="10"/>
                <w:rPrChange w:id="10549" w:author="Adrian Moir (amoir)" w:date="2024-11-04T12:20:00Z" w16du:dateUtc="2024-11-04T11:20:00Z">
                  <w:rPr>
                    <w:ins w:id="10550" w:author="Adrian Moir (amoir)" w:date="2024-11-04T12:18:00Z"/>
                  </w:rPr>
                </w:rPrChange>
              </w:rPr>
              <w:pPrChange w:id="10551" w:author="Adrian Moir (amoir)" w:date="2024-11-04T12:27:00Z" w16du:dateUtc="2024-11-04T11:27:00Z">
                <w:pPr/>
              </w:pPrChange>
            </w:pPr>
            <w:ins w:id="10552" w:author="Adrian Moir (amoir)" w:date="2024-11-04T12:18:00Z">
              <w:r w:rsidRPr="005112CF">
                <w:rPr>
                  <w:rFonts w:asciiTheme="minorHAnsi" w:hAnsiTheme="minorHAnsi" w:cstheme="minorHAnsi"/>
                  <w:sz w:val="10"/>
                  <w:szCs w:val="10"/>
                  <w:rPrChange w:id="10553" w:author="Adrian Moir (amoir)" w:date="2024-11-04T12:20:00Z" w16du:dateUtc="2024-11-04T11:20:00Z">
                    <w:rPr/>
                  </w:rPrChange>
                </w:rPr>
                <w:t>4.18.0-513.24.1.el8_9.x86_64</w:t>
              </w:r>
            </w:ins>
          </w:p>
        </w:tc>
      </w:tr>
    </w:tbl>
    <w:p w14:paraId="1158AC43" w14:textId="77777777" w:rsidR="002E0EAC" w:rsidRPr="004852AB" w:rsidRDefault="002E0EAC" w:rsidP="002E0EAC">
      <w:pPr>
        <w:rPr>
          <w:ins w:id="10554" w:author="Adrian Moir (amoir)" w:date="2024-11-04T12:14:00Z" w16du:dateUtc="2024-11-04T11:14:00Z"/>
          <w:sz w:val="10"/>
          <w:szCs w:val="10"/>
          <w:rPrChange w:id="10555" w:author="Adrian Moir (amoir)" w:date="2024-11-04T12:20:00Z" w16du:dateUtc="2024-11-04T11:20:00Z">
            <w:rPr>
              <w:ins w:id="10556" w:author="Adrian Moir (amoir)" w:date="2024-11-04T12:14:00Z" w16du:dateUtc="2024-11-04T11:14:00Z"/>
            </w:rPr>
          </w:rPrChange>
        </w:rPr>
      </w:pPr>
    </w:p>
    <w:p w14:paraId="11D54FEC" w14:textId="77777777" w:rsidR="002E0EAC" w:rsidRPr="004852AB" w:rsidRDefault="002E0EAC" w:rsidP="002E0EAC">
      <w:pPr>
        <w:rPr>
          <w:sz w:val="10"/>
          <w:szCs w:val="10"/>
          <w:rPrChange w:id="10557" w:author="Adrian Moir (amoir)" w:date="2024-11-04T12:20:00Z" w16du:dateUtc="2024-11-04T11:20:00Z">
            <w:rPr/>
          </w:rPrChange>
        </w:rPr>
      </w:pPr>
    </w:p>
    <w:p w14:paraId="3F67D272" w14:textId="77777777" w:rsidR="002E0EAC" w:rsidRPr="005506C5" w:rsidDel="00E1542F" w:rsidRDefault="002E0EAC">
      <w:pPr>
        <w:pStyle w:val="Heading2"/>
        <w:rPr>
          <w:del w:id="10558" w:author="Adrian Moir (amoir)" w:date="2024-11-13T14:38:00Z" w16du:dateUtc="2024-11-13T14:38:00Z"/>
          <w:sz w:val="32"/>
          <w:szCs w:val="32"/>
        </w:rPr>
        <w:pPrChange w:id="10559" w:author="Adrian Moir (amoir)" w:date="2024-11-19T18:29:00Z" w16du:dateUtc="2024-11-19T18:29:00Z">
          <w:pPr/>
        </w:pPrChange>
      </w:pPr>
      <w:ins w:id="10560" w:author="Adrian Moir (amoir)" w:date="2024-11-13T14:38:00Z" w16du:dateUtc="2024-11-13T14:38:00Z">
        <w:r>
          <w:br w:type="page"/>
        </w:r>
      </w:ins>
    </w:p>
    <w:p w14:paraId="0D0144B8" w14:textId="77777777" w:rsidR="002E0EAC" w:rsidRPr="005506C5" w:rsidRDefault="002E0EAC">
      <w:pPr>
        <w:pStyle w:val="Heading2"/>
        <w:rPr>
          <w:sz w:val="32"/>
          <w:szCs w:val="32"/>
        </w:rPr>
        <w:pPrChange w:id="10561" w:author="Adrian Moir (amoir)" w:date="2024-11-19T18:29:00Z" w16du:dateUtc="2024-11-19T18:29:00Z">
          <w:pPr>
            <w:pStyle w:val="Heading3"/>
          </w:pPr>
        </w:pPrChange>
      </w:pPr>
      <w:bookmarkStart w:id="10562" w:name="_Toc184641423"/>
      <w:r w:rsidRPr="005506C5">
        <w:rPr>
          <w:sz w:val="32"/>
          <w:szCs w:val="32"/>
        </w:rPr>
        <w:t>Glossary:</w:t>
      </w:r>
      <w:bookmarkEnd w:id="10562"/>
    </w:p>
    <w:p w14:paraId="04B61081" w14:textId="77777777" w:rsidR="002E0EAC" w:rsidRPr="004852AB" w:rsidRDefault="002E0EAC" w:rsidP="002E0EAC">
      <w:pPr>
        <w:pStyle w:val="ListParagraph"/>
        <w:numPr>
          <w:ilvl w:val="0"/>
          <w:numId w:val="46"/>
        </w:numPr>
        <w:tabs>
          <w:tab w:val="clear" w:pos="576"/>
        </w:tabs>
      </w:pPr>
      <w:r w:rsidRPr="00E51DD7">
        <w:rPr>
          <w:rStyle w:val="Heading4Char"/>
          <w:b w:val="0"/>
          <w:bCs/>
          <w:sz w:val="24"/>
          <w:szCs w:val="24"/>
          <w:rPrChange w:id="10563" w:author="Adrian Moir (amoir)" w:date="2024-11-19T18:32:00Z" w16du:dateUtc="2024-11-19T18:32:00Z">
            <w:rPr>
              <w:rFonts w:ascii="Courier New" w:hAnsi="Courier New" w:cs="Courier New"/>
            </w:rPr>
          </w:rPrChange>
        </w:rPr>
        <w:t>OFSCK</w:t>
      </w:r>
      <w:r w:rsidRPr="00E51DD7">
        <w:rPr>
          <w:rStyle w:val="Heading4Char"/>
          <w:b w:val="0"/>
          <w:bCs/>
          <w:sz w:val="24"/>
          <w:szCs w:val="24"/>
        </w:rPr>
        <w:t xml:space="preserve"> </w:t>
      </w:r>
      <w:r w:rsidRPr="004852AB">
        <w:t xml:space="preserve">– </w:t>
      </w:r>
      <w:proofErr w:type="spellStart"/>
      <w:r w:rsidRPr="004852AB">
        <w:t>Ocarina</w:t>
      </w:r>
      <w:proofErr w:type="spellEnd"/>
      <w:r w:rsidRPr="004852AB">
        <w:t xml:space="preserve"> File System Check. </w:t>
      </w:r>
      <w:proofErr w:type="spellStart"/>
      <w:r w:rsidRPr="004852AB">
        <w:t>This</w:t>
      </w:r>
      <w:proofErr w:type="spellEnd"/>
      <w:r w:rsidRPr="004852AB">
        <w:t xml:space="preserve"> </w:t>
      </w:r>
      <w:proofErr w:type="spellStart"/>
      <w:r w:rsidRPr="004852AB">
        <w:t>scans</w:t>
      </w:r>
      <w:proofErr w:type="spellEnd"/>
      <w:r w:rsidRPr="004852AB">
        <w:t xml:space="preserve"> </w:t>
      </w:r>
      <w:proofErr w:type="spellStart"/>
      <w:r w:rsidRPr="004852AB">
        <w:t>and</w:t>
      </w:r>
      <w:proofErr w:type="spellEnd"/>
      <w:r w:rsidRPr="004852AB">
        <w:t xml:space="preserve"> </w:t>
      </w:r>
      <w:proofErr w:type="spellStart"/>
      <w:r w:rsidRPr="004852AB">
        <w:t>checks</w:t>
      </w:r>
      <w:proofErr w:type="spellEnd"/>
      <w:r w:rsidRPr="004852AB">
        <w:t xml:space="preserve"> </w:t>
      </w:r>
      <w:proofErr w:type="spellStart"/>
      <w:r w:rsidRPr="004852AB">
        <w:t>the</w:t>
      </w:r>
      <w:proofErr w:type="spellEnd"/>
      <w:r w:rsidRPr="004852AB">
        <w:t xml:space="preserve"> </w:t>
      </w:r>
      <w:proofErr w:type="spellStart"/>
      <w:r w:rsidRPr="004852AB">
        <w:t>validity</w:t>
      </w:r>
      <w:proofErr w:type="spellEnd"/>
      <w:r w:rsidRPr="004852AB">
        <w:t xml:space="preserve"> </w:t>
      </w:r>
      <w:proofErr w:type="spellStart"/>
      <w:r w:rsidRPr="004852AB">
        <w:t>of</w:t>
      </w:r>
      <w:proofErr w:type="spellEnd"/>
      <w:r w:rsidRPr="004852AB">
        <w:t xml:space="preserve"> </w:t>
      </w:r>
      <w:proofErr w:type="spellStart"/>
      <w:r w:rsidRPr="004852AB">
        <w:t>the</w:t>
      </w:r>
      <w:proofErr w:type="spellEnd"/>
      <w:r w:rsidRPr="004852AB">
        <w:t xml:space="preserve"> </w:t>
      </w:r>
      <w:proofErr w:type="spellStart"/>
      <w:r w:rsidRPr="004852AB">
        <w:t>deduplication</w:t>
      </w:r>
      <w:proofErr w:type="spellEnd"/>
      <w:r w:rsidRPr="004852AB">
        <w:t xml:space="preserve"> </w:t>
      </w:r>
      <w:proofErr w:type="spellStart"/>
      <w:r w:rsidRPr="004852AB">
        <w:t>file</w:t>
      </w:r>
      <w:proofErr w:type="spellEnd"/>
      <w:r w:rsidRPr="004852AB">
        <w:t xml:space="preserve"> </w:t>
      </w:r>
      <w:proofErr w:type="spellStart"/>
      <w:r w:rsidRPr="004852AB">
        <w:t>system</w:t>
      </w:r>
      <w:proofErr w:type="spellEnd"/>
      <w:r w:rsidRPr="004852AB">
        <w:t>.</w:t>
      </w:r>
    </w:p>
    <w:p w14:paraId="57A3C72E" w14:textId="77777777" w:rsidR="002E0EAC" w:rsidRPr="004852AB" w:rsidRDefault="002E0EAC" w:rsidP="002E0EAC">
      <w:pPr>
        <w:pStyle w:val="ListParagraph"/>
        <w:numPr>
          <w:ilvl w:val="0"/>
          <w:numId w:val="46"/>
        </w:numPr>
        <w:tabs>
          <w:tab w:val="clear" w:pos="576"/>
        </w:tabs>
      </w:pPr>
      <w:r w:rsidRPr="00E51DD7">
        <w:rPr>
          <w:rStyle w:val="Heading4Char"/>
          <w:b w:val="0"/>
          <w:bCs/>
          <w:sz w:val="24"/>
          <w:szCs w:val="24"/>
          <w:rPrChange w:id="10564" w:author="Adrian Moir (amoir)" w:date="2024-11-19T18:32:00Z" w16du:dateUtc="2024-11-19T18:32:00Z">
            <w:rPr/>
          </w:rPrChange>
        </w:rPr>
        <w:t>Storage Group</w:t>
      </w:r>
      <w:r w:rsidRPr="004852AB">
        <w:t xml:space="preserve"> – </w:t>
      </w:r>
      <w:proofErr w:type="spellStart"/>
      <w:r w:rsidRPr="004852AB">
        <w:t>logical</w:t>
      </w:r>
      <w:proofErr w:type="spellEnd"/>
      <w:r w:rsidRPr="004852AB">
        <w:t xml:space="preserve"> </w:t>
      </w:r>
      <w:proofErr w:type="spellStart"/>
      <w:r w:rsidRPr="004852AB">
        <w:t>space</w:t>
      </w:r>
      <w:proofErr w:type="spellEnd"/>
      <w:r w:rsidRPr="004852AB">
        <w:t xml:space="preserve"> </w:t>
      </w:r>
      <w:proofErr w:type="spellStart"/>
      <w:r w:rsidRPr="004852AB">
        <w:t>where</w:t>
      </w:r>
      <w:proofErr w:type="spellEnd"/>
      <w:r w:rsidRPr="004852AB">
        <w:t xml:space="preserve"> </w:t>
      </w:r>
      <w:proofErr w:type="spellStart"/>
      <w:r w:rsidRPr="004852AB">
        <w:t>target</w:t>
      </w:r>
      <w:proofErr w:type="spellEnd"/>
      <w:r w:rsidRPr="004852AB">
        <w:t xml:space="preserve"> </w:t>
      </w:r>
      <w:proofErr w:type="spellStart"/>
      <w:r w:rsidRPr="004852AB">
        <w:t>data</w:t>
      </w:r>
      <w:proofErr w:type="spellEnd"/>
      <w:r w:rsidRPr="004852AB">
        <w:t xml:space="preserve"> </w:t>
      </w:r>
      <w:proofErr w:type="spellStart"/>
      <w:r w:rsidRPr="004852AB">
        <w:t>containers</w:t>
      </w:r>
      <w:proofErr w:type="spellEnd"/>
      <w:r w:rsidRPr="004852AB">
        <w:t xml:space="preserve"> </w:t>
      </w:r>
      <w:proofErr w:type="spellStart"/>
      <w:r w:rsidRPr="004852AB">
        <w:t>are</w:t>
      </w:r>
      <w:proofErr w:type="spellEnd"/>
      <w:r w:rsidRPr="004852AB">
        <w:t xml:space="preserve"> </w:t>
      </w:r>
      <w:proofErr w:type="spellStart"/>
      <w:r w:rsidRPr="004852AB">
        <w:t>created</w:t>
      </w:r>
      <w:proofErr w:type="spellEnd"/>
      <w:r w:rsidRPr="004852AB">
        <w:t xml:space="preserve"> </w:t>
      </w:r>
      <w:proofErr w:type="spellStart"/>
      <w:r w:rsidRPr="004852AB">
        <w:t>to</w:t>
      </w:r>
      <w:proofErr w:type="spellEnd"/>
      <w:r w:rsidRPr="004852AB">
        <w:t xml:space="preserve"> </w:t>
      </w:r>
      <w:proofErr w:type="spellStart"/>
      <w:r w:rsidRPr="004852AB">
        <w:t>hold</w:t>
      </w:r>
      <w:proofErr w:type="spellEnd"/>
      <w:r w:rsidRPr="004852AB">
        <w:t xml:space="preserve"> </w:t>
      </w:r>
      <w:proofErr w:type="spellStart"/>
      <w:r w:rsidRPr="004852AB">
        <w:t>data</w:t>
      </w:r>
      <w:proofErr w:type="spellEnd"/>
      <w:r w:rsidRPr="004852AB">
        <w:t>.</w:t>
      </w:r>
    </w:p>
    <w:p w14:paraId="411D10E5" w14:textId="77777777" w:rsidR="002E0EAC" w:rsidRPr="004852AB" w:rsidRDefault="002E0EAC" w:rsidP="002E0EAC">
      <w:pPr>
        <w:pStyle w:val="ListParagraph"/>
        <w:numPr>
          <w:ilvl w:val="0"/>
          <w:numId w:val="46"/>
        </w:numPr>
        <w:tabs>
          <w:tab w:val="clear" w:pos="576"/>
        </w:tabs>
      </w:pPr>
      <w:proofErr w:type="spellStart"/>
      <w:r w:rsidRPr="00E51DD7">
        <w:rPr>
          <w:rStyle w:val="Heading4Char"/>
          <w:b w:val="0"/>
          <w:bCs/>
          <w:sz w:val="24"/>
          <w:szCs w:val="24"/>
          <w:rPrChange w:id="10565" w:author="Adrian Moir (amoir)" w:date="2024-11-19T18:32:00Z" w16du:dateUtc="2024-11-19T18:32:00Z">
            <w:rPr>
              <w:rFonts w:ascii="Courier New" w:hAnsi="Courier New" w:cs="Courier New"/>
            </w:rPr>
          </w:rPrChange>
        </w:rPr>
        <w:t>Refcounts</w:t>
      </w:r>
      <w:proofErr w:type="spellEnd"/>
      <w:r w:rsidRPr="00E51DD7">
        <w:rPr>
          <w:rFonts w:asciiTheme="minorHAnsi" w:hAnsiTheme="minorHAnsi" w:cs="Courier New"/>
          <w:bCs/>
          <w:rPrChange w:id="10566" w:author="Adrian Moir (amoir)" w:date="2024-11-04T12:20:00Z" w16du:dateUtc="2024-11-04T11:20:00Z">
            <w:rPr>
              <w:rFonts w:ascii="Courier New" w:hAnsi="Courier New" w:cs="Courier New"/>
            </w:rPr>
          </w:rPrChange>
        </w:rPr>
        <w:t xml:space="preserve"> </w:t>
      </w:r>
      <w:r w:rsidRPr="004852AB">
        <w:t xml:space="preserve">– </w:t>
      </w:r>
      <w:proofErr w:type="spellStart"/>
      <w:r w:rsidRPr="004852AB">
        <w:t>the</w:t>
      </w:r>
      <w:proofErr w:type="spellEnd"/>
      <w:r w:rsidRPr="004852AB">
        <w:t xml:space="preserve"> </w:t>
      </w:r>
      <w:proofErr w:type="spellStart"/>
      <w:r w:rsidRPr="004852AB">
        <w:t>number</w:t>
      </w:r>
      <w:proofErr w:type="spellEnd"/>
      <w:r w:rsidRPr="004852AB">
        <w:t xml:space="preserve"> </w:t>
      </w:r>
      <w:proofErr w:type="spellStart"/>
      <w:r w:rsidRPr="004852AB">
        <w:t>of</w:t>
      </w:r>
      <w:proofErr w:type="spellEnd"/>
      <w:r w:rsidRPr="004852AB">
        <w:t xml:space="preserve"> </w:t>
      </w:r>
      <w:proofErr w:type="spellStart"/>
      <w:r w:rsidRPr="004852AB">
        <w:t>references</w:t>
      </w:r>
      <w:proofErr w:type="spellEnd"/>
      <w:r w:rsidRPr="004852AB">
        <w:t xml:space="preserve"> </w:t>
      </w:r>
      <w:proofErr w:type="spellStart"/>
      <w:r w:rsidRPr="004852AB">
        <w:t>held</w:t>
      </w:r>
      <w:proofErr w:type="spellEnd"/>
      <w:r w:rsidRPr="004852AB">
        <w:t xml:space="preserve"> </w:t>
      </w:r>
      <w:proofErr w:type="spellStart"/>
      <w:r w:rsidRPr="004852AB">
        <w:t>against</w:t>
      </w:r>
      <w:proofErr w:type="spellEnd"/>
      <w:r w:rsidRPr="004852AB">
        <w:t xml:space="preserve"> a </w:t>
      </w:r>
      <w:proofErr w:type="spellStart"/>
      <w:r w:rsidRPr="004852AB">
        <w:t>chunk</w:t>
      </w:r>
      <w:proofErr w:type="spellEnd"/>
      <w:r w:rsidRPr="004852AB">
        <w:t xml:space="preserve"> </w:t>
      </w:r>
      <w:proofErr w:type="spellStart"/>
      <w:r w:rsidRPr="004852AB">
        <w:t>of</w:t>
      </w:r>
      <w:proofErr w:type="spellEnd"/>
      <w:r w:rsidRPr="004852AB">
        <w:t xml:space="preserve"> </w:t>
      </w:r>
      <w:proofErr w:type="spellStart"/>
      <w:r w:rsidRPr="004852AB">
        <w:t>data</w:t>
      </w:r>
      <w:proofErr w:type="spellEnd"/>
      <w:r w:rsidRPr="004852AB">
        <w:t xml:space="preserve"> </w:t>
      </w:r>
      <w:proofErr w:type="spellStart"/>
      <w:r w:rsidRPr="004852AB">
        <w:t>that</w:t>
      </w:r>
      <w:proofErr w:type="spellEnd"/>
      <w:r w:rsidRPr="004852AB">
        <w:t xml:space="preserve"> </w:t>
      </w:r>
      <w:proofErr w:type="spellStart"/>
      <w:r w:rsidRPr="004852AB">
        <w:t>is</w:t>
      </w:r>
      <w:proofErr w:type="spellEnd"/>
      <w:r w:rsidRPr="004852AB">
        <w:t xml:space="preserve"> </w:t>
      </w:r>
      <w:proofErr w:type="spellStart"/>
      <w:r w:rsidRPr="004852AB">
        <w:t>used</w:t>
      </w:r>
      <w:proofErr w:type="spellEnd"/>
      <w:r w:rsidRPr="004852AB">
        <w:t xml:space="preserve"> </w:t>
      </w:r>
      <w:proofErr w:type="spellStart"/>
      <w:r w:rsidRPr="004852AB">
        <w:t>across</w:t>
      </w:r>
      <w:proofErr w:type="spellEnd"/>
      <w:r w:rsidRPr="004852AB">
        <w:t xml:space="preserve"> </w:t>
      </w:r>
      <w:proofErr w:type="spellStart"/>
      <w:r w:rsidRPr="004852AB">
        <w:t>multiple</w:t>
      </w:r>
      <w:proofErr w:type="spellEnd"/>
      <w:r w:rsidRPr="004852AB">
        <w:t xml:space="preserve"> </w:t>
      </w:r>
      <w:proofErr w:type="spellStart"/>
      <w:r w:rsidRPr="004852AB">
        <w:t>deduplicated</w:t>
      </w:r>
      <w:proofErr w:type="spellEnd"/>
      <w:r w:rsidRPr="004852AB">
        <w:t xml:space="preserve"> </w:t>
      </w:r>
      <w:proofErr w:type="spellStart"/>
      <w:r w:rsidRPr="004852AB">
        <w:t>data</w:t>
      </w:r>
      <w:proofErr w:type="spellEnd"/>
      <w:r w:rsidRPr="004852AB">
        <w:t xml:space="preserve"> </w:t>
      </w:r>
      <w:proofErr w:type="spellStart"/>
      <w:r w:rsidRPr="004852AB">
        <w:t>sets</w:t>
      </w:r>
      <w:proofErr w:type="spellEnd"/>
      <w:r w:rsidRPr="004852AB">
        <w:t>.</w:t>
      </w:r>
    </w:p>
    <w:p w14:paraId="131DEB39" w14:textId="77777777" w:rsidR="002E0EAC" w:rsidRDefault="002E0EAC" w:rsidP="002E0EAC">
      <w:pPr>
        <w:pStyle w:val="ListParagraph"/>
        <w:numPr>
          <w:ilvl w:val="0"/>
          <w:numId w:val="46"/>
        </w:numPr>
        <w:tabs>
          <w:tab w:val="clear" w:pos="576"/>
        </w:tabs>
        <w:rPr>
          <w:ins w:id="10567" w:author="Adrian Moir (amoir)" w:date="2024-11-19T18:34:00Z" w16du:dateUtc="2024-11-19T18:34:00Z"/>
        </w:rPr>
      </w:pPr>
      <w:proofErr w:type="spellStart"/>
      <w:ins w:id="10568" w:author="Adrian Moir (amoir)" w:date="2024-11-13T10:19:00Z" w16du:dateUtc="2024-11-13T10:19:00Z">
        <w:r w:rsidRPr="00E51DD7">
          <w:rPr>
            <w:rStyle w:val="Heading4Char"/>
            <w:b w:val="0"/>
            <w:bCs/>
            <w:sz w:val="24"/>
            <w:szCs w:val="24"/>
            <w:rPrChange w:id="10569" w:author="Adrian Moir (amoir)" w:date="2024-11-19T18:32:00Z" w16du:dateUtc="2024-11-19T18:32:00Z">
              <w:rPr>
                <w:rFonts w:cs="Courier New"/>
              </w:rPr>
            </w:rPrChange>
          </w:rPr>
          <w:t>o</w:t>
        </w:r>
      </w:ins>
      <w:del w:id="10570" w:author="Adrian Moir (amoir)" w:date="2024-11-13T10:19:00Z" w16du:dateUtc="2024-11-13T10:19:00Z">
        <w:r w:rsidRPr="00E51DD7" w:rsidDel="00341EAE">
          <w:rPr>
            <w:rStyle w:val="Heading4Char"/>
            <w:b w:val="0"/>
            <w:bCs/>
            <w:sz w:val="24"/>
            <w:szCs w:val="24"/>
            <w:rPrChange w:id="10571" w:author="Adrian Moir (amoir)" w:date="2024-11-19T18:32:00Z" w16du:dateUtc="2024-11-19T18:32:00Z">
              <w:rPr>
                <w:rFonts w:ascii="Courier New" w:hAnsi="Courier New" w:cs="Courier New"/>
              </w:rPr>
            </w:rPrChange>
          </w:rPr>
          <w:delText>O</w:delText>
        </w:r>
      </w:del>
      <w:r w:rsidRPr="00E51DD7">
        <w:rPr>
          <w:rStyle w:val="Heading4Char"/>
          <w:b w:val="0"/>
          <w:bCs/>
          <w:sz w:val="24"/>
          <w:szCs w:val="24"/>
          <w:rPrChange w:id="10572" w:author="Adrian Moir (amoir)" w:date="2024-11-19T18:32:00Z" w16du:dateUtc="2024-11-19T18:32:00Z">
            <w:rPr>
              <w:rFonts w:ascii="Courier New" w:hAnsi="Courier New" w:cs="Courier New"/>
            </w:rPr>
          </w:rPrChange>
        </w:rPr>
        <w:t>cafsd</w:t>
      </w:r>
      <w:proofErr w:type="spellEnd"/>
      <w:r w:rsidRPr="00E51DD7">
        <w:rPr>
          <w:rFonts w:asciiTheme="minorHAnsi" w:hAnsiTheme="minorHAnsi" w:cs="Courier New"/>
          <w:bCs/>
          <w:sz w:val="28"/>
          <w:szCs w:val="28"/>
          <w:rPrChange w:id="10573" w:author="Adrian Moir (amoir)" w:date="2024-11-04T12:20:00Z" w16du:dateUtc="2024-11-04T11:20:00Z">
            <w:rPr>
              <w:rFonts w:ascii="Courier New" w:hAnsi="Courier New" w:cs="Courier New"/>
            </w:rPr>
          </w:rPrChange>
        </w:rPr>
        <w:t xml:space="preserve"> </w:t>
      </w:r>
      <w:r w:rsidRPr="004852AB">
        <w:t xml:space="preserve">– </w:t>
      </w:r>
      <w:proofErr w:type="spellStart"/>
      <w:r w:rsidRPr="004852AB">
        <w:t>Ocarina</w:t>
      </w:r>
      <w:proofErr w:type="spellEnd"/>
      <w:r w:rsidRPr="004852AB">
        <w:t xml:space="preserve"> </w:t>
      </w:r>
      <w:proofErr w:type="spellStart"/>
      <w:r w:rsidRPr="004852AB">
        <w:t>file</w:t>
      </w:r>
      <w:proofErr w:type="spellEnd"/>
      <w:r w:rsidRPr="004852AB">
        <w:t xml:space="preserve"> </w:t>
      </w:r>
      <w:proofErr w:type="spellStart"/>
      <w:r w:rsidRPr="004852AB">
        <w:t>system</w:t>
      </w:r>
      <w:proofErr w:type="spellEnd"/>
      <w:r w:rsidRPr="004852AB">
        <w:t xml:space="preserve"> </w:t>
      </w:r>
      <w:proofErr w:type="spellStart"/>
      <w:r w:rsidRPr="004852AB">
        <w:t>daemon</w:t>
      </w:r>
      <w:proofErr w:type="spellEnd"/>
    </w:p>
    <w:p w14:paraId="7DD5AEDD" w14:textId="77777777" w:rsidR="002E0EAC" w:rsidRPr="00E51DD7" w:rsidRDefault="002E0EAC" w:rsidP="004205F9">
      <w:pPr>
        <w:pStyle w:val="Heading4"/>
        <w:rPr>
          <w:ins w:id="10574" w:author="Adrian Moir (amoir)" w:date="2024-11-13T13:58:00Z" w16du:dateUtc="2024-11-13T13:58:00Z"/>
          <w:b w:val="0"/>
          <w:bCs/>
          <w:sz w:val="24"/>
          <w:szCs w:val="24"/>
          <w:rPrChange w:id="10575" w:author="Adrian Moir (amoir)" w:date="2024-11-13T13:58:00Z" w16du:dateUtc="2024-11-13T13:58:00Z">
            <w:rPr>
              <w:ins w:id="10576" w:author="Adrian Moir (amoir)" w:date="2024-11-13T13:58:00Z" w16du:dateUtc="2024-11-13T13:58:00Z"/>
              <w:rFonts w:ascii="Courier New" w:hAnsi="Courier New" w:cs="Courier New"/>
            </w:rPr>
          </w:rPrChange>
        </w:rPr>
      </w:pPr>
      <w:bookmarkStart w:id="10577" w:name="_Toc184641424"/>
      <w:ins w:id="10578" w:author="Adrian Moir (amoir)" w:date="2024-11-13T13:57:00Z" w16du:dateUtc="2024-11-13T13:57:00Z">
        <w:r w:rsidRPr="00E51DD7">
          <w:rPr>
            <w:rStyle w:val="Heading3Char"/>
            <w:bCs/>
            <w:sz w:val="24"/>
            <w:szCs w:val="24"/>
            <w:rPrChange w:id="10579" w:author="Adrian Moir (amoir)" w:date="2024-11-19T18:34:00Z" w16du:dateUtc="2024-11-19T18:34:00Z">
              <w:rPr/>
            </w:rPrChange>
          </w:rPr>
          <w:t>Shift [number]</w:t>
        </w:r>
      </w:ins>
      <w:ins w:id="10580" w:author="Adrian Moir (amoir)" w:date="2024-11-13T14:39:00Z" w16du:dateUtc="2024-11-13T14:39:00Z">
        <w:r w:rsidRPr="00E51DD7">
          <w:rPr>
            <w:rStyle w:val="Heading3Char"/>
            <w:bCs/>
            <w:sz w:val="24"/>
            <w:szCs w:val="24"/>
            <w:rPrChange w:id="10581" w:author="Adrian Moir (amoir)" w:date="2024-11-19T18:34:00Z" w16du:dateUtc="2024-11-19T18:34:00Z">
              <w:rPr/>
            </w:rPrChange>
          </w:rPr>
          <w:t xml:space="preserve"> (19,20,21,22)</w:t>
        </w:r>
      </w:ins>
      <w:bookmarkEnd w:id="10577"/>
    </w:p>
    <w:p w14:paraId="09A2473B" w14:textId="77777777" w:rsidR="002E0EAC" w:rsidRPr="003904F6" w:rsidRDefault="002E0EAC" w:rsidP="002E0EAC">
      <w:pPr>
        <w:pStyle w:val="ListParagraph"/>
        <w:numPr>
          <w:ilvl w:val="1"/>
          <w:numId w:val="46"/>
        </w:numPr>
        <w:tabs>
          <w:tab w:val="clear" w:pos="576"/>
        </w:tabs>
        <w:rPr>
          <w:ins w:id="10582" w:author="Adrian Moir (amoir)" w:date="2024-11-13T13:58:00Z"/>
        </w:rPr>
      </w:pPr>
      <w:ins w:id="10583" w:author="Adrian Moir (amoir)" w:date="2024-11-13T13:58:00Z">
        <w:r w:rsidRPr="003904F6">
          <w:t xml:space="preserve">To </w:t>
        </w:r>
        <w:proofErr w:type="spellStart"/>
        <w:r w:rsidRPr="003904F6">
          <w:t>store</w:t>
        </w:r>
        <w:proofErr w:type="spellEnd"/>
        <w:r w:rsidRPr="003904F6">
          <w:t xml:space="preserve"> </w:t>
        </w:r>
        <w:r w:rsidRPr="003904F6">
          <w:rPr>
            <w:b/>
            <w:bCs/>
          </w:rPr>
          <w:t xml:space="preserve">15 </w:t>
        </w:r>
        <w:proofErr w:type="spellStart"/>
        <w:r w:rsidRPr="003904F6">
          <w:rPr>
            <w:b/>
            <w:bCs/>
          </w:rPr>
          <w:t>billion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records</w:t>
        </w:r>
        <w:proofErr w:type="spellEnd"/>
        <w:r w:rsidRPr="003904F6">
          <w:t xml:space="preserve"> </w:t>
        </w:r>
        <w:proofErr w:type="spellStart"/>
        <w:r w:rsidRPr="003904F6">
          <w:t>using</w:t>
        </w:r>
        <w:proofErr w:type="spellEnd"/>
        <w:r w:rsidRPr="003904F6">
          <w:t xml:space="preserve"> a </w:t>
        </w:r>
        <w:r w:rsidRPr="003904F6">
          <w:rPr>
            <w:b/>
            <w:bCs/>
          </w:rPr>
          <w:t xml:space="preserve">21-bit </w:t>
        </w:r>
        <w:proofErr w:type="spellStart"/>
        <w:r w:rsidRPr="003904F6">
          <w:rPr>
            <w:b/>
            <w:bCs/>
          </w:rPr>
          <w:t>shift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approach</w:t>
        </w:r>
        <w:proofErr w:type="spellEnd"/>
        <w:r w:rsidRPr="003904F6">
          <w:t xml:space="preserve">, </w:t>
        </w:r>
        <w:proofErr w:type="spellStart"/>
        <w:r w:rsidRPr="003904F6">
          <w:t>you'll</w:t>
        </w:r>
        <w:proofErr w:type="spellEnd"/>
        <w:r w:rsidRPr="003904F6">
          <w:t xml:space="preserve"> </w:t>
        </w:r>
        <w:proofErr w:type="spellStart"/>
        <w:r w:rsidRPr="003904F6">
          <w:t>need</w:t>
        </w:r>
        <w:proofErr w:type="spellEnd"/>
        <w:r w:rsidRPr="003904F6">
          <w:t xml:space="preserve"> </w:t>
        </w:r>
        <w:proofErr w:type="spellStart"/>
        <w:r w:rsidRPr="003904F6">
          <w:t>to</w:t>
        </w:r>
        <w:proofErr w:type="spellEnd"/>
        <w:r w:rsidRPr="003904F6">
          <w:t xml:space="preserve"> </w:t>
        </w:r>
        <w:proofErr w:type="spellStart"/>
        <w:r w:rsidRPr="003904F6">
          <w:t>understand</w:t>
        </w:r>
        <w:proofErr w:type="spellEnd"/>
        <w:r w:rsidRPr="003904F6">
          <w:t xml:space="preserve"> </w:t>
        </w:r>
        <w:proofErr w:type="spellStart"/>
        <w:r w:rsidRPr="003904F6">
          <w:t>how</w:t>
        </w:r>
        <w:proofErr w:type="spellEnd"/>
        <w:r w:rsidRPr="003904F6">
          <w:t xml:space="preserve"> </w:t>
        </w:r>
        <w:proofErr w:type="spellStart"/>
        <w:r w:rsidRPr="003904F6">
          <w:t>data</w:t>
        </w:r>
        <w:proofErr w:type="spellEnd"/>
        <w:r w:rsidRPr="003904F6">
          <w:t xml:space="preserve"> </w:t>
        </w:r>
        <w:proofErr w:type="spellStart"/>
        <w:r w:rsidRPr="003904F6">
          <w:t>can</w:t>
        </w:r>
        <w:proofErr w:type="spellEnd"/>
        <w:r w:rsidRPr="003904F6">
          <w:t xml:space="preserve"> </w:t>
        </w:r>
        <w:proofErr w:type="spellStart"/>
        <w:r w:rsidRPr="003904F6">
          <w:t>be</w:t>
        </w:r>
        <w:proofErr w:type="spellEnd"/>
        <w:r w:rsidRPr="003904F6">
          <w:t xml:space="preserve"> </w:t>
        </w:r>
        <w:proofErr w:type="spellStart"/>
        <w:r w:rsidRPr="003904F6">
          <w:t>efficiently</w:t>
        </w:r>
        <w:proofErr w:type="spellEnd"/>
        <w:r w:rsidRPr="003904F6">
          <w:t xml:space="preserve"> </w:t>
        </w:r>
        <w:proofErr w:type="spellStart"/>
        <w:r w:rsidRPr="003904F6">
          <w:t>distributed</w:t>
        </w:r>
        <w:proofErr w:type="spellEnd"/>
        <w:r w:rsidRPr="003904F6">
          <w:t xml:space="preserve"> </w:t>
        </w:r>
        <w:proofErr w:type="spellStart"/>
        <w:r w:rsidRPr="003904F6">
          <w:t>and</w:t>
        </w:r>
        <w:proofErr w:type="spellEnd"/>
        <w:r w:rsidRPr="003904F6">
          <w:t xml:space="preserve"> </w:t>
        </w:r>
        <w:proofErr w:type="spellStart"/>
        <w:r w:rsidRPr="003904F6">
          <w:t>organized</w:t>
        </w:r>
        <w:proofErr w:type="spellEnd"/>
        <w:r w:rsidRPr="003904F6">
          <w:t xml:space="preserve"> </w:t>
        </w:r>
        <w:proofErr w:type="spellStart"/>
        <w:r w:rsidRPr="003904F6">
          <w:t>using</w:t>
        </w:r>
        <w:proofErr w:type="spellEnd"/>
        <w:r w:rsidRPr="003904F6">
          <w:t xml:space="preserve"> </w:t>
        </w:r>
        <w:proofErr w:type="spellStart"/>
        <w:r w:rsidRPr="003904F6">
          <w:t>bit-shifting</w:t>
        </w:r>
        <w:proofErr w:type="spellEnd"/>
        <w:r w:rsidRPr="003904F6">
          <w:t xml:space="preserve"> </w:t>
        </w:r>
        <w:proofErr w:type="spellStart"/>
        <w:r w:rsidRPr="003904F6">
          <w:t>for</w:t>
        </w:r>
        <w:proofErr w:type="spellEnd"/>
        <w:r w:rsidRPr="003904F6">
          <w:t xml:space="preserve"> </w:t>
        </w:r>
        <w:proofErr w:type="spellStart"/>
        <w:r w:rsidRPr="003904F6">
          <w:t>indexing</w:t>
        </w:r>
        <w:proofErr w:type="spellEnd"/>
        <w:r w:rsidRPr="003904F6">
          <w:t xml:space="preserve">. </w:t>
        </w:r>
        <w:proofErr w:type="spellStart"/>
        <w:r w:rsidRPr="003904F6">
          <w:t>Here's</w:t>
        </w:r>
        <w:proofErr w:type="spellEnd"/>
        <w:r w:rsidRPr="003904F6">
          <w:t xml:space="preserve"> </w:t>
        </w:r>
        <w:proofErr w:type="spellStart"/>
        <w:r w:rsidRPr="003904F6">
          <w:t>how</w:t>
        </w:r>
        <w:proofErr w:type="spellEnd"/>
        <w:r w:rsidRPr="003904F6">
          <w:t xml:space="preserve"> </w:t>
        </w:r>
        <w:proofErr w:type="spellStart"/>
        <w:r w:rsidRPr="003904F6">
          <w:t>it</w:t>
        </w:r>
        <w:proofErr w:type="spellEnd"/>
        <w:r w:rsidRPr="003904F6">
          <w:t xml:space="preserve"> </w:t>
        </w:r>
        <w:proofErr w:type="spellStart"/>
        <w:r w:rsidRPr="003904F6">
          <w:t>could</w:t>
        </w:r>
        <w:proofErr w:type="spellEnd"/>
        <w:r w:rsidRPr="003904F6">
          <w:t xml:space="preserve"> </w:t>
        </w:r>
        <w:proofErr w:type="spellStart"/>
        <w:r w:rsidRPr="003904F6">
          <w:t>work</w:t>
        </w:r>
        <w:proofErr w:type="spellEnd"/>
        <w:r w:rsidRPr="003904F6">
          <w:t>:</w:t>
        </w:r>
      </w:ins>
    </w:p>
    <w:p w14:paraId="319347F9" w14:textId="77777777" w:rsidR="002E0EAC" w:rsidRPr="003904F6" w:rsidRDefault="002E0EAC">
      <w:pPr>
        <w:pStyle w:val="ListParagraph"/>
        <w:numPr>
          <w:ilvl w:val="2"/>
          <w:numId w:val="46"/>
        </w:numPr>
        <w:tabs>
          <w:tab w:val="clear" w:pos="576"/>
        </w:tabs>
        <w:rPr>
          <w:ins w:id="10584" w:author="Adrian Moir (amoir)" w:date="2024-11-13T13:58:00Z"/>
          <w:b/>
          <w:bCs/>
        </w:rPr>
        <w:pPrChange w:id="10585" w:author="Adrian Moir (amoir)" w:date="2024-11-13T14:00:00Z" w16du:dateUtc="2024-11-13T14:00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ins w:id="10586" w:author="Adrian Moir (amoir)" w:date="2024-11-13T13:58:00Z">
        <w:r w:rsidRPr="003904F6">
          <w:rPr>
            <w:b/>
            <w:bCs/>
          </w:rPr>
          <w:t xml:space="preserve">1. 21-bit </w:t>
        </w:r>
        <w:proofErr w:type="spellStart"/>
        <w:r w:rsidRPr="003904F6">
          <w:rPr>
            <w:b/>
            <w:bCs/>
          </w:rPr>
          <w:t>Addressing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Overview</w:t>
        </w:r>
        <w:proofErr w:type="spellEnd"/>
      </w:ins>
    </w:p>
    <w:p w14:paraId="7A3CF55E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587" w:author="Adrian Moir (amoir)" w:date="2024-11-13T13:58:00Z"/>
        </w:rPr>
        <w:pPrChange w:id="10588" w:author="Adrian Moir (amoir)" w:date="2024-11-13T14:02:00Z" w16du:dateUtc="2024-11-13T14:02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ins w:id="10589" w:author="Adrian Moir (amoir)" w:date="2024-11-13T13:58:00Z">
        <w:r w:rsidRPr="003904F6">
          <w:t xml:space="preserve">A </w:t>
        </w:r>
        <w:r w:rsidRPr="003904F6">
          <w:rPr>
            <w:b/>
            <w:bCs/>
          </w:rPr>
          <w:t xml:space="preserve">21-bit </w:t>
        </w:r>
        <w:proofErr w:type="spellStart"/>
        <w:r w:rsidRPr="003904F6">
          <w:rPr>
            <w:b/>
            <w:bCs/>
          </w:rPr>
          <w:t>index</w:t>
        </w:r>
        <w:proofErr w:type="spellEnd"/>
        <w:r w:rsidRPr="003904F6">
          <w:t xml:space="preserve"> </w:t>
        </w:r>
        <w:proofErr w:type="spellStart"/>
        <w:r w:rsidRPr="003904F6">
          <w:t>can</w:t>
        </w:r>
        <w:proofErr w:type="spellEnd"/>
        <w:r w:rsidRPr="003904F6">
          <w:t xml:space="preserve"> </w:t>
        </w:r>
        <w:proofErr w:type="spellStart"/>
        <w:r w:rsidRPr="003904F6">
          <w:t>uniquely</w:t>
        </w:r>
        <w:proofErr w:type="spellEnd"/>
        <w:r w:rsidRPr="003904F6">
          <w:t xml:space="preserve"> </w:t>
        </w:r>
        <w:proofErr w:type="spellStart"/>
        <w:r w:rsidRPr="003904F6">
          <w:t>address</w:t>
        </w:r>
        <w:proofErr w:type="spellEnd"/>
        <w:r w:rsidRPr="003904F6">
          <w:t xml:space="preserve"> 2</w:t>
        </w:r>
        <w:r w:rsidRPr="00DB7B9C">
          <w:rPr>
            <w:rFonts w:cs="Times New Roman (Body CS)"/>
            <w:vertAlign w:val="superscript"/>
            <w:rPrChange w:id="10590" w:author="Adrian Moir (amoir)" w:date="2024-11-13T13:59:00Z" w16du:dateUtc="2024-11-13T13:59:00Z">
              <w:rPr/>
            </w:rPrChange>
          </w:rPr>
          <w:t>21</w:t>
        </w:r>
        <w:r w:rsidRPr="003904F6">
          <w:t xml:space="preserve">=2,097,152 </w:t>
        </w:r>
        <w:proofErr w:type="spellStart"/>
        <w:r w:rsidRPr="003904F6">
          <w:t>different</w:t>
        </w:r>
        <w:proofErr w:type="spellEnd"/>
        <w:r w:rsidRPr="003904F6">
          <w:t xml:space="preserve"> </w:t>
        </w:r>
        <w:proofErr w:type="spellStart"/>
        <w:r w:rsidRPr="003904F6">
          <w:t>slots</w:t>
        </w:r>
        <w:proofErr w:type="spellEnd"/>
        <w:r w:rsidRPr="003904F6">
          <w:t xml:space="preserve"> </w:t>
        </w:r>
        <w:proofErr w:type="spellStart"/>
        <w:r w:rsidRPr="003904F6">
          <w:t>or</w:t>
        </w:r>
        <w:proofErr w:type="spellEnd"/>
        <w:r w:rsidRPr="003904F6">
          <w:t xml:space="preserve"> </w:t>
        </w:r>
        <w:proofErr w:type="spellStart"/>
        <w:r w:rsidRPr="003904F6">
          <w:t>buckets</w:t>
        </w:r>
        <w:proofErr w:type="spellEnd"/>
        <w:r w:rsidRPr="003904F6">
          <w:t>.</w:t>
        </w:r>
      </w:ins>
    </w:p>
    <w:p w14:paraId="0F9E1628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591" w:author="Adrian Moir (amoir)" w:date="2024-11-13T13:58:00Z"/>
        </w:rPr>
        <w:pPrChange w:id="10592" w:author="Adrian Moir (amoir)" w:date="2024-11-13T14:02:00Z" w16du:dateUtc="2024-11-13T14:02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ins w:id="10593" w:author="Adrian Moir (amoir)" w:date="2024-11-13T13:58:00Z">
        <w:r w:rsidRPr="003904F6">
          <w:t xml:space="preserve">To </w:t>
        </w:r>
        <w:proofErr w:type="spellStart"/>
        <w:r w:rsidRPr="003904F6">
          <w:t>handle</w:t>
        </w:r>
        <w:proofErr w:type="spellEnd"/>
        <w:r w:rsidRPr="003904F6">
          <w:t xml:space="preserve"> </w:t>
        </w:r>
        <w:r w:rsidRPr="003904F6">
          <w:rPr>
            <w:b/>
            <w:bCs/>
          </w:rPr>
          <w:t xml:space="preserve">15 </w:t>
        </w:r>
        <w:proofErr w:type="spellStart"/>
        <w:r w:rsidRPr="003904F6">
          <w:rPr>
            <w:b/>
            <w:bCs/>
          </w:rPr>
          <w:t>billion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records</w:t>
        </w:r>
        <w:proofErr w:type="spellEnd"/>
        <w:r w:rsidRPr="003904F6">
          <w:t xml:space="preserve">, </w:t>
        </w:r>
        <w:proofErr w:type="spellStart"/>
        <w:r w:rsidRPr="003904F6">
          <w:t>you</w:t>
        </w:r>
        <w:proofErr w:type="spellEnd"/>
        <w:r w:rsidRPr="003904F6">
          <w:t xml:space="preserve"> </w:t>
        </w:r>
        <w:proofErr w:type="spellStart"/>
        <w:r w:rsidRPr="003904F6">
          <w:t>need</w:t>
        </w:r>
        <w:proofErr w:type="spellEnd"/>
        <w:r w:rsidRPr="003904F6">
          <w:t xml:space="preserve"> a </w:t>
        </w:r>
        <w:proofErr w:type="spellStart"/>
        <w:r w:rsidRPr="003904F6">
          <w:t>strategy</w:t>
        </w:r>
        <w:proofErr w:type="spellEnd"/>
        <w:r w:rsidRPr="003904F6">
          <w:t xml:space="preserve"> </w:t>
        </w:r>
        <w:proofErr w:type="spellStart"/>
        <w:r w:rsidRPr="003904F6">
          <w:t>to</w:t>
        </w:r>
        <w:proofErr w:type="spellEnd"/>
        <w:r w:rsidRPr="003904F6">
          <w:t xml:space="preserve"> </w:t>
        </w:r>
        <w:proofErr w:type="spellStart"/>
        <w:r w:rsidRPr="003904F6">
          <w:t>distribute</w:t>
        </w:r>
        <w:proofErr w:type="spellEnd"/>
        <w:r w:rsidRPr="003904F6">
          <w:t xml:space="preserve"> </w:t>
        </w:r>
        <w:proofErr w:type="spellStart"/>
        <w:r w:rsidRPr="003904F6">
          <w:t>these</w:t>
        </w:r>
        <w:proofErr w:type="spellEnd"/>
        <w:r w:rsidRPr="003904F6">
          <w:t xml:space="preserve"> </w:t>
        </w:r>
        <w:proofErr w:type="spellStart"/>
        <w:r w:rsidRPr="003904F6">
          <w:t>records</w:t>
        </w:r>
        <w:proofErr w:type="spellEnd"/>
        <w:r w:rsidRPr="003904F6">
          <w:t xml:space="preserve"> </w:t>
        </w:r>
        <w:proofErr w:type="spellStart"/>
        <w:r w:rsidRPr="003904F6">
          <w:t>across</w:t>
        </w:r>
        <w:proofErr w:type="spellEnd"/>
        <w:r w:rsidRPr="003904F6">
          <w:t xml:space="preserve"> </w:t>
        </w:r>
        <w:proofErr w:type="spellStart"/>
        <w:r w:rsidRPr="003904F6">
          <w:t>multiple</w:t>
        </w:r>
        <w:proofErr w:type="spellEnd"/>
        <w:r w:rsidRPr="003904F6">
          <w:t xml:space="preserve"> </w:t>
        </w:r>
        <w:proofErr w:type="spellStart"/>
        <w:r w:rsidRPr="003904F6">
          <w:t>buckets</w:t>
        </w:r>
        <w:proofErr w:type="spellEnd"/>
        <w:r w:rsidRPr="003904F6">
          <w:t xml:space="preserve">, </w:t>
        </w:r>
        <w:proofErr w:type="spellStart"/>
        <w:r w:rsidRPr="003904F6">
          <w:t>partitions</w:t>
        </w:r>
        <w:proofErr w:type="spellEnd"/>
        <w:r w:rsidRPr="003904F6">
          <w:t xml:space="preserve">, </w:t>
        </w:r>
        <w:proofErr w:type="spellStart"/>
        <w:r w:rsidRPr="003904F6">
          <w:t>or</w:t>
        </w:r>
        <w:proofErr w:type="spellEnd"/>
        <w:r w:rsidRPr="003904F6">
          <w:t xml:space="preserve"> </w:t>
        </w:r>
        <w:proofErr w:type="spellStart"/>
        <w:r w:rsidRPr="003904F6">
          <w:t>slots</w:t>
        </w:r>
        <w:proofErr w:type="spellEnd"/>
        <w:r w:rsidRPr="003904F6">
          <w:t>.</w:t>
        </w:r>
      </w:ins>
    </w:p>
    <w:p w14:paraId="3EC4AB83" w14:textId="77777777" w:rsidR="002E0EAC" w:rsidRPr="003904F6" w:rsidRDefault="002E0EAC">
      <w:pPr>
        <w:pStyle w:val="ListParagraph"/>
        <w:numPr>
          <w:ilvl w:val="2"/>
          <w:numId w:val="46"/>
        </w:numPr>
        <w:tabs>
          <w:tab w:val="clear" w:pos="576"/>
        </w:tabs>
        <w:rPr>
          <w:ins w:id="10594" w:author="Adrian Moir (amoir)" w:date="2024-11-13T13:58:00Z"/>
          <w:b/>
          <w:bCs/>
        </w:rPr>
        <w:pPrChange w:id="10595" w:author="Adrian Moir (amoir)" w:date="2024-11-13T14:02:00Z" w16du:dateUtc="2024-11-13T14:02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ins w:id="10596" w:author="Adrian Moir (amoir)" w:date="2024-11-13T13:58:00Z">
        <w:r w:rsidRPr="003904F6">
          <w:rPr>
            <w:b/>
            <w:bCs/>
          </w:rPr>
          <w:t xml:space="preserve">2. </w:t>
        </w:r>
        <w:proofErr w:type="spellStart"/>
        <w:r w:rsidRPr="003904F6">
          <w:rPr>
            <w:b/>
            <w:bCs/>
          </w:rPr>
          <w:t>Approach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to</w:t>
        </w:r>
        <w:proofErr w:type="spellEnd"/>
        <w:r w:rsidRPr="003904F6">
          <w:rPr>
            <w:b/>
            <w:bCs/>
          </w:rPr>
          <w:t xml:space="preserve"> Storage </w:t>
        </w:r>
        <w:proofErr w:type="spellStart"/>
        <w:r w:rsidRPr="003904F6">
          <w:rPr>
            <w:b/>
            <w:bCs/>
          </w:rPr>
          <w:t>using</w:t>
        </w:r>
        <w:proofErr w:type="spellEnd"/>
        <w:r w:rsidRPr="003904F6">
          <w:rPr>
            <w:b/>
            <w:bCs/>
          </w:rPr>
          <w:t xml:space="preserve"> 21-bit </w:t>
        </w:r>
        <w:proofErr w:type="spellStart"/>
        <w:r w:rsidRPr="003904F6">
          <w:rPr>
            <w:b/>
            <w:bCs/>
          </w:rPr>
          <w:t>Shifts</w:t>
        </w:r>
        <w:proofErr w:type="spellEnd"/>
      </w:ins>
    </w:p>
    <w:p w14:paraId="19F49629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597" w:author="Adrian Moir (amoir)" w:date="2024-11-13T13:58:00Z"/>
        </w:rPr>
        <w:pPrChange w:id="10598" w:author="Adrian Moir (amoir)" w:date="2024-11-13T14:02:00Z" w16du:dateUtc="2024-11-13T14:02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proofErr w:type="spellStart"/>
      <w:ins w:id="10599" w:author="Adrian Moir (amoir)" w:date="2024-11-13T13:58:00Z">
        <w:r w:rsidRPr="003904F6">
          <w:rPr>
            <w:b/>
            <w:bCs/>
          </w:rPr>
          <w:t>Partitioning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the</w:t>
        </w:r>
        <w:proofErr w:type="spellEnd"/>
        <w:r w:rsidRPr="003904F6">
          <w:rPr>
            <w:b/>
            <w:bCs/>
          </w:rPr>
          <w:t xml:space="preserve"> Data</w:t>
        </w:r>
        <w:r w:rsidRPr="003904F6">
          <w:t>:</w:t>
        </w:r>
      </w:ins>
    </w:p>
    <w:p w14:paraId="57316701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600" w:author="Adrian Moir (amoir)" w:date="2024-11-13T13:58:00Z"/>
        </w:rPr>
        <w:pPrChange w:id="10601" w:author="Adrian Moir (amoir)" w:date="2024-11-13T14:08:00Z" w16du:dateUtc="2024-11-13T14:08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proofErr w:type="spellStart"/>
      <w:ins w:id="10602" w:author="Adrian Moir (amoir)" w:date="2024-11-13T13:58:00Z">
        <w:r w:rsidRPr="003904F6">
          <w:t>Divide</w:t>
        </w:r>
        <w:proofErr w:type="spellEnd"/>
        <w:r w:rsidRPr="003904F6">
          <w:t xml:space="preserve"> </w:t>
        </w:r>
        <w:proofErr w:type="spellStart"/>
        <w:r w:rsidRPr="003904F6">
          <w:t>your</w:t>
        </w:r>
        <w:proofErr w:type="spellEnd"/>
        <w:r w:rsidRPr="003904F6">
          <w:t xml:space="preserve"> </w:t>
        </w:r>
        <w:r w:rsidRPr="003904F6">
          <w:rPr>
            <w:b/>
            <w:bCs/>
          </w:rPr>
          <w:t xml:space="preserve">15 </w:t>
        </w:r>
        <w:proofErr w:type="spellStart"/>
        <w:r w:rsidRPr="003904F6">
          <w:rPr>
            <w:b/>
            <w:bCs/>
          </w:rPr>
          <w:t>billion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records</w:t>
        </w:r>
        <w:proofErr w:type="spellEnd"/>
        <w:r w:rsidRPr="003904F6">
          <w:t xml:space="preserve"> </w:t>
        </w:r>
        <w:proofErr w:type="spellStart"/>
        <w:r w:rsidRPr="003904F6">
          <w:t>into</w:t>
        </w:r>
        <w:proofErr w:type="spellEnd"/>
        <w:r w:rsidRPr="003904F6">
          <w:t xml:space="preserve"> </w:t>
        </w:r>
        <w:proofErr w:type="spellStart"/>
        <w:r w:rsidRPr="003904F6">
          <w:rPr>
            <w:b/>
            <w:bCs/>
          </w:rPr>
          <w:t>multiple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groups</w:t>
        </w:r>
        <w:proofErr w:type="spellEnd"/>
        <w:r w:rsidRPr="003904F6">
          <w:rPr>
            <w:b/>
            <w:bCs/>
          </w:rPr>
          <w:t xml:space="preserve"> (</w:t>
        </w:r>
        <w:proofErr w:type="spellStart"/>
        <w:r w:rsidRPr="003904F6">
          <w:rPr>
            <w:b/>
            <w:bCs/>
          </w:rPr>
          <w:t>or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partitions</w:t>
        </w:r>
        <w:proofErr w:type="spellEnd"/>
        <w:r w:rsidRPr="003904F6">
          <w:rPr>
            <w:b/>
            <w:bCs/>
          </w:rPr>
          <w:t>)</w:t>
        </w:r>
        <w:r w:rsidRPr="003904F6">
          <w:t xml:space="preserve">, </w:t>
        </w:r>
        <w:proofErr w:type="spellStart"/>
        <w:r w:rsidRPr="003904F6">
          <w:t>each</w:t>
        </w:r>
        <w:proofErr w:type="spellEnd"/>
        <w:r w:rsidRPr="003904F6">
          <w:t xml:space="preserve"> </w:t>
        </w:r>
        <w:proofErr w:type="spellStart"/>
        <w:r w:rsidRPr="003904F6">
          <w:t>of</w:t>
        </w:r>
        <w:proofErr w:type="spellEnd"/>
        <w:r w:rsidRPr="003904F6">
          <w:t xml:space="preserve"> </w:t>
        </w:r>
        <w:proofErr w:type="spellStart"/>
        <w:r w:rsidRPr="003904F6">
          <w:t>which</w:t>
        </w:r>
        <w:proofErr w:type="spellEnd"/>
        <w:r w:rsidRPr="003904F6">
          <w:t xml:space="preserve"> </w:t>
        </w:r>
        <w:proofErr w:type="spellStart"/>
        <w:r w:rsidRPr="003904F6">
          <w:t>can</w:t>
        </w:r>
        <w:proofErr w:type="spellEnd"/>
        <w:r w:rsidRPr="003904F6">
          <w:t xml:space="preserve"> </w:t>
        </w:r>
        <w:proofErr w:type="spellStart"/>
        <w:r w:rsidRPr="003904F6">
          <w:t>be</w:t>
        </w:r>
        <w:proofErr w:type="spellEnd"/>
        <w:r w:rsidRPr="003904F6">
          <w:t xml:space="preserve"> </w:t>
        </w:r>
        <w:proofErr w:type="spellStart"/>
        <w:r w:rsidRPr="003904F6">
          <w:t>addressed</w:t>
        </w:r>
        <w:proofErr w:type="spellEnd"/>
        <w:r w:rsidRPr="003904F6">
          <w:t xml:space="preserve"> </w:t>
        </w:r>
        <w:proofErr w:type="spellStart"/>
        <w:r w:rsidRPr="003904F6">
          <w:t>using</w:t>
        </w:r>
        <w:proofErr w:type="spellEnd"/>
        <w:r w:rsidRPr="003904F6">
          <w:t xml:space="preserve"> </w:t>
        </w:r>
        <w:proofErr w:type="spellStart"/>
        <w:r w:rsidRPr="003904F6">
          <w:t>the</w:t>
        </w:r>
        <w:proofErr w:type="spellEnd"/>
        <w:r w:rsidRPr="003904F6">
          <w:t xml:space="preserve"> 21-bit </w:t>
        </w:r>
        <w:proofErr w:type="spellStart"/>
        <w:r w:rsidRPr="003904F6">
          <w:t>index</w:t>
        </w:r>
        <w:proofErr w:type="spellEnd"/>
        <w:r w:rsidRPr="003904F6">
          <w:t xml:space="preserve"> </w:t>
        </w:r>
        <w:proofErr w:type="spellStart"/>
        <w:r w:rsidRPr="003904F6">
          <w:t>space</w:t>
        </w:r>
        <w:proofErr w:type="spellEnd"/>
        <w:r w:rsidRPr="003904F6">
          <w:t>.</w:t>
        </w:r>
      </w:ins>
    </w:p>
    <w:p w14:paraId="1D496F7A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603" w:author="Adrian Moir (amoir)" w:date="2024-11-13T13:58:00Z"/>
        </w:rPr>
        <w:pPrChange w:id="10604" w:author="Adrian Moir (amoir)" w:date="2024-11-13T14:08:00Z" w16du:dateUtc="2024-11-13T14:08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ins w:id="10605" w:author="Adrian Moir (amoir)" w:date="2024-11-13T13:58:00Z">
        <w:r w:rsidRPr="003904F6">
          <w:t xml:space="preserve">For </w:t>
        </w:r>
        <w:proofErr w:type="spellStart"/>
        <w:r w:rsidRPr="003904F6">
          <w:t>example</w:t>
        </w:r>
        <w:proofErr w:type="spellEnd"/>
        <w:r w:rsidRPr="003904F6">
          <w:t xml:space="preserve">, </w:t>
        </w:r>
        <w:proofErr w:type="spellStart"/>
        <w:r w:rsidRPr="003904F6">
          <w:t>if</w:t>
        </w:r>
        <w:proofErr w:type="spellEnd"/>
        <w:r w:rsidRPr="003904F6">
          <w:t xml:space="preserve"> </w:t>
        </w:r>
        <w:proofErr w:type="spellStart"/>
        <w:r w:rsidRPr="003904F6">
          <w:t>you</w:t>
        </w:r>
        <w:proofErr w:type="spellEnd"/>
        <w:r w:rsidRPr="003904F6">
          <w:t xml:space="preserve"> </w:t>
        </w:r>
        <w:proofErr w:type="spellStart"/>
        <w:r w:rsidRPr="003904F6">
          <w:t>have</w:t>
        </w:r>
        <w:proofErr w:type="spellEnd"/>
        <w:r w:rsidRPr="003904F6">
          <w:t xml:space="preserve"> 15 </w:t>
        </w:r>
        <w:proofErr w:type="spellStart"/>
        <w:r w:rsidRPr="003904F6">
          <w:t>billion</w:t>
        </w:r>
        <w:proofErr w:type="spellEnd"/>
        <w:r w:rsidRPr="003904F6">
          <w:t xml:space="preserve"> </w:t>
        </w:r>
        <w:proofErr w:type="spellStart"/>
        <w:r w:rsidRPr="003904F6">
          <w:t>records</w:t>
        </w:r>
        <w:proofErr w:type="spellEnd"/>
        <w:r w:rsidRPr="003904F6">
          <w:t xml:space="preserve"> </w:t>
        </w:r>
        <w:proofErr w:type="spellStart"/>
        <w:r w:rsidRPr="003904F6">
          <w:t>and</w:t>
        </w:r>
        <w:proofErr w:type="spellEnd"/>
        <w:r w:rsidRPr="003904F6">
          <w:t xml:space="preserve"> a 21-bit </w:t>
        </w:r>
        <w:proofErr w:type="spellStart"/>
        <w:r w:rsidRPr="003904F6">
          <w:t>index</w:t>
        </w:r>
        <w:proofErr w:type="spellEnd"/>
        <w:r w:rsidRPr="003904F6">
          <w:t xml:space="preserve"> </w:t>
        </w:r>
        <w:proofErr w:type="spellStart"/>
        <w:r w:rsidRPr="003904F6">
          <w:t>can</w:t>
        </w:r>
        <w:proofErr w:type="spellEnd"/>
        <w:r w:rsidRPr="003904F6">
          <w:t xml:space="preserve"> </w:t>
        </w:r>
        <w:proofErr w:type="spellStart"/>
        <w:r w:rsidRPr="003904F6">
          <w:t>address</w:t>
        </w:r>
        <w:proofErr w:type="spellEnd"/>
        <w:r w:rsidRPr="003904F6">
          <w:t xml:space="preserve"> </w:t>
        </w:r>
        <w:proofErr w:type="spellStart"/>
        <w:r w:rsidRPr="003904F6">
          <w:t>around</w:t>
        </w:r>
        <w:proofErr w:type="spellEnd"/>
        <w:r w:rsidRPr="003904F6">
          <w:t xml:space="preserve"> </w:t>
        </w:r>
        <w:r w:rsidRPr="003904F6">
          <w:rPr>
            <w:b/>
            <w:bCs/>
          </w:rPr>
          <w:t xml:space="preserve">2 </w:t>
        </w:r>
        <w:proofErr w:type="spellStart"/>
        <w:r w:rsidRPr="003904F6">
          <w:rPr>
            <w:b/>
            <w:bCs/>
          </w:rPr>
          <w:t>million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slots</w:t>
        </w:r>
        <w:proofErr w:type="spellEnd"/>
        <w:r w:rsidRPr="003904F6">
          <w:t xml:space="preserve">, </w:t>
        </w:r>
        <w:proofErr w:type="spellStart"/>
        <w:r w:rsidRPr="003904F6">
          <w:t>you'll</w:t>
        </w:r>
        <w:proofErr w:type="spellEnd"/>
        <w:r w:rsidRPr="003904F6">
          <w:t xml:space="preserve"> </w:t>
        </w:r>
        <w:proofErr w:type="spellStart"/>
        <w:r w:rsidRPr="003904F6">
          <w:t>need</w:t>
        </w:r>
        <w:proofErr w:type="spellEnd"/>
        <w:r w:rsidRPr="003904F6">
          <w:t xml:space="preserve"> </w:t>
        </w:r>
        <w:proofErr w:type="spellStart"/>
        <w:r w:rsidRPr="003904F6">
          <w:rPr>
            <w:b/>
            <w:bCs/>
          </w:rPr>
          <w:t>approximately</w:t>
        </w:r>
        <w:proofErr w:type="spellEnd"/>
        <w:r w:rsidRPr="003904F6">
          <w:rPr>
            <w:b/>
            <w:bCs/>
          </w:rPr>
          <w:t xml:space="preserve"> 7,200 </w:t>
        </w:r>
        <w:proofErr w:type="spellStart"/>
        <w:r w:rsidRPr="003904F6">
          <w:rPr>
            <w:b/>
            <w:bCs/>
          </w:rPr>
          <w:t>partitions</w:t>
        </w:r>
        <w:proofErr w:type="spellEnd"/>
        <w:r w:rsidRPr="003904F6">
          <w:t xml:space="preserve"> </w:t>
        </w:r>
        <w:proofErr w:type="spellStart"/>
        <w:r w:rsidRPr="003904F6">
          <w:t>since</w:t>
        </w:r>
        <w:proofErr w:type="spellEnd"/>
        <w:r w:rsidRPr="003904F6">
          <w:t xml:space="preserve"> 15,000,000,000/2,097,152≈7</w:t>
        </w:r>
      </w:ins>
      <w:ins w:id="10606" w:author="Adrian Moir (amoir)" w:date="2024-11-13T14:04:00Z" w16du:dateUtc="2024-11-13T14:04:00Z">
        <w:r>
          <w:t>200</w:t>
        </w:r>
      </w:ins>
    </w:p>
    <w:p w14:paraId="25465431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607" w:author="Adrian Moir (amoir)" w:date="2024-11-13T13:58:00Z"/>
        </w:rPr>
        <w:pPrChange w:id="10608" w:author="Adrian Moir (amoir)" w:date="2024-11-13T14:08:00Z" w16du:dateUtc="2024-11-13T14:08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proofErr w:type="spellStart"/>
      <w:ins w:id="10609" w:author="Adrian Moir (amoir)" w:date="2024-11-13T13:58:00Z">
        <w:r w:rsidRPr="003904F6">
          <w:rPr>
            <w:b/>
            <w:bCs/>
          </w:rPr>
          <w:t>Indexing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within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Partitions</w:t>
        </w:r>
        <w:proofErr w:type="spellEnd"/>
        <w:r w:rsidRPr="003904F6">
          <w:t>:</w:t>
        </w:r>
      </w:ins>
    </w:p>
    <w:p w14:paraId="1618B079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610" w:author="Adrian Moir (amoir)" w:date="2024-11-13T13:58:00Z"/>
        </w:rPr>
        <w:pPrChange w:id="10611" w:author="Adrian Moir (amoir)" w:date="2024-11-13T14:08:00Z" w16du:dateUtc="2024-11-13T14:08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proofErr w:type="spellStart"/>
      <w:ins w:id="10612" w:author="Adrian Moir (amoir)" w:date="2024-11-13T13:58:00Z">
        <w:r w:rsidRPr="003904F6">
          <w:t>Use</w:t>
        </w:r>
        <w:proofErr w:type="spellEnd"/>
        <w:r w:rsidRPr="003904F6">
          <w:t xml:space="preserve"> a </w:t>
        </w:r>
        <w:r w:rsidRPr="003904F6">
          <w:rPr>
            <w:b/>
            <w:bCs/>
          </w:rPr>
          <w:t xml:space="preserve">21-bit </w:t>
        </w:r>
        <w:proofErr w:type="spellStart"/>
        <w:r w:rsidRPr="003904F6">
          <w:rPr>
            <w:b/>
            <w:bCs/>
          </w:rPr>
          <w:t>shift</w:t>
        </w:r>
        <w:proofErr w:type="spellEnd"/>
        <w:r w:rsidRPr="003904F6">
          <w:t xml:space="preserve"> </w:t>
        </w:r>
        <w:proofErr w:type="spellStart"/>
        <w:r w:rsidRPr="003904F6">
          <w:t>for</w:t>
        </w:r>
        <w:proofErr w:type="spellEnd"/>
        <w:r w:rsidRPr="003904F6">
          <w:t xml:space="preserve"> </w:t>
        </w:r>
        <w:proofErr w:type="spellStart"/>
        <w:r w:rsidRPr="003904F6">
          <w:t>indexing</w:t>
        </w:r>
        <w:proofErr w:type="spellEnd"/>
        <w:r w:rsidRPr="003904F6">
          <w:t xml:space="preserve"> </w:t>
        </w:r>
        <w:proofErr w:type="spellStart"/>
        <w:r w:rsidRPr="003904F6">
          <w:rPr>
            <w:b/>
            <w:bCs/>
          </w:rPr>
          <w:t>within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each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partition</w:t>
        </w:r>
        <w:proofErr w:type="spellEnd"/>
        <w:r w:rsidRPr="003904F6">
          <w:t xml:space="preserve">. </w:t>
        </w:r>
        <w:proofErr w:type="spellStart"/>
        <w:r w:rsidRPr="003904F6">
          <w:t>This</w:t>
        </w:r>
        <w:proofErr w:type="spellEnd"/>
        <w:r w:rsidRPr="003904F6">
          <w:t xml:space="preserve"> </w:t>
        </w:r>
        <w:proofErr w:type="spellStart"/>
        <w:r w:rsidRPr="003904F6">
          <w:t>means</w:t>
        </w:r>
        <w:proofErr w:type="spellEnd"/>
        <w:r w:rsidRPr="003904F6">
          <w:t xml:space="preserve"> </w:t>
        </w:r>
        <w:proofErr w:type="spellStart"/>
        <w:r w:rsidRPr="003904F6">
          <w:t>each</w:t>
        </w:r>
        <w:proofErr w:type="spellEnd"/>
        <w:r w:rsidRPr="003904F6">
          <w:t xml:space="preserve"> </w:t>
        </w:r>
        <w:proofErr w:type="spellStart"/>
        <w:r w:rsidRPr="003904F6">
          <w:t>partition</w:t>
        </w:r>
        <w:proofErr w:type="spellEnd"/>
        <w:r w:rsidRPr="003904F6">
          <w:t xml:space="preserve"> </w:t>
        </w:r>
        <w:proofErr w:type="spellStart"/>
        <w:r w:rsidRPr="003904F6">
          <w:t>can</w:t>
        </w:r>
        <w:proofErr w:type="spellEnd"/>
        <w:r w:rsidRPr="003904F6">
          <w:t xml:space="preserve"> </w:t>
        </w:r>
        <w:proofErr w:type="spellStart"/>
        <w:r w:rsidRPr="003904F6">
          <w:t>have</w:t>
        </w:r>
        <w:proofErr w:type="spellEnd"/>
        <w:r w:rsidRPr="003904F6">
          <w:t xml:space="preserve"> </w:t>
        </w:r>
        <w:proofErr w:type="spellStart"/>
        <w:r w:rsidRPr="003904F6">
          <w:t>up</w:t>
        </w:r>
        <w:proofErr w:type="spellEnd"/>
        <w:r w:rsidRPr="003904F6">
          <w:t xml:space="preserve"> </w:t>
        </w:r>
        <w:proofErr w:type="spellStart"/>
        <w:r w:rsidRPr="003904F6">
          <w:t>to</w:t>
        </w:r>
        <w:proofErr w:type="spellEnd"/>
        <w:r w:rsidRPr="003904F6">
          <w:t xml:space="preserve"> 2</w:t>
        </w:r>
      </w:ins>
      <w:ins w:id="10613" w:author="Adrian Moir (amoir)" w:date="2024-11-13T14:07:00Z" w16du:dateUtc="2024-11-13T14:07:00Z">
        <w:r w:rsidRPr="00E22A47">
          <w:rPr>
            <w:rFonts w:cs="Times New Roman (Body CS)"/>
            <w:vertAlign w:val="superscript"/>
            <w:rPrChange w:id="10614" w:author="Adrian Moir (amoir)" w:date="2024-11-13T14:07:00Z" w16du:dateUtc="2024-11-13T14:07:00Z">
              <w:rPr/>
            </w:rPrChange>
          </w:rPr>
          <w:t>21</w:t>
        </w:r>
      </w:ins>
      <w:ins w:id="10615" w:author="Adrian Moir (amoir)" w:date="2024-11-13T13:58:00Z">
        <w:r w:rsidRPr="003904F6">
          <w:t xml:space="preserve"> </w:t>
        </w:r>
        <w:proofErr w:type="spellStart"/>
        <w:r w:rsidRPr="003904F6">
          <w:t>records</w:t>
        </w:r>
        <w:proofErr w:type="spellEnd"/>
        <w:r w:rsidRPr="003904F6">
          <w:t>.</w:t>
        </w:r>
      </w:ins>
    </w:p>
    <w:p w14:paraId="4C36CF2C" w14:textId="77777777" w:rsidR="002E0EAC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616" w:author="Adrian Moir (amoir)" w:date="2024-11-13T14:08:00Z" w16du:dateUtc="2024-11-13T14:08:00Z"/>
        </w:rPr>
        <w:pPrChange w:id="10617" w:author="Adrian Moir (amoir)" w:date="2024-11-13T14:08:00Z" w16du:dateUtc="2024-11-13T14:08:00Z">
          <w:pPr>
            <w:pStyle w:val="ListParagraph"/>
            <w:numPr>
              <w:ilvl w:val="4"/>
              <w:numId w:val="9"/>
            </w:numPr>
            <w:tabs>
              <w:tab w:val="num" w:pos="926"/>
            </w:tabs>
            <w:ind w:left="926" w:hanging="360"/>
          </w:pPr>
        </w:pPrChange>
      </w:pPr>
      <w:ins w:id="10618" w:author="Adrian Moir (amoir)" w:date="2024-11-13T13:58:00Z">
        <w:r w:rsidRPr="003904F6">
          <w:t xml:space="preserve">A </w:t>
        </w:r>
        <w:proofErr w:type="spellStart"/>
        <w:r w:rsidRPr="003904F6">
          <w:t>record</w:t>
        </w:r>
        <w:proofErr w:type="spellEnd"/>
        <w:r w:rsidRPr="003904F6">
          <w:t xml:space="preserve"> </w:t>
        </w:r>
        <w:proofErr w:type="spellStart"/>
        <w:r w:rsidRPr="003904F6">
          <w:t>is</w:t>
        </w:r>
        <w:proofErr w:type="spellEnd"/>
        <w:r w:rsidRPr="003904F6">
          <w:t xml:space="preserve"> </w:t>
        </w:r>
        <w:proofErr w:type="spellStart"/>
        <w:r w:rsidRPr="003904F6">
          <w:t>then</w:t>
        </w:r>
        <w:proofErr w:type="spellEnd"/>
        <w:r w:rsidRPr="003904F6">
          <w:t xml:space="preserve"> </w:t>
        </w:r>
        <w:proofErr w:type="spellStart"/>
        <w:r w:rsidRPr="003904F6">
          <w:t>uniquely</w:t>
        </w:r>
        <w:proofErr w:type="spellEnd"/>
        <w:r w:rsidRPr="003904F6">
          <w:t xml:space="preserve"> </w:t>
        </w:r>
        <w:proofErr w:type="spellStart"/>
        <w:r w:rsidRPr="003904F6">
          <w:t>addressed</w:t>
        </w:r>
        <w:proofErr w:type="spellEnd"/>
        <w:r w:rsidRPr="003904F6">
          <w:t xml:space="preserve"> </w:t>
        </w:r>
        <w:proofErr w:type="spellStart"/>
        <w:r w:rsidRPr="003904F6">
          <w:t>by</w:t>
        </w:r>
        <w:proofErr w:type="spellEnd"/>
        <w:r w:rsidRPr="003904F6">
          <w:t xml:space="preserve"> </w:t>
        </w:r>
        <w:proofErr w:type="spellStart"/>
        <w:r w:rsidRPr="003904F6">
          <w:t>its</w:t>
        </w:r>
        <w:proofErr w:type="spellEnd"/>
        <w:r w:rsidRPr="003904F6">
          <w:t xml:space="preserve"> </w:t>
        </w:r>
        <w:proofErr w:type="spellStart"/>
        <w:r w:rsidRPr="003904F6">
          <w:t>partition</w:t>
        </w:r>
        <w:proofErr w:type="spellEnd"/>
        <w:r w:rsidRPr="003904F6">
          <w:t xml:space="preserve"> </w:t>
        </w:r>
        <w:proofErr w:type="spellStart"/>
        <w:r w:rsidRPr="003904F6">
          <w:t>number</w:t>
        </w:r>
        <w:proofErr w:type="spellEnd"/>
        <w:r w:rsidRPr="003904F6">
          <w:t xml:space="preserve"> </w:t>
        </w:r>
        <w:proofErr w:type="spellStart"/>
        <w:r w:rsidRPr="003904F6">
          <w:t>and</w:t>
        </w:r>
        <w:proofErr w:type="spellEnd"/>
        <w:r w:rsidRPr="003904F6">
          <w:t xml:space="preserve"> </w:t>
        </w:r>
        <w:proofErr w:type="spellStart"/>
        <w:r w:rsidRPr="003904F6">
          <w:t>its</w:t>
        </w:r>
        <w:proofErr w:type="spellEnd"/>
        <w:r w:rsidRPr="003904F6">
          <w:t xml:space="preserve"> </w:t>
        </w:r>
        <w:proofErr w:type="spellStart"/>
        <w:r w:rsidRPr="003904F6">
          <w:t>index</w:t>
        </w:r>
        <w:proofErr w:type="spellEnd"/>
        <w:r w:rsidRPr="003904F6">
          <w:t xml:space="preserve"> </w:t>
        </w:r>
        <w:proofErr w:type="spellStart"/>
        <w:r w:rsidRPr="003904F6">
          <w:t>within</w:t>
        </w:r>
        <w:proofErr w:type="spellEnd"/>
        <w:r w:rsidRPr="003904F6">
          <w:t xml:space="preserve"> </w:t>
        </w:r>
        <w:proofErr w:type="spellStart"/>
        <w:r w:rsidRPr="003904F6">
          <w:t>that</w:t>
        </w:r>
        <w:proofErr w:type="spellEnd"/>
        <w:r w:rsidRPr="003904F6">
          <w:t xml:space="preserve"> </w:t>
        </w:r>
        <w:proofErr w:type="spellStart"/>
        <w:r w:rsidRPr="003904F6">
          <w:t>partition</w:t>
        </w:r>
        <w:proofErr w:type="spellEnd"/>
        <w:r w:rsidRPr="003904F6">
          <w:t>.</w:t>
        </w:r>
      </w:ins>
    </w:p>
    <w:p w14:paraId="6DB6B42E" w14:textId="77777777" w:rsidR="002E0EAC" w:rsidRPr="00E22A47" w:rsidRDefault="002E0EAC">
      <w:pPr>
        <w:pStyle w:val="ListParagraph"/>
        <w:numPr>
          <w:ilvl w:val="2"/>
          <w:numId w:val="46"/>
        </w:numPr>
        <w:tabs>
          <w:tab w:val="clear" w:pos="576"/>
        </w:tabs>
        <w:rPr>
          <w:ins w:id="10619" w:author="Adrian Moir (amoir)" w:date="2024-11-13T13:58:00Z"/>
        </w:rPr>
        <w:pPrChange w:id="10620" w:author="Adrian Moir (amoir)" w:date="2024-11-13T14:08:00Z" w16du:dateUtc="2024-11-13T14:08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ins w:id="10621" w:author="Adrian Moir (amoir)" w:date="2024-11-13T13:58:00Z">
        <w:r w:rsidRPr="00E22A47">
          <w:rPr>
            <w:b/>
            <w:bCs/>
            <w:rPrChange w:id="10622" w:author="Adrian Moir (amoir)" w:date="2024-11-13T14:08:00Z" w16du:dateUtc="2024-11-13T14:08:00Z">
              <w:rPr/>
            </w:rPrChange>
          </w:rPr>
          <w:t xml:space="preserve">3. </w:t>
        </w:r>
        <w:proofErr w:type="spellStart"/>
        <w:r w:rsidRPr="00E22A47">
          <w:rPr>
            <w:b/>
            <w:bCs/>
            <w:rPrChange w:id="10623" w:author="Adrian Moir (amoir)" w:date="2024-11-13T14:08:00Z" w16du:dateUtc="2024-11-13T14:08:00Z">
              <w:rPr/>
            </w:rPrChange>
          </w:rPr>
          <w:t>Practical</w:t>
        </w:r>
        <w:proofErr w:type="spellEnd"/>
        <w:r w:rsidRPr="00E22A47">
          <w:rPr>
            <w:b/>
            <w:bCs/>
            <w:rPrChange w:id="10624" w:author="Adrian Moir (amoir)" w:date="2024-11-13T14:08:00Z" w16du:dateUtc="2024-11-13T14:08:00Z">
              <w:rPr/>
            </w:rPrChange>
          </w:rPr>
          <w:t xml:space="preserve"> Storage Strategy</w:t>
        </w:r>
      </w:ins>
    </w:p>
    <w:p w14:paraId="152B49D1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625" w:author="Adrian Moir (amoir)" w:date="2024-11-13T13:58:00Z"/>
        </w:rPr>
        <w:pPrChange w:id="10626" w:author="Adrian Moir (amoir)" w:date="2024-11-13T14:08:00Z" w16du:dateUtc="2024-11-13T14:08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proofErr w:type="spellStart"/>
      <w:ins w:id="10627" w:author="Adrian Moir (amoir)" w:date="2024-11-13T13:58:00Z">
        <w:r w:rsidRPr="003904F6">
          <w:rPr>
            <w:b/>
            <w:bCs/>
          </w:rPr>
          <w:t>Hashing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Technique</w:t>
        </w:r>
        <w:proofErr w:type="spellEnd"/>
        <w:r w:rsidRPr="003904F6">
          <w:t>:</w:t>
        </w:r>
      </w:ins>
    </w:p>
    <w:p w14:paraId="38BB8934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628" w:author="Adrian Moir (amoir)" w:date="2024-11-13T13:58:00Z"/>
        </w:rPr>
        <w:pPrChange w:id="10629" w:author="Adrian Moir (amoir)" w:date="2024-11-13T14:08:00Z" w16du:dateUtc="2024-11-13T14:08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proofErr w:type="spellStart"/>
      <w:ins w:id="10630" w:author="Adrian Moir (amoir)" w:date="2024-11-13T13:58:00Z">
        <w:r w:rsidRPr="003904F6">
          <w:t>Use</w:t>
        </w:r>
        <w:proofErr w:type="spellEnd"/>
        <w:r w:rsidRPr="003904F6">
          <w:t xml:space="preserve"> a </w:t>
        </w:r>
        <w:proofErr w:type="spellStart"/>
        <w:r w:rsidRPr="003904F6">
          <w:rPr>
            <w:b/>
            <w:bCs/>
          </w:rPr>
          <w:t>hashing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function</w:t>
        </w:r>
        <w:proofErr w:type="spellEnd"/>
        <w:r w:rsidRPr="003904F6">
          <w:t xml:space="preserve"> </w:t>
        </w:r>
        <w:proofErr w:type="spellStart"/>
        <w:r w:rsidRPr="003904F6">
          <w:t>that</w:t>
        </w:r>
        <w:proofErr w:type="spellEnd"/>
        <w:r w:rsidRPr="003904F6">
          <w:t xml:space="preserve"> </w:t>
        </w:r>
        <w:proofErr w:type="spellStart"/>
        <w:r w:rsidRPr="003904F6">
          <w:t>maps</w:t>
        </w:r>
        <w:proofErr w:type="spellEnd"/>
        <w:r w:rsidRPr="003904F6">
          <w:t xml:space="preserve"> </w:t>
        </w:r>
        <w:proofErr w:type="spellStart"/>
        <w:r w:rsidRPr="003904F6">
          <w:t>each</w:t>
        </w:r>
        <w:proofErr w:type="spellEnd"/>
        <w:r w:rsidRPr="003904F6">
          <w:t xml:space="preserve"> </w:t>
        </w:r>
        <w:proofErr w:type="spellStart"/>
        <w:r w:rsidRPr="003904F6">
          <w:t>record</w:t>
        </w:r>
        <w:proofErr w:type="spellEnd"/>
        <w:r w:rsidRPr="003904F6">
          <w:t xml:space="preserve"> </w:t>
        </w:r>
        <w:proofErr w:type="spellStart"/>
        <w:r w:rsidRPr="003904F6">
          <w:t>to</w:t>
        </w:r>
        <w:proofErr w:type="spellEnd"/>
        <w:r w:rsidRPr="003904F6">
          <w:t xml:space="preserve"> a </w:t>
        </w:r>
        <w:proofErr w:type="spellStart"/>
        <w:r w:rsidRPr="003904F6">
          <w:t>specific</w:t>
        </w:r>
        <w:proofErr w:type="spellEnd"/>
        <w:r w:rsidRPr="003904F6">
          <w:t xml:space="preserve"> </w:t>
        </w:r>
        <w:proofErr w:type="spellStart"/>
        <w:r w:rsidRPr="003904F6">
          <w:t>partition</w:t>
        </w:r>
        <w:proofErr w:type="spellEnd"/>
        <w:r w:rsidRPr="003904F6">
          <w:t xml:space="preserve"> </w:t>
        </w:r>
        <w:proofErr w:type="spellStart"/>
        <w:r w:rsidRPr="003904F6">
          <w:t>and</w:t>
        </w:r>
        <w:proofErr w:type="spellEnd"/>
        <w:r w:rsidRPr="003904F6">
          <w:t xml:space="preserve"> </w:t>
        </w:r>
        <w:proofErr w:type="spellStart"/>
        <w:r w:rsidRPr="003904F6">
          <w:t>assigns</w:t>
        </w:r>
        <w:proofErr w:type="spellEnd"/>
        <w:r w:rsidRPr="003904F6">
          <w:t xml:space="preserve"> </w:t>
        </w:r>
        <w:proofErr w:type="spellStart"/>
        <w:r w:rsidRPr="003904F6">
          <w:t>it</w:t>
        </w:r>
        <w:proofErr w:type="spellEnd"/>
        <w:r w:rsidRPr="003904F6">
          <w:t xml:space="preserve"> </w:t>
        </w:r>
        <w:proofErr w:type="spellStart"/>
        <w:r w:rsidRPr="003904F6">
          <w:t>an</w:t>
        </w:r>
        <w:proofErr w:type="spellEnd"/>
        <w:r w:rsidRPr="003904F6">
          <w:t xml:space="preserve"> </w:t>
        </w:r>
        <w:proofErr w:type="spellStart"/>
        <w:r w:rsidRPr="003904F6">
          <w:t>index</w:t>
        </w:r>
        <w:proofErr w:type="spellEnd"/>
        <w:r w:rsidRPr="003904F6">
          <w:t xml:space="preserve"> </w:t>
        </w:r>
        <w:proofErr w:type="spellStart"/>
        <w:r w:rsidRPr="003904F6">
          <w:t>within</w:t>
        </w:r>
        <w:proofErr w:type="spellEnd"/>
        <w:r w:rsidRPr="003904F6">
          <w:t xml:space="preserve"> </w:t>
        </w:r>
        <w:proofErr w:type="spellStart"/>
        <w:r w:rsidRPr="003904F6">
          <w:t>that</w:t>
        </w:r>
        <w:proofErr w:type="spellEnd"/>
        <w:r w:rsidRPr="003904F6">
          <w:t xml:space="preserve"> </w:t>
        </w:r>
        <w:proofErr w:type="spellStart"/>
        <w:r w:rsidRPr="003904F6">
          <w:t>partition</w:t>
        </w:r>
        <w:proofErr w:type="spellEnd"/>
        <w:r w:rsidRPr="003904F6">
          <w:t xml:space="preserve"> </w:t>
        </w:r>
        <w:proofErr w:type="spellStart"/>
        <w:r w:rsidRPr="003904F6">
          <w:t>using</w:t>
        </w:r>
        <w:proofErr w:type="spellEnd"/>
        <w:r w:rsidRPr="003904F6">
          <w:t xml:space="preserve"> 21 </w:t>
        </w:r>
        <w:proofErr w:type="spellStart"/>
        <w:r w:rsidRPr="003904F6">
          <w:t>bits</w:t>
        </w:r>
        <w:proofErr w:type="spellEnd"/>
        <w:r w:rsidRPr="003904F6">
          <w:t xml:space="preserve">. The </w:t>
        </w:r>
        <w:proofErr w:type="spellStart"/>
        <w:r w:rsidRPr="003904F6">
          <w:t>combination</w:t>
        </w:r>
        <w:proofErr w:type="spellEnd"/>
        <w:r w:rsidRPr="003904F6">
          <w:t xml:space="preserve"> </w:t>
        </w:r>
        <w:proofErr w:type="spellStart"/>
        <w:r w:rsidRPr="003904F6">
          <w:t>of</w:t>
        </w:r>
        <w:proofErr w:type="spellEnd"/>
        <w:r w:rsidRPr="003904F6">
          <w:t xml:space="preserve"> </w:t>
        </w:r>
        <w:proofErr w:type="spellStart"/>
        <w:r w:rsidRPr="003904F6">
          <w:t>the</w:t>
        </w:r>
        <w:proofErr w:type="spellEnd"/>
        <w:r w:rsidRPr="003904F6">
          <w:t xml:space="preserve"> </w:t>
        </w:r>
        <w:proofErr w:type="spellStart"/>
        <w:r w:rsidRPr="003904F6">
          <w:t>partition</w:t>
        </w:r>
        <w:proofErr w:type="spellEnd"/>
        <w:r w:rsidRPr="003904F6">
          <w:t xml:space="preserve"> </w:t>
        </w:r>
        <w:proofErr w:type="spellStart"/>
        <w:r w:rsidRPr="003904F6">
          <w:t>number</w:t>
        </w:r>
        <w:proofErr w:type="spellEnd"/>
        <w:r w:rsidRPr="003904F6">
          <w:t xml:space="preserve"> </w:t>
        </w:r>
        <w:proofErr w:type="spellStart"/>
        <w:r w:rsidRPr="003904F6">
          <w:t>and</w:t>
        </w:r>
        <w:proofErr w:type="spellEnd"/>
        <w:r w:rsidRPr="003904F6">
          <w:t xml:space="preserve"> </w:t>
        </w:r>
        <w:proofErr w:type="spellStart"/>
        <w:r w:rsidRPr="003904F6">
          <w:t>the</w:t>
        </w:r>
        <w:proofErr w:type="spellEnd"/>
        <w:r w:rsidRPr="003904F6">
          <w:t xml:space="preserve"> 21-bit </w:t>
        </w:r>
        <w:proofErr w:type="spellStart"/>
        <w:r w:rsidRPr="003904F6">
          <w:t>index</w:t>
        </w:r>
        <w:proofErr w:type="spellEnd"/>
        <w:r w:rsidRPr="003904F6">
          <w:t xml:space="preserve"> </w:t>
        </w:r>
        <w:proofErr w:type="spellStart"/>
        <w:r w:rsidRPr="003904F6">
          <w:t>forms</w:t>
        </w:r>
        <w:proofErr w:type="spellEnd"/>
        <w:r w:rsidRPr="003904F6">
          <w:t xml:space="preserve"> </w:t>
        </w:r>
        <w:proofErr w:type="spellStart"/>
        <w:r w:rsidRPr="003904F6">
          <w:t>the</w:t>
        </w:r>
        <w:proofErr w:type="spellEnd"/>
        <w:r w:rsidRPr="003904F6">
          <w:t xml:space="preserve"> </w:t>
        </w:r>
        <w:proofErr w:type="spellStart"/>
        <w:r w:rsidRPr="003904F6">
          <w:t>complete</w:t>
        </w:r>
        <w:proofErr w:type="spellEnd"/>
        <w:r w:rsidRPr="003904F6">
          <w:t xml:space="preserve"> </w:t>
        </w:r>
        <w:proofErr w:type="spellStart"/>
        <w:r w:rsidRPr="003904F6">
          <w:t>address</w:t>
        </w:r>
        <w:proofErr w:type="spellEnd"/>
        <w:r w:rsidRPr="003904F6">
          <w:t xml:space="preserve"> of a </w:t>
        </w:r>
        <w:proofErr w:type="spellStart"/>
        <w:r w:rsidRPr="003904F6">
          <w:t>record</w:t>
        </w:r>
        <w:proofErr w:type="spellEnd"/>
        <w:r w:rsidRPr="003904F6">
          <w:t>.</w:t>
        </w:r>
      </w:ins>
    </w:p>
    <w:p w14:paraId="0D8B652A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631" w:author="Adrian Moir (amoir)" w:date="2024-11-13T13:58:00Z"/>
        </w:rPr>
        <w:pPrChange w:id="10632" w:author="Adrian Moir (amoir)" w:date="2024-11-13T14:08:00Z" w16du:dateUtc="2024-11-13T14:08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proofErr w:type="spellStart"/>
      <w:ins w:id="10633" w:author="Adrian Moir (amoir)" w:date="2024-11-13T13:58:00Z">
        <w:r w:rsidRPr="003904F6">
          <w:t>Example</w:t>
        </w:r>
        <w:proofErr w:type="spellEnd"/>
        <w:r w:rsidRPr="003904F6">
          <w:t xml:space="preserve">: For a </w:t>
        </w:r>
        <w:proofErr w:type="spellStart"/>
        <w:r w:rsidRPr="003904F6">
          <w:t>record</w:t>
        </w:r>
        <w:proofErr w:type="spellEnd"/>
        <w:r w:rsidRPr="003904F6">
          <w:t xml:space="preserve"> R, </w:t>
        </w:r>
        <w:proofErr w:type="spellStart"/>
        <w:r w:rsidRPr="003904F6">
          <w:t>you</w:t>
        </w:r>
        <w:proofErr w:type="spellEnd"/>
        <w:r w:rsidRPr="003904F6">
          <w:t xml:space="preserve"> </w:t>
        </w:r>
        <w:proofErr w:type="spellStart"/>
        <w:r w:rsidRPr="003904F6">
          <w:t>could</w:t>
        </w:r>
        <w:proofErr w:type="spellEnd"/>
        <w:r w:rsidRPr="003904F6">
          <w:t xml:space="preserve"> </w:t>
        </w:r>
        <w:proofErr w:type="spellStart"/>
        <w:r w:rsidRPr="003904F6">
          <w:t>compute</w:t>
        </w:r>
        <w:proofErr w:type="spellEnd"/>
        <w:r w:rsidRPr="003904F6">
          <w:t xml:space="preserve"> </w:t>
        </w:r>
        <w:proofErr w:type="spellStart"/>
        <w:r w:rsidRPr="003904F6">
          <w:t>partition_number</w:t>
        </w:r>
        <w:proofErr w:type="spellEnd"/>
        <w:r w:rsidRPr="003904F6">
          <w:t xml:space="preserve"> = </w:t>
        </w:r>
        <w:proofErr w:type="spellStart"/>
        <w:r w:rsidRPr="003904F6">
          <w:t>hash</w:t>
        </w:r>
        <w:proofErr w:type="spellEnd"/>
        <w:r w:rsidRPr="003904F6">
          <w:t xml:space="preserve">(R) % 7200 </w:t>
        </w:r>
        <w:proofErr w:type="spellStart"/>
        <w:r w:rsidRPr="003904F6">
          <w:t>and</w:t>
        </w:r>
        <w:proofErr w:type="spellEnd"/>
        <w:r w:rsidRPr="003904F6">
          <w:t xml:space="preserve"> </w:t>
        </w:r>
        <w:proofErr w:type="spellStart"/>
        <w:r w:rsidRPr="003904F6">
          <w:t>index</w:t>
        </w:r>
        <w:proofErr w:type="spellEnd"/>
        <w:r w:rsidRPr="003904F6">
          <w:t xml:space="preserve"> = </w:t>
        </w:r>
        <w:proofErr w:type="spellStart"/>
        <w:r w:rsidRPr="003904F6">
          <w:t>hash</w:t>
        </w:r>
        <w:proofErr w:type="spellEnd"/>
        <w:r w:rsidRPr="003904F6">
          <w:t>(R</w:t>
        </w:r>
        <w:proofErr w:type="gramStart"/>
        <w:r w:rsidRPr="003904F6">
          <w:t>) &gt;</w:t>
        </w:r>
        <w:proofErr w:type="gramEnd"/>
        <w:r w:rsidRPr="003904F6">
          <w:t xml:space="preserve">&gt; log2(7200), </w:t>
        </w:r>
        <w:proofErr w:type="spellStart"/>
        <w:r w:rsidRPr="003904F6">
          <w:t>using</w:t>
        </w:r>
        <w:proofErr w:type="spellEnd"/>
        <w:r w:rsidRPr="003904F6">
          <w:t xml:space="preserve"> </w:t>
        </w:r>
        <w:proofErr w:type="spellStart"/>
        <w:r w:rsidRPr="003904F6">
          <w:t>the</w:t>
        </w:r>
        <w:proofErr w:type="spellEnd"/>
        <w:r w:rsidRPr="003904F6">
          <w:t xml:space="preserve"> </w:t>
        </w:r>
        <w:proofErr w:type="spellStart"/>
        <w:r w:rsidRPr="003904F6">
          <w:t>lower</w:t>
        </w:r>
        <w:proofErr w:type="spellEnd"/>
        <w:r w:rsidRPr="003904F6">
          <w:t xml:space="preserve"> </w:t>
        </w:r>
        <w:proofErr w:type="spellStart"/>
        <w:r w:rsidRPr="003904F6">
          <w:t>bits</w:t>
        </w:r>
        <w:proofErr w:type="spellEnd"/>
        <w:r w:rsidRPr="003904F6">
          <w:t xml:space="preserve"> </w:t>
        </w:r>
        <w:proofErr w:type="spellStart"/>
        <w:r w:rsidRPr="003904F6">
          <w:t>for</w:t>
        </w:r>
        <w:proofErr w:type="spellEnd"/>
        <w:r w:rsidRPr="003904F6">
          <w:t xml:space="preserve"> </w:t>
        </w:r>
        <w:proofErr w:type="spellStart"/>
        <w:r w:rsidRPr="003904F6">
          <w:t>partitioning</w:t>
        </w:r>
        <w:proofErr w:type="spellEnd"/>
        <w:r w:rsidRPr="003904F6">
          <w:t xml:space="preserve"> </w:t>
        </w:r>
        <w:proofErr w:type="spellStart"/>
        <w:r w:rsidRPr="003904F6">
          <w:t>and</w:t>
        </w:r>
        <w:proofErr w:type="spellEnd"/>
        <w:r w:rsidRPr="003904F6">
          <w:t xml:space="preserve"> </w:t>
        </w:r>
        <w:proofErr w:type="spellStart"/>
        <w:r w:rsidRPr="003904F6">
          <w:t>higher</w:t>
        </w:r>
        <w:proofErr w:type="spellEnd"/>
        <w:r w:rsidRPr="003904F6">
          <w:t xml:space="preserve"> </w:t>
        </w:r>
        <w:proofErr w:type="spellStart"/>
        <w:r w:rsidRPr="003904F6">
          <w:t>bits</w:t>
        </w:r>
        <w:proofErr w:type="spellEnd"/>
        <w:r w:rsidRPr="003904F6">
          <w:t xml:space="preserve"> </w:t>
        </w:r>
        <w:proofErr w:type="spellStart"/>
        <w:r w:rsidRPr="003904F6">
          <w:t>for</w:t>
        </w:r>
        <w:proofErr w:type="spellEnd"/>
        <w:r w:rsidRPr="003904F6">
          <w:t xml:space="preserve"> </w:t>
        </w:r>
        <w:proofErr w:type="spellStart"/>
        <w:r w:rsidRPr="003904F6">
          <w:t>the</w:t>
        </w:r>
        <w:proofErr w:type="spellEnd"/>
        <w:r w:rsidRPr="003904F6">
          <w:t xml:space="preserve"> </w:t>
        </w:r>
        <w:proofErr w:type="spellStart"/>
        <w:r w:rsidRPr="003904F6">
          <w:t>index</w:t>
        </w:r>
        <w:proofErr w:type="spellEnd"/>
        <w:r w:rsidRPr="003904F6">
          <w:t>.</w:t>
        </w:r>
      </w:ins>
    </w:p>
    <w:p w14:paraId="37B4A47F" w14:textId="77777777" w:rsidR="002E0EAC" w:rsidRPr="003904F6" w:rsidRDefault="002E0EAC">
      <w:pPr>
        <w:pStyle w:val="ListParagraph"/>
        <w:numPr>
          <w:ilvl w:val="2"/>
          <w:numId w:val="46"/>
        </w:numPr>
        <w:tabs>
          <w:tab w:val="clear" w:pos="576"/>
        </w:tabs>
        <w:rPr>
          <w:ins w:id="10634" w:author="Adrian Moir (amoir)" w:date="2024-11-13T13:58:00Z"/>
        </w:rPr>
        <w:pPrChange w:id="10635" w:author="Adrian Moir (amoir)" w:date="2024-11-13T14:08:00Z" w16du:dateUtc="2024-11-13T14:08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proofErr w:type="spellStart"/>
      <w:ins w:id="10636" w:author="Adrian Moir (amoir)" w:date="2024-11-13T13:58:00Z">
        <w:r w:rsidRPr="003904F6">
          <w:rPr>
            <w:b/>
            <w:bCs/>
          </w:rPr>
          <w:t>Efficient</w:t>
        </w:r>
        <w:proofErr w:type="spellEnd"/>
        <w:r w:rsidRPr="003904F6">
          <w:rPr>
            <w:b/>
            <w:bCs/>
          </w:rPr>
          <w:t xml:space="preserve"> Data </w:t>
        </w:r>
        <w:proofErr w:type="spellStart"/>
        <w:r w:rsidRPr="003904F6">
          <w:rPr>
            <w:b/>
            <w:bCs/>
          </w:rPr>
          <w:t>Structures</w:t>
        </w:r>
        <w:proofErr w:type="spellEnd"/>
        <w:r w:rsidRPr="003904F6">
          <w:t>:</w:t>
        </w:r>
      </w:ins>
    </w:p>
    <w:p w14:paraId="2817645F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637" w:author="Adrian Moir (amoir)" w:date="2024-11-13T13:58:00Z"/>
        </w:rPr>
        <w:pPrChange w:id="10638" w:author="Adrian Moir (amoir)" w:date="2024-11-13T14:08:00Z" w16du:dateUtc="2024-11-13T14:08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proofErr w:type="spellStart"/>
      <w:ins w:id="10639" w:author="Adrian Moir (amoir)" w:date="2024-11-13T13:58:00Z">
        <w:r w:rsidRPr="003904F6">
          <w:t>Consider</w:t>
        </w:r>
        <w:proofErr w:type="spellEnd"/>
        <w:r w:rsidRPr="003904F6">
          <w:t xml:space="preserve"> </w:t>
        </w:r>
        <w:proofErr w:type="spellStart"/>
        <w:r w:rsidRPr="003904F6">
          <w:t>using</w:t>
        </w:r>
        <w:proofErr w:type="spellEnd"/>
        <w:r w:rsidRPr="003904F6">
          <w:t xml:space="preserve"> </w:t>
        </w:r>
        <w:proofErr w:type="spellStart"/>
        <w:r w:rsidRPr="003904F6">
          <w:t>data</w:t>
        </w:r>
        <w:proofErr w:type="spellEnd"/>
        <w:r w:rsidRPr="003904F6">
          <w:t xml:space="preserve"> </w:t>
        </w:r>
        <w:proofErr w:type="spellStart"/>
        <w:r w:rsidRPr="003904F6">
          <w:t>structures</w:t>
        </w:r>
        <w:proofErr w:type="spellEnd"/>
        <w:r w:rsidRPr="003904F6">
          <w:t xml:space="preserve"> </w:t>
        </w:r>
        <w:proofErr w:type="spellStart"/>
        <w:r w:rsidRPr="003904F6">
          <w:t>such</w:t>
        </w:r>
        <w:proofErr w:type="spellEnd"/>
        <w:r w:rsidRPr="003904F6">
          <w:t xml:space="preserve"> </w:t>
        </w:r>
        <w:proofErr w:type="spellStart"/>
        <w:r w:rsidRPr="003904F6">
          <w:t>as</w:t>
        </w:r>
        <w:proofErr w:type="spellEnd"/>
        <w:r w:rsidRPr="003904F6">
          <w:t xml:space="preserve"> </w:t>
        </w:r>
        <w:proofErr w:type="spellStart"/>
        <w:r w:rsidRPr="003904F6">
          <w:rPr>
            <w:b/>
            <w:bCs/>
          </w:rPr>
          <w:t>hash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tables</w:t>
        </w:r>
        <w:proofErr w:type="spellEnd"/>
        <w:r w:rsidRPr="003904F6">
          <w:rPr>
            <w:b/>
            <w:bCs/>
          </w:rPr>
          <w:t>, B-</w:t>
        </w:r>
        <w:proofErr w:type="spellStart"/>
        <w:r w:rsidRPr="003904F6">
          <w:rPr>
            <w:b/>
            <w:bCs/>
          </w:rPr>
          <w:t>trees</w:t>
        </w:r>
        <w:proofErr w:type="spellEnd"/>
        <w:r w:rsidRPr="003904F6">
          <w:rPr>
            <w:b/>
            <w:bCs/>
          </w:rPr>
          <w:t xml:space="preserve">, </w:t>
        </w:r>
        <w:proofErr w:type="spellStart"/>
        <w:r w:rsidRPr="003904F6">
          <w:rPr>
            <w:b/>
            <w:bCs/>
          </w:rPr>
          <w:t>or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distributed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storage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systems</w:t>
        </w:r>
        <w:proofErr w:type="spellEnd"/>
        <w:r w:rsidRPr="003904F6">
          <w:t xml:space="preserve"> </w:t>
        </w:r>
        <w:proofErr w:type="spellStart"/>
        <w:r w:rsidRPr="003904F6">
          <w:t>like</w:t>
        </w:r>
        <w:proofErr w:type="spellEnd"/>
        <w:r w:rsidRPr="003904F6">
          <w:t xml:space="preserve"> </w:t>
        </w:r>
        <w:proofErr w:type="spellStart"/>
        <w:r w:rsidRPr="003904F6">
          <w:rPr>
            <w:b/>
            <w:bCs/>
          </w:rPr>
          <w:t>distributed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hash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tables</w:t>
        </w:r>
        <w:proofErr w:type="spellEnd"/>
        <w:r w:rsidRPr="003904F6">
          <w:rPr>
            <w:b/>
            <w:bCs/>
          </w:rPr>
          <w:t xml:space="preserve"> (</w:t>
        </w:r>
        <w:proofErr w:type="spellStart"/>
        <w:r w:rsidRPr="003904F6">
          <w:rPr>
            <w:b/>
            <w:bCs/>
          </w:rPr>
          <w:t>DHTs</w:t>
        </w:r>
        <w:proofErr w:type="spellEnd"/>
        <w:r w:rsidRPr="003904F6">
          <w:rPr>
            <w:b/>
            <w:bCs/>
          </w:rPr>
          <w:t>)</w:t>
        </w:r>
        <w:r w:rsidRPr="003904F6">
          <w:t xml:space="preserve"> </w:t>
        </w:r>
        <w:proofErr w:type="spellStart"/>
        <w:r w:rsidRPr="003904F6">
          <w:t>to</w:t>
        </w:r>
        <w:proofErr w:type="spellEnd"/>
        <w:r w:rsidRPr="003904F6">
          <w:t xml:space="preserve"> </w:t>
        </w:r>
        <w:proofErr w:type="spellStart"/>
        <w:r w:rsidRPr="003904F6">
          <w:t>implement</w:t>
        </w:r>
        <w:proofErr w:type="spellEnd"/>
        <w:r w:rsidRPr="003904F6">
          <w:t xml:space="preserve"> </w:t>
        </w:r>
        <w:proofErr w:type="spellStart"/>
        <w:r w:rsidRPr="003904F6">
          <w:t>this</w:t>
        </w:r>
        <w:proofErr w:type="spellEnd"/>
        <w:r w:rsidRPr="003904F6">
          <w:t xml:space="preserve"> </w:t>
        </w:r>
        <w:proofErr w:type="spellStart"/>
        <w:r w:rsidRPr="003904F6">
          <w:t>large-scale</w:t>
        </w:r>
        <w:proofErr w:type="spellEnd"/>
        <w:r w:rsidRPr="003904F6">
          <w:t xml:space="preserve"> </w:t>
        </w:r>
        <w:proofErr w:type="spellStart"/>
        <w:r w:rsidRPr="003904F6">
          <w:t>storage</w:t>
        </w:r>
        <w:proofErr w:type="spellEnd"/>
        <w:r w:rsidRPr="003904F6">
          <w:t>.</w:t>
        </w:r>
      </w:ins>
    </w:p>
    <w:p w14:paraId="247247E3" w14:textId="77777777" w:rsidR="002E0EAC" w:rsidRPr="003904F6" w:rsidRDefault="002E0EAC">
      <w:pPr>
        <w:pStyle w:val="ListParagraph"/>
        <w:numPr>
          <w:ilvl w:val="3"/>
          <w:numId w:val="46"/>
        </w:numPr>
        <w:tabs>
          <w:tab w:val="clear" w:pos="576"/>
        </w:tabs>
        <w:rPr>
          <w:ins w:id="10640" w:author="Adrian Moir (amoir)" w:date="2024-11-13T13:58:00Z"/>
        </w:rPr>
        <w:pPrChange w:id="10641" w:author="Adrian Moir (amoir)" w:date="2024-11-13T14:09:00Z" w16du:dateUtc="2024-11-13T14:09:00Z">
          <w:pPr>
            <w:pStyle w:val="ListParagraph"/>
            <w:numPr>
              <w:ilvl w:val="1"/>
              <w:numId w:val="9"/>
            </w:numPr>
            <w:tabs>
              <w:tab w:val="num" w:pos="926"/>
            </w:tabs>
            <w:ind w:left="926" w:hanging="360"/>
          </w:pPr>
        </w:pPrChange>
      </w:pPr>
      <w:ins w:id="10642" w:author="Adrian Moir (amoir)" w:date="2024-11-13T13:58:00Z">
        <w:r w:rsidRPr="003904F6">
          <w:t xml:space="preserve">Systems </w:t>
        </w:r>
        <w:proofErr w:type="spellStart"/>
        <w:r w:rsidRPr="003904F6">
          <w:t>like</w:t>
        </w:r>
        <w:proofErr w:type="spellEnd"/>
        <w:r w:rsidRPr="003904F6">
          <w:t xml:space="preserve"> </w:t>
        </w:r>
        <w:proofErr w:type="spellStart"/>
        <w:r w:rsidRPr="003904F6">
          <w:rPr>
            <w:b/>
            <w:bCs/>
          </w:rPr>
          <w:t>NoSQL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databases</w:t>
        </w:r>
        <w:proofErr w:type="spellEnd"/>
        <w:r w:rsidRPr="003904F6">
          <w:t xml:space="preserve"> </w:t>
        </w:r>
        <w:proofErr w:type="spellStart"/>
        <w:r w:rsidRPr="003904F6">
          <w:t>or</w:t>
        </w:r>
        <w:proofErr w:type="spellEnd"/>
        <w:r w:rsidRPr="003904F6">
          <w:t xml:space="preserve"> </w:t>
        </w:r>
        <w:proofErr w:type="spellStart"/>
        <w:r w:rsidRPr="003904F6">
          <w:rPr>
            <w:b/>
            <w:bCs/>
          </w:rPr>
          <w:t>distributed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databases</w:t>
        </w:r>
        <w:proofErr w:type="spellEnd"/>
        <w:r w:rsidRPr="003904F6">
          <w:rPr>
            <w:b/>
            <w:bCs/>
          </w:rPr>
          <w:t xml:space="preserve"> (</w:t>
        </w:r>
        <w:proofErr w:type="spellStart"/>
        <w:r w:rsidRPr="003904F6">
          <w:rPr>
            <w:b/>
            <w:bCs/>
          </w:rPr>
          <w:t>e.g</w:t>
        </w:r>
        <w:proofErr w:type="spellEnd"/>
        <w:r w:rsidRPr="003904F6">
          <w:rPr>
            <w:b/>
            <w:bCs/>
          </w:rPr>
          <w:t xml:space="preserve">., Apache </w:t>
        </w:r>
        <w:proofErr w:type="spellStart"/>
        <w:r w:rsidRPr="003904F6">
          <w:rPr>
            <w:b/>
            <w:bCs/>
          </w:rPr>
          <w:t>Cassandra</w:t>
        </w:r>
        <w:proofErr w:type="spellEnd"/>
        <w:r w:rsidRPr="003904F6">
          <w:rPr>
            <w:b/>
            <w:bCs/>
          </w:rPr>
          <w:t xml:space="preserve">, </w:t>
        </w:r>
        <w:proofErr w:type="spellStart"/>
        <w:r w:rsidRPr="003904F6">
          <w:rPr>
            <w:b/>
            <w:bCs/>
          </w:rPr>
          <w:t>DynamoDB</w:t>
        </w:r>
        <w:proofErr w:type="spellEnd"/>
        <w:r w:rsidRPr="003904F6">
          <w:rPr>
            <w:b/>
            <w:bCs/>
          </w:rPr>
          <w:t>)</w:t>
        </w:r>
        <w:r w:rsidRPr="003904F6">
          <w:t xml:space="preserve"> </w:t>
        </w:r>
        <w:proofErr w:type="spellStart"/>
        <w:r w:rsidRPr="003904F6">
          <w:t>can</w:t>
        </w:r>
        <w:proofErr w:type="spellEnd"/>
        <w:r w:rsidRPr="003904F6">
          <w:t xml:space="preserve"> </w:t>
        </w:r>
        <w:proofErr w:type="spellStart"/>
        <w:r w:rsidRPr="003904F6">
          <w:t>efficiently</w:t>
        </w:r>
        <w:proofErr w:type="spellEnd"/>
        <w:r w:rsidRPr="003904F6">
          <w:t xml:space="preserve"> </w:t>
        </w:r>
        <w:proofErr w:type="spellStart"/>
        <w:r w:rsidRPr="003904F6">
          <w:t>handle</w:t>
        </w:r>
        <w:proofErr w:type="spellEnd"/>
        <w:r w:rsidRPr="003904F6">
          <w:t xml:space="preserve"> </w:t>
        </w:r>
        <w:proofErr w:type="spellStart"/>
        <w:r w:rsidRPr="003904F6">
          <w:t>such</w:t>
        </w:r>
        <w:proofErr w:type="spellEnd"/>
        <w:r w:rsidRPr="003904F6">
          <w:t xml:space="preserve"> </w:t>
        </w:r>
        <w:proofErr w:type="spellStart"/>
        <w:r w:rsidRPr="003904F6">
          <w:t>large-scale</w:t>
        </w:r>
        <w:proofErr w:type="spellEnd"/>
        <w:r w:rsidRPr="003904F6">
          <w:t xml:space="preserve">, </w:t>
        </w:r>
        <w:proofErr w:type="spellStart"/>
        <w:r w:rsidRPr="003904F6">
          <w:t>partitioned</w:t>
        </w:r>
        <w:proofErr w:type="spellEnd"/>
        <w:r w:rsidRPr="003904F6">
          <w:t xml:space="preserve"> </w:t>
        </w:r>
        <w:proofErr w:type="spellStart"/>
        <w:r w:rsidRPr="003904F6">
          <w:t>data</w:t>
        </w:r>
        <w:proofErr w:type="spellEnd"/>
        <w:r w:rsidRPr="003904F6">
          <w:t xml:space="preserve"> </w:t>
        </w:r>
        <w:proofErr w:type="spellStart"/>
        <w:r w:rsidRPr="003904F6">
          <w:t>using</w:t>
        </w:r>
        <w:proofErr w:type="spellEnd"/>
        <w:r w:rsidRPr="003904F6">
          <w:t xml:space="preserve"> </w:t>
        </w:r>
        <w:proofErr w:type="spellStart"/>
        <w:r w:rsidRPr="003904F6">
          <w:t>similar</w:t>
        </w:r>
        <w:proofErr w:type="spellEnd"/>
        <w:r w:rsidRPr="003904F6">
          <w:t xml:space="preserve"> </w:t>
        </w:r>
        <w:proofErr w:type="spellStart"/>
        <w:r w:rsidRPr="003904F6">
          <w:t>approaches</w:t>
        </w:r>
        <w:proofErr w:type="spellEnd"/>
        <w:r w:rsidRPr="003904F6">
          <w:t>.</w:t>
        </w:r>
      </w:ins>
    </w:p>
    <w:p w14:paraId="4F3C8BDB" w14:textId="77777777" w:rsidR="002E0EAC" w:rsidRPr="003904F6" w:rsidRDefault="002E0EAC" w:rsidP="002E0EAC">
      <w:pPr>
        <w:pStyle w:val="ListParagraph"/>
        <w:numPr>
          <w:ilvl w:val="1"/>
          <w:numId w:val="46"/>
        </w:numPr>
        <w:tabs>
          <w:tab w:val="clear" w:pos="576"/>
        </w:tabs>
        <w:rPr>
          <w:ins w:id="10643" w:author="Adrian Moir (amoir)" w:date="2024-11-13T13:58:00Z"/>
          <w:b/>
          <w:bCs/>
        </w:rPr>
      </w:pPr>
      <w:proofErr w:type="spellStart"/>
      <w:ins w:id="10644" w:author="Adrian Moir (amoir)" w:date="2024-11-13T13:58:00Z">
        <w:r w:rsidRPr="003904F6">
          <w:rPr>
            <w:b/>
            <w:bCs/>
          </w:rPr>
          <w:t>Summary</w:t>
        </w:r>
        <w:proofErr w:type="spellEnd"/>
      </w:ins>
    </w:p>
    <w:p w14:paraId="60CE39D5" w14:textId="77777777" w:rsidR="002E0EAC" w:rsidRPr="004852AB" w:rsidRDefault="002E0EAC">
      <w:pPr>
        <w:pStyle w:val="ListParagraph"/>
        <w:numPr>
          <w:ilvl w:val="2"/>
          <w:numId w:val="46"/>
        </w:numPr>
        <w:tabs>
          <w:tab w:val="clear" w:pos="576"/>
        </w:tabs>
        <w:pPrChange w:id="10645" w:author="Adrian Moir (amoir)" w:date="2024-11-13T14:09:00Z" w16du:dateUtc="2024-11-13T14:09:00Z">
          <w:pPr>
            <w:pStyle w:val="ListParagraph"/>
            <w:numPr>
              <w:numId w:val="9"/>
            </w:numPr>
            <w:tabs>
              <w:tab w:val="num" w:pos="926"/>
            </w:tabs>
            <w:ind w:left="926" w:hanging="360"/>
          </w:pPr>
        </w:pPrChange>
      </w:pPr>
      <w:ins w:id="10646" w:author="Adrian Moir (amoir)" w:date="2024-11-13T13:58:00Z">
        <w:r w:rsidRPr="003904F6">
          <w:t xml:space="preserve">The </w:t>
        </w:r>
        <w:proofErr w:type="spellStart"/>
        <w:r w:rsidRPr="003904F6">
          <w:t>key</w:t>
        </w:r>
        <w:proofErr w:type="spellEnd"/>
        <w:r w:rsidRPr="003904F6">
          <w:t xml:space="preserve"> </w:t>
        </w:r>
        <w:proofErr w:type="spellStart"/>
        <w:r w:rsidRPr="003904F6">
          <w:t>to</w:t>
        </w:r>
        <w:proofErr w:type="spellEnd"/>
        <w:r w:rsidRPr="003904F6">
          <w:t xml:space="preserve"> </w:t>
        </w:r>
        <w:proofErr w:type="spellStart"/>
        <w:r w:rsidRPr="003904F6">
          <w:t>storing</w:t>
        </w:r>
        <w:proofErr w:type="spellEnd"/>
        <w:r w:rsidRPr="003904F6">
          <w:t xml:space="preserve"> 15 </w:t>
        </w:r>
        <w:proofErr w:type="spellStart"/>
        <w:r w:rsidRPr="003904F6">
          <w:t>billion</w:t>
        </w:r>
        <w:proofErr w:type="spellEnd"/>
        <w:r w:rsidRPr="003904F6">
          <w:t xml:space="preserve"> </w:t>
        </w:r>
        <w:proofErr w:type="spellStart"/>
        <w:r w:rsidRPr="003904F6">
          <w:t>records</w:t>
        </w:r>
        <w:proofErr w:type="spellEnd"/>
        <w:r w:rsidRPr="003904F6">
          <w:t xml:space="preserve"> </w:t>
        </w:r>
        <w:proofErr w:type="spellStart"/>
        <w:r w:rsidRPr="003904F6">
          <w:t>using</w:t>
        </w:r>
        <w:proofErr w:type="spellEnd"/>
        <w:r w:rsidRPr="003904F6">
          <w:t xml:space="preserve"> a 21-bit </w:t>
        </w:r>
        <w:proofErr w:type="spellStart"/>
        <w:r w:rsidRPr="003904F6">
          <w:t>shift</w:t>
        </w:r>
        <w:proofErr w:type="spellEnd"/>
        <w:r w:rsidRPr="003904F6">
          <w:t xml:space="preserve"> </w:t>
        </w:r>
        <w:proofErr w:type="spellStart"/>
        <w:r w:rsidRPr="003904F6">
          <w:t>is</w:t>
        </w:r>
        <w:proofErr w:type="spellEnd"/>
        <w:r w:rsidRPr="003904F6">
          <w:t xml:space="preserve"> </w:t>
        </w:r>
        <w:proofErr w:type="spellStart"/>
        <w:r w:rsidRPr="003904F6">
          <w:t>to</w:t>
        </w:r>
        <w:proofErr w:type="spellEnd"/>
        <w:r w:rsidRPr="003904F6">
          <w:t xml:space="preserve"> </w:t>
        </w:r>
        <w:proofErr w:type="spellStart"/>
        <w:r w:rsidRPr="003904F6">
          <w:rPr>
            <w:b/>
            <w:bCs/>
          </w:rPr>
          <w:t>divide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and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distribute</w:t>
        </w:r>
        <w:proofErr w:type="spellEnd"/>
        <w:r w:rsidRPr="003904F6">
          <w:t xml:space="preserve"> </w:t>
        </w:r>
        <w:proofErr w:type="spellStart"/>
        <w:r w:rsidRPr="003904F6">
          <w:t>the</w:t>
        </w:r>
        <w:proofErr w:type="spellEnd"/>
        <w:r w:rsidRPr="003904F6">
          <w:t xml:space="preserve"> </w:t>
        </w:r>
        <w:proofErr w:type="spellStart"/>
        <w:r w:rsidRPr="003904F6">
          <w:t>data</w:t>
        </w:r>
        <w:proofErr w:type="spellEnd"/>
        <w:r w:rsidRPr="003904F6">
          <w:t xml:space="preserve"> </w:t>
        </w:r>
        <w:proofErr w:type="spellStart"/>
        <w:r w:rsidRPr="003904F6">
          <w:t>across</w:t>
        </w:r>
        <w:proofErr w:type="spellEnd"/>
        <w:r w:rsidRPr="003904F6">
          <w:t xml:space="preserve"> </w:t>
        </w:r>
        <w:proofErr w:type="spellStart"/>
        <w:r w:rsidRPr="003904F6">
          <w:rPr>
            <w:b/>
            <w:bCs/>
          </w:rPr>
          <w:t>multiple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partitions</w:t>
        </w:r>
        <w:proofErr w:type="spellEnd"/>
        <w:r w:rsidRPr="003904F6">
          <w:t xml:space="preserve">, </w:t>
        </w:r>
        <w:proofErr w:type="spellStart"/>
        <w:r w:rsidRPr="003904F6">
          <w:t>each</w:t>
        </w:r>
        <w:proofErr w:type="spellEnd"/>
        <w:r w:rsidRPr="003904F6">
          <w:t xml:space="preserve"> </w:t>
        </w:r>
        <w:proofErr w:type="spellStart"/>
        <w:r w:rsidRPr="003904F6">
          <w:t>of</w:t>
        </w:r>
        <w:proofErr w:type="spellEnd"/>
        <w:r w:rsidRPr="003904F6">
          <w:t xml:space="preserve"> </w:t>
        </w:r>
        <w:proofErr w:type="spellStart"/>
        <w:r w:rsidRPr="003904F6">
          <w:t>which</w:t>
        </w:r>
        <w:proofErr w:type="spellEnd"/>
        <w:r w:rsidRPr="003904F6">
          <w:t xml:space="preserve"> </w:t>
        </w:r>
        <w:proofErr w:type="spellStart"/>
        <w:r w:rsidRPr="003904F6">
          <w:t>is</w:t>
        </w:r>
        <w:proofErr w:type="spellEnd"/>
        <w:r w:rsidRPr="003904F6">
          <w:t xml:space="preserve"> </w:t>
        </w:r>
        <w:proofErr w:type="spellStart"/>
        <w:r w:rsidRPr="003904F6">
          <w:t>indexed</w:t>
        </w:r>
        <w:proofErr w:type="spellEnd"/>
        <w:r w:rsidRPr="003904F6">
          <w:t xml:space="preserve"> </w:t>
        </w:r>
        <w:proofErr w:type="spellStart"/>
        <w:r w:rsidRPr="003904F6">
          <w:t>using</w:t>
        </w:r>
        <w:proofErr w:type="spellEnd"/>
        <w:r w:rsidRPr="003904F6">
          <w:t xml:space="preserve"> 21 </w:t>
        </w:r>
        <w:proofErr w:type="spellStart"/>
        <w:r w:rsidRPr="003904F6">
          <w:t>bits</w:t>
        </w:r>
        <w:proofErr w:type="spellEnd"/>
        <w:r w:rsidRPr="003904F6">
          <w:t xml:space="preserve">. </w:t>
        </w:r>
        <w:proofErr w:type="spellStart"/>
        <w:r w:rsidRPr="003904F6">
          <w:t>This</w:t>
        </w:r>
        <w:proofErr w:type="spellEnd"/>
        <w:r w:rsidRPr="003904F6">
          <w:t xml:space="preserve"> </w:t>
        </w:r>
        <w:proofErr w:type="spellStart"/>
        <w:r w:rsidRPr="003904F6">
          <w:t>approach</w:t>
        </w:r>
        <w:proofErr w:type="spellEnd"/>
        <w:r w:rsidRPr="003904F6">
          <w:t xml:space="preserve"> </w:t>
        </w:r>
        <w:proofErr w:type="spellStart"/>
        <w:r w:rsidRPr="003904F6">
          <w:t>leverages</w:t>
        </w:r>
        <w:proofErr w:type="spellEnd"/>
        <w:r w:rsidRPr="003904F6">
          <w:t xml:space="preserve"> </w:t>
        </w:r>
        <w:proofErr w:type="spellStart"/>
        <w:r w:rsidRPr="003904F6">
          <w:rPr>
            <w:b/>
            <w:bCs/>
          </w:rPr>
          <w:t>partitioning</w:t>
        </w:r>
        <w:proofErr w:type="spellEnd"/>
        <w:r w:rsidRPr="003904F6">
          <w:rPr>
            <w:b/>
            <w:bCs/>
          </w:rPr>
          <w:t xml:space="preserve">, </w:t>
        </w:r>
        <w:proofErr w:type="spellStart"/>
        <w:r w:rsidRPr="003904F6">
          <w:rPr>
            <w:b/>
            <w:bCs/>
          </w:rPr>
          <w:t>hashing</w:t>
        </w:r>
        <w:proofErr w:type="spellEnd"/>
        <w:r w:rsidRPr="003904F6">
          <w:rPr>
            <w:b/>
            <w:bCs/>
          </w:rPr>
          <w:t xml:space="preserve">, </w:t>
        </w:r>
        <w:proofErr w:type="spellStart"/>
        <w:r w:rsidRPr="003904F6">
          <w:rPr>
            <w:b/>
            <w:bCs/>
          </w:rPr>
          <w:t>and</w:t>
        </w:r>
        <w:proofErr w:type="spellEnd"/>
        <w:r w:rsidRPr="003904F6">
          <w:rPr>
            <w:b/>
            <w:bCs/>
          </w:rPr>
          <w:t xml:space="preserve"> </w:t>
        </w:r>
        <w:proofErr w:type="spellStart"/>
        <w:r w:rsidRPr="003904F6">
          <w:rPr>
            <w:b/>
            <w:bCs/>
          </w:rPr>
          <w:t>indexing</w:t>
        </w:r>
        <w:proofErr w:type="spellEnd"/>
        <w:r w:rsidRPr="003904F6">
          <w:t xml:space="preserve"> </w:t>
        </w:r>
        <w:proofErr w:type="spellStart"/>
        <w:r w:rsidRPr="003904F6">
          <w:t>to</w:t>
        </w:r>
        <w:proofErr w:type="spellEnd"/>
        <w:r w:rsidRPr="003904F6">
          <w:t xml:space="preserve"> </w:t>
        </w:r>
        <w:proofErr w:type="spellStart"/>
        <w:r w:rsidRPr="003904F6">
          <w:t>efficiently</w:t>
        </w:r>
        <w:proofErr w:type="spellEnd"/>
        <w:r w:rsidRPr="003904F6">
          <w:t xml:space="preserve"> </w:t>
        </w:r>
        <w:proofErr w:type="spellStart"/>
        <w:r w:rsidRPr="003904F6">
          <w:t>manage</w:t>
        </w:r>
        <w:proofErr w:type="spellEnd"/>
        <w:r w:rsidRPr="003904F6">
          <w:t xml:space="preserve"> </w:t>
        </w:r>
        <w:proofErr w:type="spellStart"/>
        <w:r w:rsidRPr="003904F6">
          <w:t>and</w:t>
        </w:r>
        <w:proofErr w:type="spellEnd"/>
        <w:r w:rsidRPr="003904F6">
          <w:t xml:space="preserve"> </w:t>
        </w:r>
        <w:proofErr w:type="spellStart"/>
        <w:r w:rsidRPr="003904F6">
          <w:t>access</w:t>
        </w:r>
        <w:proofErr w:type="spellEnd"/>
        <w:r w:rsidRPr="003904F6">
          <w:t xml:space="preserve"> </w:t>
        </w:r>
        <w:proofErr w:type="spellStart"/>
        <w:r w:rsidRPr="003904F6">
          <w:t>such</w:t>
        </w:r>
        <w:proofErr w:type="spellEnd"/>
        <w:r w:rsidRPr="003904F6">
          <w:t xml:space="preserve"> a </w:t>
        </w:r>
        <w:proofErr w:type="spellStart"/>
        <w:r w:rsidRPr="003904F6">
          <w:t>massive</w:t>
        </w:r>
        <w:proofErr w:type="spellEnd"/>
        <w:r w:rsidRPr="003904F6">
          <w:t xml:space="preserve"> </w:t>
        </w:r>
        <w:proofErr w:type="spellStart"/>
        <w:r w:rsidRPr="003904F6">
          <w:t>number</w:t>
        </w:r>
        <w:proofErr w:type="spellEnd"/>
        <w:r w:rsidRPr="003904F6">
          <w:t xml:space="preserve"> </w:t>
        </w:r>
        <w:proofErr w:type="spellStart"/>
        <w:r w:rsidRPr="003904F6">
          <w:t>of</w:t>
        </w:r>
        <w:proofErr w:type="spellEnd"/>
        <w:r w:rsidRPr="003904F6">
          <w:t xml:space="preserve"> </w:t>
        </w:r>
        <w:proofErr w:type="spellStart"/>
        <w:r w:rsidRPr="003904F6">
          <w:t>records</w:t>
        </w:r>
        <w:proofErr w:type="spellEnd"/>
        <w:r w:rsidRPr="003904F6">
          <w:t>.</w:t>
        </w:r>
      </w:ins>
    </w:p>
    <w:p w14:paraId="50D0964F" w14:textId="00C22E91" w:rsidR="001D2C3A" w:rsidRDefault="001D2C3A" w:rsidP="001D2C3A">
      <w:pPr>
        <w:pStyle w:val="InsideCoverText"/>
      </w:pPr>
      <w:r w:rsidRPr="00FC186A">
        <w:fldChar w:fldCharType="begin"/>
      </w:r>
      <w:r w:rsidRPr="00FC186A">
        <w:instrText xml:space="preserve"> PRIVATE WWMTS HiddenTable </w:instrText>
      </w:r>
      <w:r w:rsidRPr="00FC186A">
        <w:fldChar w:fldCharType="end"/>
      </w:r>
    </w:p>
    <w:p w14:paraId="6D2345D7" w14:textId="3C300EE2" w:rsidR="001D2C3A" w:rsidRPr="00C72BA8" w:rsidRDefault="001D2C3A">
      <w:pPr>
        <w:pStyle w:val="TOC1"/>
        <w:rPr>
          <w:lang w:val="en-US"/>
        </w:rPr>
        <w:sectPr w:rsidR="001D2C3A" w:rsidRPr="00C72BA8" w:rsidSect="00C216B9">
          <w:headerReference w:type="even" r:id="rId21"/>
          <w:headerReference w:type="default" r:id="rId22"/>
          <w:footerReference w:type="default" r:id="rId23"/>
          <w:headerReference w:type="first" r:id="rId24"/>
          <w:pgSz w:w="12240" w:h="15840" w:code="9"/>
          <w:pgMar w:top="488" w:right="594" w:bottom="1440" w:left="731" w:header="1008" w:footer="144" w:gutter="0"/>
          <w:cols w:space="708"/>
          <w:titlePg/>
          <w:docGrid w:linePitch="360"/>
        </w:sectPr>
      </w:pPr>
    </w:p>
    <w:p w14:paraId="06296A5F" w14:textId="5A859ACC" w:rsidR="00A05AB4" w:rsidRPr="00A05AB4" w:rsidRDefault="00A05AB4" w:rsidP="005506C5">
      <w:pPr>
        <w:pStyle w:val="Hidden"/>
      </w:pPr>
    </w:p>
    <w:sectPr w:rsidR="00A05AB4" w:rsidRPr="00A05AB4" w:rsidSect="005506C5">
      <w:headerReference w:type="even" r:id="rId25"/>
      <w:headerReference w:type="default" r:id="rId26"/>
      <w:footerReference w:type="default" r:id="rId27"/>
      <w:headerReference w:type="first" r:id="rId28"/>
      <w:pgSz w:w="12240" w:h="15840" w:code="9"/>
      <w:pgMar w:top="1440" w:right="1440" w:bottom="1440" w:left="1440" w:header="1008" w:footer="14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11" w:author="Crispin Jewitt" w:date="2024-11-06T10:30:00Z" w:initials="CJ">
    <w:p w14:paraId="5CF9F429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>Would it make sense to switch off Cloud Compact when the orphaned data is removed? And how would I know it was removed?</w:t>
      </w:r>
    </w:p>
  </w:comment>
  <w:comment w:id="216" w:author="Crispin Jewitt" w:date="2024-11-06T10:44:00Z" w:initials="CJ">
    <w:p w14:paraId="7C18AC06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>Need to clarify that this is the un-deduplicated size, not the cloud storage space currently being reclaimed. No need to scare beyond where they are now.</w:t>
      </w:r>
    </w:p>
  </w:comment>
  <w:comment w:id="222" w:author="Crispin Jewitt" w:date="2024-11-06T10:46:00Z" w:initials="CJ">
    <w:p w14:paraId="598C5365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>Summary: someone (who?) expanded the dictionary without reference to the amount of memory in the machine. Right?</w:t>
      </w:r>
    </w:p>
  </w:comment>
  <w:comment w:id="363" w:author="Crispin Jewitt" w:date="2024-11-06T11:06:00Z" w:initials="CJ">
    <w:p w14:paraId="77683536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>This is essential for all machines? And other sites? Remove the code and describe what triggered it (which is almost there anyway)</w:t>
      </w:r>
    </w:p>
  </w:comment>
  <w:comment w:id="364" w:author="Adrian Moir (amoir)" w:date="2024-11-12T13:51:00Z" w:initials="AM">
    <w:p w14:paraId="73CE4B8E" w14:textId="77777777" w:rsidR="002E0EAC" w:rsidRDefault="002E0EAC" w:rsidP="002E0EAC">
      <w:r>
        <w:rPr>
          <w:rStyle w:val="CommentReference"/>
        </w:rPr>
        <w:annotationRef/>
      </w:r>
      <w:r>
        <w:rPr>
          <w:sz w:val="20"/>
          <w:szCs w:val="20"/>
        </w:rPr>
        <w:t>All new binaries will be added into QoreStor builds. This issue is significant for us to create a hot-fix. It would be recommended that all QoreStor instances be upgraded to the Hot fix version.</w:t>
      </w:r>
    </w:p>
  </w:comment>
  <w:comment w:id="732" w:author="Crispin Jewitt" w:date="2024-11-06T11:07:00Z" w:initials="CJ">
    <w:p w14:paraId="4C3578DA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>Who is going to pick these up and are they explicit enough?</w:t>
      </w:r>
    </w:p>
  </w:comment>
  <w:comment w:id="733" w:author="Adrian Moir (amoir)" w:date="2024-11-12T13:49:00Z" w:initials="AM">
    <w:p w14:paraId="3A6A1D2F" w14:textId="77777777" w:rsidR="002E0EAC" w:rsidRDefault="002E0EAC" w:rsidP="002E0EAC">
      <w:r>
        <w:rPr>
          <w:rStyle w:val="CommentReference"/>
        </w:rPr>
        <w:annotationRef/>
      </w:r>
      <w:r>
        <w:rPr>
          <w:sz w:val="20"/>
          <w:szCs w:val="20"/>
        </w:rPr>
        <w:t>Email can be sent to Eric and or Mitch, or the cloud wave ops team.</w:t>
      </w:r>
    </w:p>
    <w:p w14:paraId="13EE73B0" w14:textId="77777777" w:rsidR="002E0EAC" w:rsidRDefault="002E0EAC" w:rsidP="002E0EAC">
      <w:r>
        <w:rPr>
          <w:sz w:val="20"/>
          <w:szCs w:val="20"/>
        </w:rPr>
        <w:t>The list of alerts is shown in Appendix B, highlighted items are relevant to the observed issues.</w:t>
      </w:r>
    </w:p>
    <w:p w14:paraId="3DD8D1B9" w14:textId="77777777" w:rsidR="002E0EAC" w:rsidRDefault="002E0EAC" w:rsidP="002E0EAC"/>
  </w:comment>
  <w:comment w:id="1559" w:author="Crispin Jewitt" w:date="2024-11-06T11:08:00Z" w:initials="CJ">
    <w:p w14:paraId="41F2752F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>A daily, fully manual activity? And what is it being checked against?</w:t>
      </w:r>
    </w:p>
  </w:comment>
  <w:comment w:id="1560" w:author="Adrian Moir (amoir)" w:date="2024-11-12T13:46:00Z" w:initials="AM">
    <w:p w14:paraId="0D8650C9" w14:textId="77777777" w:rsidR="002E0EAC" w:rsidRDefault="002E0EAC" w:rsidP="002E0EAC">
      <w:r>
        <w:rPr>
          <w:rStyle w:val="CommentReference"/>
        </w:rPr>
        <w:annotationRef/>
      </w:r>
      <w:r>
        <w:rPr>
          <w:sz w:val="20"/>
          <w:szCs w:val="20"/>
        </w:rPr>
        <w:t>This would come in the form of an automated email alert. After an email alert based on the usage of the dictionary, a manual check can be performed and next steps taken if required.</w:t>
      </w:r>
    </w:p>
  </w:comment>
  <w:comment w:id="2556" w:author="Crispin Jewitt" w:date="2024-11-06T11:09:00Z" w:initials="CJ">
    <w:p w14:paraId="74D5F826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>Define what this is?</w:t>
      </w:r>
    </w:p>
  </w:comment>
  <w:comment w:id="2557" w:author="Adrian Moir (amoir)" w:date="2024-11-12T13:45:00Z" w:initials="AM">
    <w:p w14:paraId="4F9DAE6F" w14:textId="77777777" w:rsidR="002E0EAC" w:rsidRDefault="002E0EAC" w:rsidP="002E0EAC">
      <w:r>
        <w:rPr>
          <w:rStyle w:val="CommentReference"/>
        </w:rPr>
        <w:annotationRef/>
      </w:r>
      <w:r>
        <w:rPr>
          <w:sz w:val="20"/>
          <w:szCs w:val="20"/>
        </w:rPr>
        <w:t>Place holder for information</w:t>
      </w:r>
    </w:p>
    <w:p w14:paraId="6F39B010" w14:textId="77777777" w:rsidR="002E0EAC" w:rsidRDefault="002E0EAC" w:rsidP="002E0EAC"/>
  </w:comment>
  <w:comment w:id="2705" w:author="Crispin Jewitt" w:date="2024-11-06T11:11:00Z" w:initials="CJ">
    <w:p w14:paraId="13244A8E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 xml:space="preserve">Do Mitch or any BH people fully understand these steps? Not very clear and explicit me as a lay person. Also, what exactly is it checking for? </w:t>
      </w:r>
    </w:p>
  </w:comment>
  <w:comment w:id="2706" w:author="Adrian Moir (amoir)" w:date="2024-11-12T13:42:00Z" w:initials="AM">
    <w:p w14:paraId="724CDCE9" w14:textId="77777777" w:rsidR="002E0EAC" w:rsidRDefault="002E0EAC" w:rsidP="002E0EAC">
      <w:r>
        <w:rPr>
          <w:rStyle w:val="CommentReference"/>
        </w:rPr>
        <w:annotationRef/>
      </w:r>
      <w:r>
        <w:rPr>
          <w:sz w:val="20"/>
          <w:szCs w:val="20"/>
        </w:rPr>
        <w:t>I would probably say not, I think this need more of ‘what good looks like’ I have requested what content is returned and what ‘good looks like’ such that the cloud wave team can run the command and understand its output and relevance.</w:t>
      </w:r>
    </w:p>
  </w:comment>
  <w:comment w:id="2711" w:author="Crispin Jewitt" w:date="2024-11-06T11:18:00Z" w:initials="CJ">
    <w:p w14:paraId="09C3C0BF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>How long would this take, typically?</w:t>
      </w:r>
    </w:p>
  </w:comment>
  <w:comment w:id="2712" w:author="Adrian Moir (amoir)" w:date="2024-11-12T13:43:00Z" w:initials="AM">
    <w:p w14:paraId="35C61AA8" w14:textId="77777777" w:rsidR="002E0EAC" w:rsidRDefault="002E0EAC" w:rsidP="002E0EAC">
      <w:r>
        <w:rPr>
          <w:rStyle w:val="CommentReference"/>
        </w:rPr>
        <w:annotationRef/>
      </w:r>
      <w:r>
        <w:rPr>
          <w:sz w:val="20"/>
          <w:szCs w:val="20"/>
        </w:rPr>
        <w:t>It is dependent on the amount of data and capability of the machine - it’s too variable to quantify.</w:t>
      </w:r>
    </w:p>
  </w:comment>
  <w:comment w:id="2713" w:author="Crispin Jewitt" w:date="2024-11-06T11:19:00Z" w:initials="CJ">
    <w:p w14:paraId="0BF96C83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>Could steps 3-8 be scripted?</w:t>
      </w:r>
    </w:p>
  </w:comment>
  <w:comment w:id="2714" w:author="Adrian Moir (amoir)" w:date="2024-11-12T13:44:00Z" w:initials="AM">
    <w:p w14:paraId="7AC48A05" w14:textId="77777777" w:rsidR="002E0EAC" w:rsidRDefault="002E0EAC" w:rsidP="002E0EAC">
      <w:r>
        <w:rPr>
          <w:rStyle w:val="CommentReference"/>
        </w:rPr>
        <w:annotationRef/>
      </w:r>
      <w:r>
        <w:rPr>
          <w:sz w:val="20"/>
          <w:szCs w:val="20"/>
        </w:rPr>
        <w:t>Potentially yes, I see no reason that they could not</w:t>
      </w:r>
    </w:p>
  </w:comment>
  <w:comment w:id="2716" w:author="Crispin Jewitt" w:date="2024-11-06T11:19:00Z" w:initials="CJ">
    <w:p w14:paraId="60EFD701" w14:textId="77777777" w:rsidR="002E0EAC" w:rsidRDefault="002E0EAC" w:rsidP="002E0EAC">
      <w:pPr>
        <w:pStyle w:val="CommentText"/>
      </w:pPr>
      <w:r>
        <w:rPr>
          <w:rStyle w:val="CommentReference"/>
        </w:rPr>
        <w:annotationRef/>
      </w:r>
      <w:r>
        <w:t>Again how long would this take, typically?</w:t>
      </w:r>
    </w:p>
  </w:comment>
  <w:comment w:id="2717" w:author="Adrian Moir (amoir)" w:date="2024-11-12T13:44:00Z" w:initials="AM">
    <w:p w14:paraId="6C181E7F" w14:textId="77777777" w:rsidR="002E0EAC" w:rsidRDefault="002E0EAC" w:rsidP="002E0EAC">
      <w:r>
        <w:rPr>
          <w:rStyle w:val="CommentReference"/>
        </w:rPr>
        <w:annotationRef/>
      </w:r>
      <w:r>
        <w:rPr>
          <w:sz w:val="20"/>
          <w:szCs w:val="20"/>
        </w:rPr>
        <w:t>It is dependent on the amount of data and capability of the machine - it’s too variable to quantify.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CF9F429" w15:done="0"/>
  <w15:commentEx w15:paraId="7C18AC06" w15:done="0"/>
  <w15:commentEx w15:paraId="598C5365" w15:done="0"/>
  <w15:commentEx w15:paraId="77683536" w15:done="0"/>
  <w15:commentEx w15:paraId="73CE4B8E" w15:paraIdParent="77683536" w15:done="0"/>
  <w15:commentEx w15:paraId="4C3578DA" w15:done="0"/>
  <w15:commentEx w15:paraId="3DD8D1B9" w15:paraIdParent="4C3578DA" w15:done="0"/>
  <w15:commentEx w15:paraId="41F2752F" w15:done="0"/>
  <w15:commentEx w15:paraId="0D8650C9" w15:paraIdParent="41F2752F" w15:done="0"/>
  <w15:commentEx w15:paraId="74D5F826" w15:done="0"/>
  <w15:commentEx w15:paraId="6F39B010" w15:paraIdParent="74D5F826" w15:done="0"/>
  <w15:commentEx w15:paraId="13244A8E" w15:done="0"/>
  <w15:commentEx w15:paraId="724CDCE9" w15:paraIdParent="13244A8E" w15:done="0"/>
  <w15:commentEx w15:paraId="09C3C0BF" w15:done="0"/>
  <w15:commentEx w15:paraId="35C61AA8" w15:paraIdParent="09C3C0BF" w15:done="0"/>
  <w15:commentEx w15:paraId="0BF96C83" w15:done="0"/>
  <w15:commentEx w15:paraId="7AC48A05" w15:paraIdParent="0BF96C83" w15:done="0"/>
  <w15:commentEx w15:paraId="60EFD701" w15:done="0"/>
  <w15:commentEx w15:paraId="6C181E7F" w15:paraIdParent="60EFD70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2E8D6D1" w16cex:dateUtc="2024-11-06T10:30:00Z"/>
  <w16cex:commentExtensible w16cex:durableId="39E9F08F" w16cex:dateUtc="2024-11-06T10:44:00Z"/>
  <w16cex:commentExtensible w16cex:durableId="4E71E4A1" w16cex:dateUtc="2024-11-06T10:46:00Z"/>
  <w16cex:commentExtensible w16cex:durableId="6300C26E" w16cex:dateUtc="2024-11-06T11:06:00Z"/>
  <w16cex:commentExtensible w16cex:durableId="4CED3F0C" w16cex:dateUtc="2024-11-12T13:51:00Z"/>
  <w16cex:commentExtensible w16cex:durableId="026BD432" w16cex:dateUtc="2024-11-06T11:07:00Z"/>
  <w16cex:commentExtensible w16cex:durableId="31B94848" w16cex:dateUtc="2024-11-12T13:49:00Z"/>
  <w16cex:commentExtensible w16cex:durableId="46FE77DD" w16cex:dateUtc="2024-11-06T11:08:00Z"/>
  <w16cex:commentExtensible w16cex:durableId="469ACCDC" w16cex:dateUtc="2024-11-12T13:46:00Z"/>
  <w16cex:commentExtensible w16cex:durableId="5D02AD5D" w16cex:dateUtc="2024-11-06T11:09:00Z"/>
  <w16cex:commentExtensible w16cex:durableId="1C0A153B" w16cex:dateUtc="2024-11-12T13:45:00Z"/>
  <w16cex:commentExtensible w16cex:durableId="451FC0FF" w16cex:dateUtc="2024-11-06T11:11:00Z"/>
  <w16cex:commentExtensible w16cex:durableId="09600A5C" w16cex:dateUtc="2024-11-12T13:42:00Z"/>
  <w16cex:commentExtensible w16cex:durableId="778ED592" w16cex:dateUtc="2024-11-06T11:18:00Z"/>
  <w16cex:commentExtensible w16cex:durableId="71A7413B" w16cex:dateUtc="2024-11-12T13:43:00Z"/>
  <w16cex:commentExtensible w16cex:durableId="701B2FC7" w16cex:dateUtc="2024-11-06T11:19:00Z"/>
  <w16cex:commentExtensible w16cex:durableId="15AF3D7D" w16cex:dateUtc="2024-11-12T13:44:00Z"/>
  <w16cex:commentExtensible w16cex:durableId="266787DB" w16cex:dateUtc="2024-11-06T11:19:00Z"/>
  <w16cex:commentExtensible w16cex:durableId="35DE9885" w16cex:dateUtc="2024-11-12T13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CF9F429" w16cid:durableId="62E8D6D1"/>
  <w16cid:commentId w16cid:paraId="7C18AC06" w16cid:durableId="39E9F08F"/>
  <w16cid:commentId w16cid:paraId="598C5365" w16cid:durableId="4E71E4A1"/>
  <w16cid:commentId w16cid:paraId="77683536" w16cid:durableId="6300C26E"/>
  <w16cid:commentId w16cid:paraId="73CE4B8E" w16cid:durableId="4CED3F0C"/>
  <w16cid:commentId w16cid:paraId="4C3578DA" w16cid:durableId="026BD432"/>
  <w16cid:commentId w16cid:paraId="3DD8D1B9" w16cid:durableId="31B94848"/>
  <w16cid:commentId w16cid:paraId="41F2752F" w16cid:durableId="46FE77DD"/>
  <w16cid:commentId w16cid:paraId="0D8650C9" w16cid:durableId="469ACCDC"/>
  <w16cid:commentId w16cid:paraId="74D5F826" w16cid:durableId="5D02AD5D"/>
  <w16cid:commentId w16cid:paraId="6F39B010" w16cid:durableId="1C0A153B"/>
  <w16cid:commentId w16cid:paraId="13244A8E" w16cid:durableId="451FC0FF"/>
  <w16cid:commentId w16cid:paraId="724CDCE9" w16cid:durableId="09600A5C"/>
  <w16cid:commentId w16cid:paraId="09C3C0BF" w16cid:durableId="778ED592"/>
  <w16cid:commentId w16cid:paraId="35C61AA8" w16cid:durableId="71A7413B"/>
  <w16cid:commentId w16cid:paraId="0BF96C83" w16cid:durableId="701B2FC7"/>
  <w16cid:commentId w16cid:paraId="7AC48A05" w16cid:durableId="15AF3D7D"/>
  <w16cid:commentId w16cid:paraId="60EFD701" w16cid:durableId="266787DB"/>
  <w16cid:commentId w16cid:paraId="6C181E7F" w16cid:durableId="35DE988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D7125A" w14:textId="77777777" w:rsidR="00901785" w:rsidRDefault="00901785" w:rsidP="00CF4C83">
      <w:r>
        <w:separator/>
      </w:r>
    </w:p>
    <w:p w14:paraId="03E7C304" w14:textId="77777777" w:rsidR="00901785" w:rsidRDefault="00901785"/>
  </w:endnote>
  <w:endnote w:type="continuationSeparator" w:id="0">
    <w:p w14:paraId="12810486" w14:textId="77777777" w:rsidR="00901785" w:rsidRDefault="00901785" w:rsidP="00CF4C83">
      <w:r>
        <w:continuationSeparator/>
      </w:r>
    </w:p>
    <w:p w14:paraId="7A973675" w14:textId="77777777" w:rsidR="00901785" w:rsidRDefault="0090178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MS-Bold">
    <w:altName w:val="Times New Roman"/>
    <w:panose1 w:val="020B0703020202020204"/>
    <w:charset w:val="00"/>
    <w:family w:val="swiss"/>
    <w:pitch w:val="variable"/>
    <w:sig w:usb0="00000287" w:usb1="00000000" w:usb2="00000000" w:usb3="00000000" w:csb0="0000009F" w:csb1="00000000"/>
  </w:font>
  <w:font w:name="TrebuchetMS">
    <w:altName w:val="Times New Roman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roxima Nova Light">
    <w:panose1 w:val="020B0604020202020204"/>
    <w:charset w:val="00"/>
    <w:family w:val="auto"/>
    <w:notTrueType/>
    <w:pitch w:val="variable"/>
    <w:sig w:usb0="20000287" w:usb1="00000001" w:usb2="00000000" w:usb3="00000000" w:csb0="0000019F" w:csb1="00000000"/>
  </w:font>
  <w:font w:name="Proxima Nova">
    <w:panose1 w:val="020B0604020202020204"/>
    <w:charset w:val="00"/>
    <w:family w:val="auto"/>
    <w:pitch w:val="variable"/>
    <w:sig w:usb0="20000287" w:usb1="00000001" w:usb2="0000000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5807070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7354D9D" w14:textId="4D757BD0" w:rsidR="00BC4238" w:rsidRDefault="00BC4238" w:rsidP="007E149F">
        <w:pPr>
          <w:pStyle w:val="Footer"/>
          <w:framePr w:wrap="none" w:vAnchor="text" w:hAnchor="margin" w:xAlign="right" w:y="1"/>
          <w:rPr>
            <w:rStyle w:val="PageNumber"/>
            <w:color w:val="auto"/>
            <w:sz w:val="18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4D2D6C4" w14:textId="77777777" w:rsidR="00BC4238" w:rsidRDefault="00BC4238" w:rsidP="007E149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  <w:color w:val="00556C" w:themeColor="text2"/>
      </w:rPr>
      <w:id w:val="-21400969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ACF939" w14:textId="2304987F" w:rsidR="00BC4238" w:rsidRPr="007E149F" w:rsidRDefault="00BC4238" w:rsidP="007E149F">
        <w:pPr>
          <w:pStyle w:val="Footer"/>
          <w:framePr w:wrap="none" w:vAnchor="text" w:hAnchor="margin" w:xAlign="right" w:y="1"/>
          <w:rPr>
            <w:rStyle w:val="PageNumber"/>
            <w:color w:val="00556C" w:themeColor="text2"/>
          </w:rPr>
        </w:pPr>
        <w:r w:rsidRPr="007E149F">
          <w:rPr>
            <w:rStyle w:val="PageNumber"/>
            <w:color w:val="00556C" w:themeColor="text2"/>
          </w:rPr>
          <w:fldChar w:fldCharType="begin"/>
        </w:r>
        <w:r w:rsidRPr="007E149F">
          <w:rPr>
            <w:rStyle w:val="PageNumber"/>
            <w:color w:val="00556C" w:themeColor="text2"/>
          </w:rPr>
          <w:instrText xml:space="preserve"> PAGE </w:instrText>
        </w:r>
        <w:r w:rsidRPr="007E149F">
          <w:rPr>
            <w:rStyle w:val="PageNumber"/>
            <w:color w:val="00556C" w:themeColor="text2"/>
          </w:rPr>
          <w:fldChar w:fldCharType="separate"/>
        </w:r>
        <w:r w:rsidRPr="007E149F">
          <w:rPr>
            <w:rStyle w:val="PageNumber"/>
            <w:noProof/>
            <w:color w:val="00556C" w:themeColor="text2"/>
          </w:rPr>
          <w:t>2</w:t>
        </w:r>
        <w:r w:rsidRPr="007E149F">
          <w:rPr>
            <w:rStyle w:val="PageNumber"/>
            <w:color w:val="00556C" w:themeColor="text2"/>
          </w:rPr>
          <w:fldChar w:fldCharType="end"/>
        </w:r>
      </w:p>
    </w:sdtContent>
  </w:sdt>
  <w:tbl>
    <w:tblPr>
      <w:tblW w:w="9749" w:type="dxa"/>
      <w:tblBorders>
        <w:right w:val="single" w:sz="8" w:space="0" w:color="FFFFFF" w:themeColor="background1"/>
        <w:insideV w:val="single" w:sz="8" w:space="0" w:color="FB4F14"/>
      </w:tblBorders>
      <w:tblLook w:val="0680" w:firstRow="0" w:lastRow="0" w:firstColumn="1" w:lastColumn="0" w:noHBand="1" w:noVBand="1"/>
    </w:tblPr>
    <w:tblGrid>
      <w:gridCol w:w="9167"/>
      <w:gridCol w:w="582"/>
    </w:tblGrid>
    <w:tr w:rsidR="002D42AA" w:rsidRPr="00AA4FEE" w14:paraId="4E90504C" w14:textId="77777777" w:rsidTr="007E149F">
      <w:trPr>
        <w:trHeight w:val="151"/>
      </w:trPr>
      <w:tc>
        <w:tcPr>
          <w:tcW w:w="9167" w:type="dxa"/>
          <w:tcBorders>
            <w:right w:val="nil"/>
          </w:tcBorders>
          <w:shd w:val="clear" w:color="auto" w:fill="auto"/>
        </w:tcPr>
        <w:p w14:paraId="535E2797" w14:textId="69FB3C81" w:rsidR="002D42AA" w:rsidRPr="00AA4FEE" w:rsidRDefault="002D42AA" w:rsidP="007E149F">
          <w:pPr>
            <w:pStyle w:val="Footer"/>
            <w:ind w:right="360"/>
            <w:rPr>
              <w:szCs w:val="16"/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85888" behindDoc="0" locked="0" layoutInCell="1" allowOverlap="1" wp14:anchorId="11655565" wp14:editId="5E1F8971">
                <wp:simplePos x="0" y="0"/>
                <wp:positionH relativeFrom="column">
                  <wp:posOffset>-52251</wp:posOffset>
                </wp:positionH>
                <wp:positionV relativeFrom="paragraph">
                  <wp:posOffset>-104775</wp:posOffset>
                </wp:positionV>
                <wp:extent cx="791845" cy="212725"/>
                <wp:effectExtent l="0" t="0" r="0" b="3175"/>
                <wp:wrapNone/>
                <wp:docPr id="2068113469" name="Picture 20681134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Quest-R-Orange-RGB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1845" cy="212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C4238">
            <w:rPr>
              <w:szCs w:val="16"/>
              <w:lang w:val="en-US"/>
            </w:rPr>
            <w:t>quest.com | confidential</w:t>
          </w:r>
        </w:p>
      </w:tc>
      <w:tc>
        <w:tcPr>
          <w:tcW w:w="582" w:type="dxa"/>
          <w:tcBorders>
            <w:left w:val="nil"/>
            <w:right w:val="nil"/>
          </w:tcBorders>
          <w:shd w:val="clear" w:color="auto" w:fill="auto"/>
        </w:tcPr>
        <w:p w14:paraId="5E21B7AD" w14:textId="664D00B2" w:rsidR="002D42AA" w:rsidRPr="007E149F" w:rsidRDefault="002D42AA" w:rsidP="007E149F">
          <w:pPr>
            <w:pStyle w:val="Footer"/>
            <w:jc w:val="left"/>
            <w:rPr>
              <w:b/>
              <w:lang w:val="en-US"/>
            </w:rPr>
          </w:pPr>
        </w:p>
      </w:tc>
    </w:tr>
    <w:tr w:rsidR="002D42AA" w:rsidRPr="00AA4FEE" w14:paraId="3BD923CF" w14:textId="77777777" w:rsidTr="007E149F">
      <w:trPr>
        <w:gridAfter w:val="1"/>
        <w:wAfter w:w="582" w:type="dxa"/>
        <w:trHeight w:val="224"/>
      </w:trPr>
      <w:tc>
        <w:tcPr>
          <w:tcW w:w="9167" w:type="dxa"/>
          <w:shd w:val="clear" w:color="auto" w:fill="auto"/>
        </w:tcPr>
        <w:p w14:paraId="7624E238" w14:textId="332092B8" w:rsidR="002D42AA" w:rsidRPr="00AA4FEE" w:rsidRDefault="002D42AA" w:rsidP="007E149F">
          <w:pPr>
            <w:pStyle w:val="Footer"/>
            <w:tabs>
              <w:tab w:val="clear" w:pos="4677"/>
            </w:tabs>
            <w:jc w:val="left"/>
            <w:rPr>
              <w:szCs w:val="16"/>
              <w:lang w:val="en-US"/>
            </w:rPr>
          </w:pPr>
        </w:p>
      </w:tc>
    </w:tr>
  </w:tbl>
  <w:p w14:paraId="6DA3F1B1" w14:textId="0E36F918" w:rsidR="002D42AA" w:rsidRPr="001D2C3A" w:rsidRDefault="002D42AA" w:rsidP="007E149F">
    <w:pPr>
      <w:tabs>
        <w:tab w:val="right" w:pos="9360"/>
      </w:tabs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F8AB0" w14:textId="4B1B8FA4" w:rsidR="002D42AA" w:rsidRPr="00124EA8" w:rsidRDefault="002D42AA" w:rsidP="00FA07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EEB3B6" w14:textId="77777777" w:rsidR="00901785" w:rsidRDefault="00901785" w:rsidP="00CF4C83">
      <w:r>
        <w:separator/>
      </w:r>
    </w:p>
    <w:p w14:paraId="5F710550" w14:textId="77777777" w:rsidR="00901785" w:rsidRDefault="00901785"/>
  </w:footnote>
  <w:footnote w:type="continuationSeparator" w:id="0">
    <w:p w14:paraId="318D8192" w14:textId="77777777" w:rsidR="00901785" w:rsidRDefault="00901785" w:rsidP="00CF4C83">
      <w:r>
        <w:continuationSeparator/>
      </w:r>
    </w:p>
    <w:p w14:paraId="1CB07D48" w14:textId="77777777" w:rsidR="00901785" w:rsidRDefault="0090178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931CA" w14:textId="77777777" w:rsidR="002D42AA" w:rsidRDefault="001B4672">
    <w:pPr>
      <w:pStyle w:val="Header"/>
    </w:pPr>
    <w:r>
      <w:rPr>
        <w:noProof/>
        <w:lang w:val="en-US"/>
      </w:rPr>
    </w:r>
    <w:r w:rsidR="001B4672">
      <w:rPr>
        <w:noProof/>
        <w:lang w:val="en-US"/>
      </w:rPr>
      <w:pict w14:anchorId="55F0B4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9264797" o:spid="_x0000_s1027" type="#_x0000_t75" alt="Q_cover_Background2" style="position:absolute;margin-left:0;margin-top:0;width:595.45pt;height:842.1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Q_cover_Background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D3ED4" w14:textId="20A9CAAD" w:rsidR="002D42AA" w:rsidRPr="004D0791" w:rsidRDefault="002D42AA" w:rsidP="004D07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680C11" w14:textId="33441789" w:rsidR="002D42AA" w:rsidRDefault="003C158C" w:rsidP="007834EA">
    <w:pPr>
      <w:pStyle w:val="Header"/>
    </w:pPr>
    <w:r>
      <w:rPr>
        <w:noProof/>
        <w:lang w:val="en-US"/>
      </w:rPr>
      <w:drawing>
        <wp:anchor distT="0" distB="0" distL="114300" distR="114300" simplePos="0" relativeHeight="251657215" behindDoc="1" locked="0" layoutInCell="1" allowOverlap="1" wp14:anchorId="028E1AB8" wp14:editId="60E805B7">
          <wp:simplePos x="0" y="0"/>
          <wp:positionH relativeFrom="column">
            <wp:posOffset>-370840</wp:posOffset>
          </wp:positionH>
          <wp:positionV relativeFrom="paragraph">
            <wp:posOffset>-656590</wp:posOffset>
          </wp:positionV>
          <wp:extent cx="7784465" cy="10081895"/>
          <wp:effectExtent l="0" t="0" r="635" b="1905"/>
          <wp:wrapNone/>
          <wp:docPr id="98" name="Picture 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Word-doc-2020-cover-US-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4465" cy="10081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D42AA">
      <w:rPr>
        <w:noProof/>
        <w:lang w:val="en-US"/>
      </w:rPr>
      <w:drawing>
        <wp:anchor distT="0" distB="0" distL="114300" distR="114300" simplePos="0" relativeHeight="251694080" behindDoc="1" locked="0" layoutInCell="1" allowOverlap="1" wp14:anchorId="2EC881BC" wp14:editId="05835E39">
          <wp:simplePos x="0" y="0"/>
          <wp:positionH relativeFrom="column">
            <wp:posOffset>285912</wp:posOffset>
          </wp:positionH>
          <wp:positionV relativeFrom="paragraph">
            <wp:posOffset>31547</wp:posOffset>
          </wp:positionV>
          <wp:extent cx="2514600" cy="955548"/>
          <wp:effectExtent l="0" t="0" r="0" b="0"/>
          <wp:wrapNone/>
          <wp:docPr id="97" name="Picture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Quest-R-White-RGB-Tag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555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C39438" w14:textId="77777777" w:rsidR="002D42AA" w:rsidRDefault="001B4672">
    <w:pPr>
      <w:pStyle w:val="Header"/>
    </w:pPr>
    <w:r>
      <w:rPr>
        <w:noProof/>
        <w:lang w:val="en-US"/>
      </w:rPr>
    </w:r>
    <w:r w:rsidR="001B4672">
      <w:rPr>
        <w:noProof/>
        <w:lang w:val="en-US"/>
      </w:rPr>
      <w:pict w14:anchorId="5DD10F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9264803" o:spid="_x0000_s1026" type="#_x0000_t75" alt="Q_cover_Background2" style="position:absolute;margin-left:0;margin-top:0;width:595.45pt;height:842.15pt;z-index:-25165107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Q_cover_Background2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F95C4" w14:textId="77777777" w:rsidR="002D42AA" w:rsidRPr="009B6709" w:rsidRDefault="002D42AA" w:rsidP="009B6709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80E83" w14:textId="03A95F76" w:rsidR="002D42AA" w:rsidRDefault="002D42AA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B45CB" w14:textId="77777777" w:rsidR="002D42AA" w:rsidRDefault="001B4672">
    <w:pPr>
      <w:pStyle w:val="Header"/>
    </w:pPr>
    <w:r>
      <w:rPr>
        <w:noProof/>
        <w:lang w:val="en-US"/>
      </w:rPr>
    </w:r>
    <w:r w:rsidR="001B4672">
      <w:rPr>
        <w:noProof/>
        <w:lang w:val="en-US"/>
      </w:rPr>
      <w:pict w14:anchorId="5B72C0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9264800" o:spid="_x0000_s1025" type="#_x0000_t75" alt="Q_cover_Background2" style="position:absolute;margin-left:0;margin-top:0;width:595.45pt;height:842.15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Q_cover_Background2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66958B" w14:textId="1BCDF1D1" w:rsidR="002D42AA" w:rsidRDefault="003C158C">
    <w:pPr>
      <w:pStyle w:val="Header"/>
    </w:pPr>
    <w:r>
      <w:rPr>
        <w:noProof/>
        <w:lang w:val="en-US"/>
      </w:rPr>
      <w:drawing>
        <wp:anchor distT="0" distB="0" distL="114300" distR="114300" simplePos="0" relativeHeight="251703296" behindDoc="1" locked="0" layoutInCell="1" allowOverlap="1" wp14:anchorId="2BCEBC43" wp14:editId="2E02D0FB">
          <wp:simplePos x="0" y="0"/>
          <wp:positionH relativeFrom="column">
            <wp:posOffset>-919480</wp:posOffset>
          </wp:positionH>
          <wp:positionV relativeFrom="paragraph">
            <wp:posOffset>-640080</wp:posOffset>
          </wp:positionV>
          <wp:extent cx="7784465" cy="10081895"/>
          <wp:effectExtent l="0" t="0" r="635" b="1905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Word-doc-2020--back-cover-US-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4465" cy="10081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86E93">
      <w:rPr>
        <w:noProof/>
        <w:lang w:val="en-US"/>
      </w:rPr>
      <w:drawing>
        <wp:anchor distT="0" distB="0" distL="114300" distR="114300" simplePos="0" relativeHeight="251705344" behindDoc="1" locked="0" layoutInCell="1" allowOverlap="1" wp14:anchorId="6E8C9406" wp14:editId="0C1E93E0">
          <wp:simplePos x="0" y="0"/>
          <wp:positionH relativeFrom="column">
            <wp:posOffset>1576772</wp:posOffset>
          </wp:positionH>
          <wp:positionV relativeFrom="paragraph">
            <wp:posOffset>3326765</wp:posOffset>
          </wp:positionV>
          <wp:extent cx="2514600" cy="955548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Quest-R-White-RGB-Tag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4600" cy="9555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FC461C" w14:textId="46A25119" w:rsidR="002D42AA" w:rsidRPr="009B6709" w:rsidRDefault="002D42AA" w:rsidP="009B67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26F4E2F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7EC821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B54BA6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928B1C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C61D7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48FDA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D06705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552DE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085EA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BCCEE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9F22E9"/>
    <w:multiLevelType w:val="hybridMultilevel"/>
    <w:tmpl w:val="FA063B92"/>
    <w:lvl w:ilvl="0" w:tplc="BB32F3FE">
      <w:start w:val="1"/>
      <w:numFmt w:val="decimal"/>
      <w:pStyle w:val="CS11CellStepNum"/>
      <w:lvlText w:val="%1."/>
      <w:lvlJc w:val="left"/>
      <w:pPr>
        <w:ind w:left="630" w:hanging="360"/>
      </w:pPr>
    </w:lvl>
    <w:lvl w:ilvl="1" w:tplc="04190019" w:tentative="1">
      <w:start w:val="1"/>
      <w:numFmt w:val="lowerLetter"/>
      <w:lvlText w:val="%2."/>
      <w:lvlJc w:val="left"/>
      <w:pPr>
        <w:ind w:left="1350" w:hanging="360"/>
      </w:pPr>
    </w:lvl>
    <w:lvl w:ilvl="2" w:tplc="0419001B" w:tentative="1">
      <w:start w:val="1"/>
      <w:numFmt w:val="lowerRoman"/>
      <w:lvlText w:val="%3."/>
      <w:lvlJc w:val="right"/>
      <w:pPr>
        <w:ind w:left="2070" w:hanging="180"/>
      </w:pPr>
    </w:lvl>
    <w:lvl w:ilvl="3" w:tplc="0419000F" w:tentative="1">
      <w:start w:val="1"/>
      <w:numFmt w:val="decimal"/>
      <w:lvlText w:val="%4."/>
      <w:lvlJc w:val="left"/>
      <w:pPr>
        <w:ind w:left="2790" w:hanging="360"/>
      </w:pPr>
    </w:lvl>
    <w:lvl w:ilvl="4" w:tplc="04190019" w:tentative="1">
      <w:start w:val="1"/>
      <w:numFmt w:val="lowerLetter"/>
      <w:lvlText w:val="%5."/>
      <w:lvlJc w:val="left"/>
      <w:pPr>
        <w:ind w:left="3510" w:hanging="360"/>
      </w:pPr>
    </w:lvl>
    <w:lvl w:ilvl="5" w:tplc="0419001B" w:tentative="1">
      <w:start w:val="1"/>
      <w:numFmt w:val="lowerRoman"/>
      <w:lvlText w:val="%6."/>
      <w:lvlJc w:val="right"/>
      <w:pPr>
        <w:ind w:left="4230" w:hanging="180"/>
      </w:pPr>
    </w:lvl>
    <w:lvl w:ilvl="6" w:tplc="0419000F" w:tentative="1">
      <w:start w:val="1"/>
      <w:numFmt w:val="decimal"/>
      <w:lvlText w:val="%7."/>
      <w:lvlJc w:val="left"/>
      <w:pPr>
        <w:ind w:left="4950" w:hanging="360"/>
      </w:pPr>
    </w:lvl>
    <w:lvl w:ilvl="7" w:tplc="04190019" w:tentative="1">
      <w:start w:val="1"/>
      <w:numFmt w:val="lowerLetter"/>
      <w:lvlText w:val="%8."/>
      <w:lvlJc w:val="left"/>
      <w:pPr>
        <w:ind w:left="5670" w:hanging="360"/>
      </w:pPr>
    </w:lvl>
    <w:lvl w:ilvl="8" w:tplc="041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0F5D23BA"/>
    <w:multiLevelType w:val="hybridMultilevel"/>
    <w:tmpl w:val="AFFC04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737428"/>
    <w:multiLevelType w:val="hybridMultilevel"/>
    <w:tmpl w:val="BDE20B44"/>
    <w:lvl w:ilvl="0" w:tplc="98244CCA">
      <w:start w:val="1"/>
      <w:numFmt w:val="lowerLetter"/>
      <w:lvlText w:val="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0FD81599"/>
    <w:multiLevelType w:val="hybridMultilevel"/>
    <w:tmpl w:val="64DEF034"/>
    <w:lvl w:ilvl="0" w:tplc="264EE49C">
      <w:start w:val="1"/>
      <w:numFmt w:val="bullet"/>
      <w:lvlText w:val="□"/>
      <w:lvlJc w:val="left"/>
      <w:pPr>
        <w:ind w:left="1740" w:hanging="360"/>
      </w:pPr>
      <w:rPr>
        <w:rFonts w:ascii="Arial" w:hAnsi="Aria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125914D5"/>
    <w:multiLevelType w:val="multilevel"/>
    <w:tmpl w:val="061CBBBA"/>
    <w:lvl w:ilvl="0">
      <w:start w:val="1"/>
      <w:numFmt w:val="bullet"/>
      <w:lvlText w:val="»"/>
      <w:lvlJc w:val="left"/>
      <w:pPr>
        <w:ind w:left="2310" w:hanging="360"/>
      </w:pPr>
      <w:rPr>
        <w:rFonts w:ascii="Arial" w:hAnsi="Arial" w:hint="default"/>
        <w:b/>
        <w:i w:val="0"/>
        <w:color w:val="389CA1" w:themeColor="accent4"/>
        <w:sz w:val="20"/>
      </w:rPr>
    </w:lvl>
    <w:lvl w:ilvl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15" w15:restartNumberingAfterBreak="0">
    <w:nsid w:val="155D5012"/>
    <w:multiLevelType w:val="hybridMultilevel"/>
    <w:tmpl w:val="F39AE83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D51650B"/>
    <w:multiLevelType w:val="hybridMultilevel"/>
    <w:tmpl w:val="6A1407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A81CCD"/>
    <w:multiLevelType w:val="hybridMultilevel"/>
    <w:tmpl w:val="152A3B4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489586D"/>
    <w:multiLevelType w:val="multilevel"/>
    <w:tmpl w:val="0050546E"/>
    <w:styleLink w:val="DSGnumberedlist-startingatfirstindentlevel"/>
    <w:lvl w:ilvl="0">
      <w:start w:val="1"/>
      <w:numFmt w:val="decimal"/>
      <w:pStyle w:val="S1NStepNumIndent1"/>
      <w:lvlText w:val="%1"/>
      <w:lvlJc w:val="left"/>
      <w:pPr>
        <w:tabs>
          <w:tab w:val="num" w:pos="576"/>
        </w:tabs>
        <w:ind w:left="576" w:hanging="288"/>
      </w:pPr>
      <w:rPr>
        <w:rFonts w:ascii="Trebuchet MS" w:hAnsi="Trebuchet MS" w:hint="default"/>
        <w:sz w:val="18"/>
      </w:rPr>
    </w:lvl>
    <w:lvl w:ilvl="1">
      <w:start w:val="1"/>
      <w:numFmt w:val="lowerLetter"/>
      <w:pStyle w:val="S2AStepAlphaIndent2"/>
      <w:lvlText w:val="%2"/>
      <w:lvlJc w:val="left"/>
      <w:pPr>
        <w:tabs>
          <w:tab w:val="num" w:pos="1152"/>
        </w:tabs>
        <w:ind w:left="1152" w:hanging="288"/>
      </w:pPr>
      <w:rPr>
        <w:rFonts w:ascii="Trebuchet MS" w:hAnsi="Trebuchet MS" w:hint="default"/>
        <w:sz w:val="18"/>
      </w:rPr>
    </w:lvl>
    <w:lvl w:ilvl="2">
      <w:start w:val="1"/>
      <w:numFmt w:val="lowerRoman"/>
      <w:lvlText w:val="%3."/>
      <w:lvlJc w:val="right"/>
      <w:pPr>
        <w:tabs>
          <w:tab w:val="num" w:pos="1728"/>
        </w:tabs>
        <w:ind w:left="1728" w:hanging="288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288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456"/>
        </w:tabs>
        <w:ind w:left="3456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032"/>
        </w:tabs>
        <w:ind w:left="403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608"/>
        </w:tabs>
        <w:ind w:left="4608" w:hanging="288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184"/>
        </w:tabs>
        <w:ind w:left="5184" w:hanging="288"/>
      </w:pPr>
      <w:rPr>
        <w:rFonts w:hint="default"/>
      </w:rPr>
    </w:lvl>
  </w:abstractNum>
  <w:abstractNum w:abstractNumId="19" w15:restartNumberingAfterBreak="0">
    <w:nsid w:val="26177E5B"/>
    <w:multiLevelType w:val="multilevel"/>
    <w:tmpl w:val="1F06B52C"/>
    <w:lvl w:ilvl="0">
      <w:start w:val="1"/>
      <w:numFmt w:val="bullet"/>
      <w:lvlText w:val="–"/>
      <w:lvlJc w:val="left"/>
      <w:pPr>
        <w:ind w:left="1740" w:hanging="360"/>
      </w:pPr>
      <w:rPr>
        <w:rFonts w:ascii="Arial Black" w:hAnsi="Arial Black" w:hint="default"/>
        <w:color w:val="FB4F14" w:themeColor="accent1"/>
        <w:sz w:val="20"/>
      </w:rPr>
    </w:lvl>
    <w:lvl w:ilvl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20" w15:restartNumberingAfterBreak="0">
    <w:nsid w:val="26250FE5"/>
    <w:multiLevelType w:val="hybridMultilevel"/>
    <w:tmpl w:val="DEC6E094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283A71F1"/>
    <w:multiLevelType w:val="hybridMultilevel"/>
    <w:tmpl w:val="7BCA7818"/>
    <w:lvl w:ilvl="0" w:tplc="0022919E">
      <w:start w:val="1"/>
      <w:numFmt w:val="bullet"/>
      <w:lvlText w:val="−"/>
      <w:lvlJc w:val="left"/>
      <w:pPr>
        <w:ind w:left="2310" w:hanging="360"/>
      </w:pPr>
      <w:rPr>
        <w:rFonts w:ascii="Arial" w:hAnsi="Arial" w:hint="default"/>
        <w:b/>
        <w:i w:val="0"/>
        <w:sz w:val="20"/>
      </w:rPr>
    </w:lvl>
    <w:lvl w:ilvl="1" w:tplc="041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22" w15:restartNumberingAfterBreak="0">
    <w:nsid w:val="2C3C2E69"/>
    <w:multiLevelType w:val="multilevel"/>
    <w:tmpl w:val="271A9A16"/>
    <w:styleLink w:val="DSGnumberedlist-startingatIndent2withthefirststep"/>
    <w:lvl w:ilvl="0">
      <w:start w:val="1"/>
      <w:numFmt w:val="decimal"/>
      <w:pStyle w:val="S2NStepNumIndent2"/>
      <w:lvlText w:val="%1"/>
      <w:lvlJc w:val="left"/>
      <w:pPr>
        <w:ind w:left="1224" w:hanging="360"/>
      </w:pPr>
      <w:rPr>
        <w:rFonts w:hint="default"/>
        <w:sz w:val="18"/>
      </w:rPr>
    </w:lvl>
    <w:lvl w:ilvl="1">
      <w:start w:val="1"/>
      <w:numFmt w:val="lowerLetter"/>
      <w:lvlText w:val="%2."/>
      <w:lvlJc w:val="left"/>
      <w:pPr>
        <w:ind w:left="1728" w:hanging="288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2C601F22"/>
    <w:multiLevelType w:val="hybridMultilevel"/>
    <w:tmpl w:val="05CEFE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2E0748"/>
    <w:multiLevelType w:val="multilevel"/>
    <w:tmpl w:val="0F2A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393698"/>
    <w:multiLevelType w:val="hybridMultilevel"/>
    <w:tmpl w:val="8BAEFE1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4986D7C"/>
    <w:multiLevelType w:val="hybridMultilevel"/>
    <w:tmpl w:val="8C54FF00"/>
    <w:lvl w:ilvl="0" w:tplc="8C7A9514">
      <w:start w:val="1"/>
      <w:numFmt w:val="bullet"/>
      <w:pStyle w:val="BT4Bullet4"/>
      <w:lvlText w:val="-"/>
      <w:lvlJc w:val="left"/>
      <w:pPr>
        <w:ind w:left="2304" w:hanging="360"/>
      </w:pPr>
      <w:rPr>
        <w:rFonts w:ascii="Arial" w:hAnsi="Arial" w:hint="default"/>
        <w:b/>
        <w:i w:val="0"/>
        <w:color w:val="7C243A" w:themeColor="accent2"/>
        <w:sz w:val="20"/>
      </w:rPr>
    </w:lvl>
    <w:lvl w:ilvl="1" w:tplc="041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27" w15:restartNumberingAfterBreak="0">
    <w:nsid w:val="3E835DB2"/>
    <w:multiLevelType w:val="hybridMultilevel"/>
    <w:tmpl w:val="CFC69262"/>
    <w:lvl w:ilvl="0" w:tplc="69AC834A">
      <w:start w:val="1"/>
      <w:numFmt w:val="bullet"/>
      <w:lvlText w:val="●"/>
      <w:lvlJc w:val="left"/>
      <w:pPr>
        <w:ind w:left="648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0B05C1"/>
    <w:multiLevelType w:val="hybridMultilevel"/>
    <w:tmpl w:val="87787F66"/>
    <w:lvl w:ilvl="0" w:tplc="121E5AD4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6B798F"/>
    <w:multiLevelType w:val="hybridMultilevel"/>
    <w:tmpl w:val="650629B0"/>
    <w:lvl w:ilvl="0" w:tplc="7AD6F494">
      <w:start w:val="1"/>
      <w:numFmt w:val="bullet"/>
      <w:pStyle w:val="BT1Bullet1"/>
      <w:lvlText w:val="●"/>
      <w:lvlJc w:val="left"/>
      <w:pPr>
        <w:ind w:left="648" w:hanging="360"/>
      </w:pPr>
      <w:rPr>
        <w:rFonts w:ascii="Arial" w:hAnsi="Arial" w:hint="default"/>
        <w:color w:val="FFAE61" w:themeColor="accent3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D11413"/>
    <w:multiLevelType w:val="multilevel"/>
    <w:tmpl w:val="8474FED8"/>
    <w:lvl w:ilvl="0">
      <w:start w:val="1"/>
      <w:numFmt w:val="bullet"/>
      <w:lvlText w:val="»"/>
      <w:lvlJc w:val="left"/>
      <w:pPr>
        <w:ind w:left="2304" w:hanging="360"/>
      </w:pPr>
      <w:rPr>
        <w:rFonts w:ascii="Arial" w:hAnsi="Arial" w:hint="default"/>
        <w:b/>
        <w:i w:val="0"/>
        <w:color w:val="7C243A" w:themeColor="accent2"/>
        <w:sz w:val="20"/>
      </w:rPr>
    </w:lvl>
    <w:lvl w:ilvl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31" w15:restartNumberingAfterBreak="0">
    <w:nsid w:val="48FE6CE1"/>
    <w:multiLevelType w:val="hybridMultilevel"/>
    <w:tmpl w:val="670820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0B4AF6"/>
    <w:multiLevelType w:val="multilevel"/>
    <w:tmpl w:val="27D2F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BA595B"/>
    <w:multiLevelType w:val="hybridMultilevel"/>
    <w:tmpl w:val="D7962656"/>
    <w:lvl w:ilvl="0" w:tplc="23C0E63C">
      <w:start w:val="1"/>
      <w:numFmt w:val="bullet"/>
      <w:lvlText w:val="–"/>
      <w:lvlJc w:val="left"/>
      <w:pPr>
        <w:ind w:left="1740" w:hanging="360"/>
      </w:pPr>
      <w:rPr>
        <w:rFonts w:ascii="Arial" w:hAnsi="Arial" w:hint="default"/>
        <w:color w:val="FB4F14" w:themeColor="accent1"/>
        <w:sz w:val="20"/>
      </w:rPr>
    </w:lvl>
    <w:lvl w:ilvl="1" w:tplc="041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34" w15:restartNumberingAfterBreak="0">
    <w:nsid w:val="60E15614"/>
    <w:multiLevelType w:val="multilevel"/>
    <w:tmpl w:val="2E70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A115E2"/>
    <w:multiLevelType w:val="hybridMultilevel"/>
    <w:tmpl w:val="A740E4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022CF8"/>
    <w:multiLevelType w:val="hybridMultilevel"/>
    <w:tmpl w:val="CF163EFA"/>
    <w:lvl w:ilvl="0" w:tplc="1624E8AC">
      <w:start w:val="1"/>
      <w:numFmt w:val="bullet"/>
      <w:pStyle w:val="CBT1CellBullet1"/>
      <w:lvlText w:val=""/>
      <w:lvlJc w:val="left"/>
      <w:pPr>
        <w:ind w:left="504" w:hanging="360"/>
      </w:pPr>
      <w:rPr>
        <w:rFonts w:ascii="Symbol" w:hAnsi="Symbol" w:hint="default"/>
        <w:color w:val="FFAE61" w:themeColor="accent3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0F126B"/>
    <w:multiLevelType w:val="hybridMultilevel"/>
    <w:tmpl w:val="E92CF752"/>
    <w:lvl w:ilvl="0" w:tplc="57129F2C">
      <w:start w:val="1"/>
      <w:numFmt w:val="bullet"/>
      <w:pStyle w:val="BT3Bullet3"/>
      <w:lvlText w:val="–"/>
      <w:lvlJc w:val="left"/>
      <w:pPr>
        <w:ind w:left="1742" w:hanging="360"/>
      </w:pPr>
      <w:rPr>
        <w:rFonts w:ascii="Arial Black" w:hAnsi="Arial Black" w:hint="default"/>
        <w:color w:val="FFAE61" w:themeColor="accent3"/>
        <w:sz w:val="20"/>
      </w:rPr>
    </w:lvl>
    <w:lvl w:ilvl="1" w:tplc="041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38" w15:restartNumberingAfterBreak="0">
    <w:nsid w:val="6CC0414F"/>
    <w:multiLevelType w:val="hybridMultilevel"/>
    <w:tmpl w:val="6DEEBE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D31CE8"/>
    <w:multiLevelType w:val="hybridMultilevel"/>
    <w:tmpl w:val="55EEDBE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73444918"/>
    <w:multiLevelType w:val="hybridMultilevel"/>
    <w:tmpl w:val="B2CCB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4839E6"/>
    <w:multiLevelType w:val="hybridMultilevel"/>
    <w:tmpl w:val="6A1407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797F74"/>
    <w:multiLevelType w:val="multilevel"/>
    <w:tmpl w:val="9B604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0C0A44"/>
    <w:multiLevelType w:val="hybridMultilevel"/>
    <w:tmpl w:val="ED6C00D0"/>
    <w:lvl w:ilvl="0" w:tplc="85B03D02">
      <w:start w:val="1"/>
      <w:numFmt w:val="bullet"/>
      <w:lvlText w:val="■"/>
      <w:lvlJc w:val="left"/>
      <w:pPr>
        <w:ind w:left="1155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4" w15:restartNumberingAfterBreak="0">
    <w:nsid w:val="79CD700F"/>
    <w:multiLevelType w:val="hybridMultilevel"/>
    <w:tmpl w:val="E39C9D1C"/>
    <w:lvl w:ilvl="0" w:tplc="CCB0194A">
      <w:start w:val="1"/>
      <w:numFmt w:val="bullet"/>
      <w:pStyle w:val="BT2Bullet2"/>
      <w:lvlText w:val="■"/>
      <w:lvlJc w:val="left"/>
      <w:pPr>
        <w:ind w:left="1155" w:hanging="360"/>
      </w:pPr>
      <w:rPr>
        <w:rFonts w:ascii="Arial" w:hAnsi="Arial" w:hint="default"/>
        <w:color w:val="7C243A" w:themeColor="accent2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5" w15:restartNumberingAfterBreak="0">
    <w:nsid w:val="7A1B3D42"/>
    <w:multiLevelType w:val="hybridMultilevel"/>
    <w:tmpl w:val="A740E4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0907F1"/>
    <w:multiLevelType w:val="hybridMultilevel"/>
    <w:tmpl w:val="9CE2279A"/>
    <w:lvl w:ilvl="0" w:tplc="A1B047A2">
      <w:start w:val="1"/>
      <w:numFmt w:val="bullet"/>
      <w:pStyle w:val="BulletNote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num w:numId="1" w16cid:durableId="1605578866">
    <w:abstractNumId w:val="27"/>
  </w:num>
  <w:num w:numId="2" w16cid:durableId="723912097">
    <w:abstractNumId w:val="9"/>
  </w:num>
  <w:num w:numId="3" w16cid:durableId="460148750">
    <w:abstractNumId w:val="7"/>
  </w:num>
  <w:num w:numId="4" w16cid:durableId="1226716880">
    <w:abstractNumId w:val="6"/>
  </w:num>
  <w:num w:numId="5" w16cid:durableId="1679040426">
    <w:abstractNumId w:val="5"/>
  </w:num>
  <w:num w:numId="6" w16cid:durableId="401291706">
    <w:abstractNumId w:val="4"/>
  </w:num>
  <w:num w:numId="7" w16cid:durableId="359552639">
    <w:abstractNumId w:val="8"/>
  </w:num>
  <w:num w:numId="8" w16cid:durableId="68312704">
    <w:abstractNumId w:val="3"/>
  </w:num>
  <w:num w:numId="9" w16cid:durableId="799766740">
    <w:abstractNumId w:val="2"/>
  </w:num>
  <w:num w:numId="10" w16cid:durableId="1331836900">
    <w:abstractNumId w:val="1"/>
  </w:num>
  <w:num w:numId="11" w16cid:durableId="930241942">
    <w:abstractNumId w:val="0"/>
  </w:num>
  <w:num w:numId="12" w16cid:durableId="1496191211">
    <w:abstractNumId w:val="10"/>
  </w:num>
  <w:num w:numId="13" w16cid:durableId="1222250157">
    <w:abstractNumId w:val="28"/>
  </w:num>
  <w:num w:numId="14" w16cid:durableId="1407729168">
    <w:abstractNumId w:val="46"/>
  </w:num>
  <w:num w:numId="15" w16cid:durableId="66419006">
    <w:abstractNumId w:val="18"/>
  </w:num>
  <w:num w:numId="16" w16cid:durableId="184997757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40795037">
    <w:abstractNumId w:val="22"/>
  </w:num>
  <w:num w:numId="18" w16cid:durableId="465658830">
    <w:abstractNumId w:val="12"/>
  </w:num>
  <w:num w:numId="19" w16cid:durableId="152752346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859561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26973706">
    <w:abstractNumId w:val="40"/>
  </w:num>
  <w:num w:numId="22" w16cid:durableId="415592717">
    <w:abstractNumId w:val="43"/>
  </w:num>
  <w:num w:numId="23" w16cid:durableId="825974041">
    <w:abstractNumId w:val="13"/>
  </w:num>
  <w:num w:numId="24" w16cid:durableId="1099134951">
    <w:abstractNumId w:val="21"/>
  </w:num>
  <w:num w:numId="25" w16cid:durableId="43236455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6417298">
    <w:abstractNumId w:val="10"/>
    <w:lvlOverride w:ilvl="0">
      <w:startOverride w:val="1"/>
    </w:lvlOverride>
  </w:num>
  <w:num w:numId="27" w16cid:durableId="554005307">
    <w:abstractNumId w:val="10"/>
    <w:lvlOverride w:ilvl="0">
      <w:startOverride w:val="1"/>
    </w:lvlOverride>
  </w:num>
  <w:num w:numId="28" w16cid:durableId="1396509630">
    <w:abstractNumId w:val="10"/>
    <w:lvlOverride w:ilvl="0">
      <w:startOverride w:val="1"/>
    </w:lvlOverride>
  </w:num>
  <w:num w:numId="29" w16cid:durableId="1128934570">
    <w:abstractNumId w:val="29"/>
  </w:num>
  <w:num w:numId="30" w16cid:durableId="1536891378">
    <w:abstractNumId w:val="44"/>
  </w:num>
  <w:num w:numId="31" w16cid:durableId="447284316">
    <w:abstractNumId w:val="33"/>
  </w:num>
  <w:num w:numId="32" w16cid:durableId="1511992088">
    <w:abstractNumId w:val="26"/>
  </w:num>
  <w:num w:numId="33" w16cid:durableId="122773507">
    <w:abstractNumId w:val="37"/>
  </w:num>
  <w:num w:numId="34" w16cid:durableId="1077288819">
    <w:abstractNumId w:val="36"/>
  </w:num>
  <w:num w:numId="35" w16cid:durableId="497042513">
    <w:abstractNumId w:val="19"/>
  </w:num>
  <w:num w:numId="36" w16cid:durableId="1798142555">
    <w:abstractNumId w:val="14"/>
  </w:num>
  <w:num w:numId="37" w16cid:durableId="414862210">
    <w:abstractNumId w:val="30"/>
  </w:num>
  <w:num w:numId="38" w16cid:durableId="1207722742">
    <w:abstractNumId w:val="31"/>
  </w:num>
  <w:num w:numId="39" w16cid:durableId="1236360406">
    <w:abstractNumId w:val="45"/>
  </w:num>
  <w:num w:numId="40" w16cid:durableId="866482679">
    <w:abstractNumId w:val="35"/>
  </w:num>
  <w:num w:numId="41" w16cid:durableId="518811338">
    <w:abstractNumId w:val="16"/>
  </w:num>
  <w:num w:numId="42" w16cid:durableId="1209680660">
    <w:abstractNumId w:val="11"/>
  </w:num>
  <w:num w:numId="43" w16cid:durableId="1175413358">
    <w:abstractNumId w:val="39"/>
  </w:num>
  <w:num w:numId="44" w16cid:durableId="1619411709">
    <w:abstractNumId w:val="20"/>
  </w:num>
  <w:num w:numId="45" w16cid:durableId="1833712839">
    <w:abstractNumId w:val="41"/>
  </w:num>
  <w:num w:numId="46" w16cid:durableId="2086488342">
    <w:abstractNumId w:val="17"/>
  </w:num>
  <w:num w:numId="47" w16cid:durableId="1780755215">
    <w:abstractNumId w:val="23"/>
  </w:num>
  <w:num w:numId="48" w16cid:durableId="758254338">
    <w:abstractNumId w:val="38"/>
  </w:num>
  <w:num w:numId="49" w16cid:durableId="1015111501">
    <w:abstractNumId w:val="42"/>
  </w:num>
  <w:num w:numId="50" w16cid:durableId="2082676586">
    <w:abstractNumId w:val="32"/>
  </w:num>
  <w:num w:numId="51" w16cid:durableId="501428785">
    <w:abstractNumId w:val="34"/>
  </w:num>
  <w:num w:numId="52" w16cid:durableId="725564874">
    <w:abstractNumId w:val="24"/>
  </w:num>
  <w:num w:numId="53" w16cid:durableId="117841815">
    <w:abstractNumId w:val="15"/>
  </w:num>
  <w:num w:numId="54" w16cid:durableId="199361279">
    <w:abstractNumId w:val="25"/>
  </w:num>
  <w:numIdMacAtCleanup w:val="2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drian Moir (amoir)">
    <w15:presenceInfo w15:providerId="AD" w15:userId="S::Adrian.Moir@quest.com::6346964b-c20a-4789-be0e-85f7ec8f1760"/>
  </w15:person>
  <w15:person w15:author="Crispin Jewitt">
    <w15:presenceInfo w15:providerId="AD" w15:userId="S::crispin.jewitt@bridgeheadsoftware.com::c0fa479b-4501-442e-9827-73b8d64f7db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6" w:nlCheck="1" w:checkStyle="1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s-ES" w:vendorID="64" w:dllVersion="4096" w:nlCheck="1" w:checkStyle="0"/>
  <w:activeWritingStyle w:appName="MSWord" w:lang="en-GB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576"/>
  <w:characterSpacingControl w:val="doNotCompress"/>
  <w:hdrShapeDefaults>
    <o:shapedefaults v:ext="edit" spidmax="410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77B"/>
    <w:rsid w:val="0000140C"/>
    <w:rsid w:val="00006967"/>
    <w:rsid w:val="00006C4F"/>
    <w:rsid w:val="00011AF1"/>
    <w:rsid w:val="00011C3B"/>
    <w:rsid w:val="0001334D"/>
    <w:rsid w:val="00014F3D"/>
    <w:rsid w:val="00017221"/>
    <w:rsid w:val="00017EBA"/>
    <w:rsid w:val="00022FC2"/>
    <w:rsid w:val="000240F4"/>
    <w:rsid w:val="00027BC7"/>
    <w:rsid w:val="000327DD"/>
    <w:rsid w:val="00032D97"/>
    <w:rsid w:val="00036E2B"/>
    <w:rsid w:val="00037F11"/>
    <w:rsid w:val="00040825"/>
    <w:rsid w:val="000449A3"/>
    <w:rsid w:val="00044C4A"/>
    <w:rsid w:val="000477E0"/>
    <w:rsid w:val="00050326"/>
    <w:rsid w:val="00050B9F"/>
    <w:rsid w:val="0005300B"/>
    <w:rsid w:val="000547D8"/>
    <w:rsid w:val="00055D84"/>
    <w:rsid w:val="00056444"/>
    <w:rsid w:val="00056D91"/>
    <w:rsid w:val="00057055"/>
    <w:rsid w:val="00057527"/>
    <w:rsid w:val="000659AB"/>
    <w:rsid w:val="000666CD"/>
    <w:rsid w:val="00066A6A"/>
    <w:rsid w:val="0007069C"/>
    <w:rsid w:val="000710BA"/>
    <w:rsid w:val="000716B4"/>
    <w:rsid w:val="00071FBB"/>
    <w:rsid w:val="00072A02"/>
    <w:rsid w:val="000736F1"/>
    <w:rsid w:val="0007413E"/>
    <w:rsid w:val="00074AC5"/>
    <w:rsid w:val="00076043"/>
    <w:rsid w:val="000765DF"/>
    <w:rsid w:val="00076B3F"/>
    <w:rsid w:val="00080C36"/>
    <w:rsid w:val="00081703"/>
    <w:rsid w:val="000825BD"/>
    <w:rsid w:val="00083D1B"/>
    <w:rsid w:val="00087DED"/>
    <w:rsid w:val="00092BED"/>
    <w:rsid w:val="000939EC"/>
    <w:rsid w:val="00096D24"/>
    <w:rsid w:val="00097BE2"/>
    <w:rsid w:val="000A02E3"/>
    <w:rsid w:val="000A099C"/>
    <w:rsid w:val="000A18C1"/>
    <w:rsid w:val="000A1B16"/>
    <w:rsid w:val="000A4D3E"/>
    <w:rsid w:val="000A5C80"/>
    <w:rsid w:val="000A5D56"/>
    <w:rsid w:val="000A7C5C"/>
    <w:rsid w:val="000B0928"/>
    <w:rsid w:val="000B102F"/>
    <w:rsid w:val="000B30D7"/>
    <w:rsid w:val="000B7BCA"/>
    <w:rsid w:val="000C2427"/>
    <w:rsid w:val="000C3BAA"/>
    <w:rsid w:val="000C4814"/>
    <w:rsid w:val="000D3B27"/>
    <w:rsid w:val="000D5036"/>
    <w:rsid w:val="000E19E7"/>
    <w:rsid w:val="000E21A1"/>
    <w:rsid w:val="000E39E1"/>
    <w:rsid w:val="000E441B"/>
    <w:rsid w:val="000E4777"/>
    <w:rsid w:val="000E6218"/>
    <w:rsid w:val="000E71E3"/>
    <w:rsid w:val="000F24EB"/>
    <w:rsid w:val="000F4571"/>
    <w:rsid w:val="000F632C"/>
    <w:rsid w:val="000F7964"/>
    <w:rsid w:val="0010435F"/>
    <w:rsid w:val="0010451E"/>
    <w:rsid w:val="00105485"/>
    <w:rsid w:val="001057A1"/>
    <w:rsid w:val="00105DEB"/>
    <w:rsid w:val="00110260"/>
    <w:rsid w:val="00114042"/>
    <w:rsid w:val="00114AF4"/>
    <w:rsid w:val="00114CAA"/>
    <w:rsid w:val="001176BA"/>
    <w:rsid w:val="00121031"/>
    <w:rsid w:val="00124EA8"/>
    <w:rsid w:val="001265A8"/>
    <w:rsid w:val="00126AEE"/>
    <w:rsid w:val="001279D2"/>
    <w:rsid w:val="00127CBB"/>
    <w:rsid w:val="00137489"/>
    <w:rsid w:val="00143D93"/>
    <w:rsid w:val="00145C81"/>
    <w:rsid w:val="00146316"/>
    <w:rsid w:val="00146B59"/>
    <w:rsid w:val="00151CA2"/>
    <w:rsid w:val="00151F10"/>
    <w:rsid w:val="001522F3"/>
    <w:rsid w:val="00153E49"/>
    <w:rsid w:val="00154437"/>
    <w:rsid w:val="0015489F"/>
    <w:rsid w:val="00154A90"/>
    <w:rsid w:val="0016068A"/>
    <w:rsid w:val="001623B6"/>
    <w:rsid w:val="001627C1"/>
    <w:rsid w:val="00163ED8"/>
    <w:rsid w:val="00165BC9"/>
    <w:rsid w:val="00166A7A"/>
    <w:rsid w:val="0016727B"/>
    <w:rsid w:val="00174458"/>
    <w:rsid w:val="00174849"/>
    <w:rsid w:val="0018476E"/>
    <w:rsid w:val="00185E12"/>
    <w:rsid w:val="00186F22"/>
    <w:rsid w:val="001873A0"/>
    <w:rsid w:val="001903D8"/>
    <w:rsid w:val="001921F7"/>
    <w:rsid w:val="001926DE"/>
    <w:rsid w:val="001950AF"/>
    <w:rsid w:val="00196C27"/>
    <w:rsid w:val="00197311"/>
    <w:rsid w:val="001A7980"/>
    <w:rsid w:val="001B0739"/>
    <w:rsid w:val="001B4672"/>
    <w:rsid w:val="001B6148"/>
    <w:rsid w:val="001C28B9"/>
    <w:rsid w:val="001C3B23"/>
    <w:rsid w:val="001C70DD"/>
    <w:rsid w:val="001D1DA4"/>
    <w:rsid w:val="001D2128"/>
    <w:rsid w:val="001D226E"/>
    <w:rsid w:val="001D2750"/>
    <w:rsid w:val="001D2C3A"/>
    <w:rsid w:val="001D31FD"/>
    <w:rsid w:val="001E37F9"/>
    <w:rsid w:val="001E3E92"/>
    <w:rsid w:val="001F25AC"/>
    <w:rsid w:val="001F3A1E"/>
    <w:rsid w:val="001F3C58"/>
    <w:rsid w:val="001F6350"/>
    <w:rsid w:val="001F668F"/>
    <w:rsid w:val="001F68D8"/>
    <w:rsid w:val="001F6922"/>
    <w:rsid w:val="002018F3"/>
    <w:rsid w:val="002028A8"/>
    <w:rsid w:val="00202D6B"/>
    <w:rsid w:val="002031E9"/>
    <w:rsid w:val="002032FB"/>
    <w:rsid w:val="00204E32"/>
    <w:rsid w:val="0020588D"/>
    <w:rsid w:val="00205A46"/>
    <w:rsid w:val="00206168"/>
    <w:rsid w:val="00210F40"/>
    <w:rsid w:val="0021133E"/>
    <w:rsid w:val="00216228"/>
    <w:rsid w:val="0022209D"/>
    <w:rsid w:val="00226201"/>
    <w:rsid w:val="002279FA"/>
    <w:rsid w:val="0023135B"/>
    <w:rsid w:val="00242C0D"/>
    <w:rsid w:val="0024425B"/>
    <w:rsid w:val="00247021"/>
    <w:rsid w:val="00247CA2"/>
    <w:rsid w:val="00250F45"/>
    <w:rsid w:val="00253E2E"/>
    <w:rsid w:val="0025694C"/>
    <w:rsid w:val="0025735E"/>
    <w:rsid w:val="00257D0F"/>
    <w:rsid w:val="002615F5"/>
    <w:rsid w:val="00263CCE"/>
    <w:rsid w:val="00266EE0"/>
    <w:rsid w:val="00270400"/>
    <w:rsid w:val="00270CF8"/>
    <w:rsid w:val="00271F2E"/>
    <w:rsid w:val="00275D1F"/>
    <w:rsid w:val="002764E1"/>
    <w:rsid w:val="00280A51"/>
    <w:rsid w:val="00281585"/>
    <w:rsid w:val="00282CAB"/>
    <w:rsid w:val="00283BEB"/>
    <w:rsid w:val="002862F0"/>
    <w:rsid w:val="002902ED"/>
    <w:rsid w:val="002919E7"/>
    <w:rsid w:val="00294570"/>
    <w:rsid w:val="00294F42"/>
    <w:rsid w:val="00296BC9"/>
    <w:rsid w:val="00297C8B"/>
    <w:rsid w:val="002A4EA4"/>
    <w:rsid w:val="002A6C5D"/>
    <w:rsid w:val="002B10C4"/>
    <w:rsid w:val="002B1203"/>
    <w:rsid w:val="002B2EC8"/>
    <w:rsid w:val="002B4887"/>
    <w:rsid w:val="002B4DFE"/>
    <w:rsid w:val="002B74EE"/>
    <w:rsid w:val="002B7D2D"/>
    <w:rsid w:val="002C15DB"/>
    <w:rsid w:val="002C272B"/>
    <w:rsid w:val="002C3268"/>
    <w:rsid w:val="002C36C7"/>
    <w:rsid w:val="002C5404"/>
    <w:rsid w:val="002C7DB8"/>
    <w:rsid w:val="002D2BB1"/>
    <w:rsid w:val="002D42AA"/>
    <w:rsid w:val="002D4331"/>
    <w:rsid w:val="002D6536"/>
    <w:rsid w:val="002D68F1"/>
    <w:rsid w:val="002D731F"/>
    <w:rsid w:val="002E0466"/>
    <w:rsid w:val="002E0EAC"/>
    <w:rsid w:val="002E2273"/>
    <w:rsid w:val="002E429C"/>
    <w:rsid w:val="002E50F7"/>
    <w:rsid w:val="002E5E82"/>
    <w:rsid w:val="002E7CA8"/>
    <w:rsid w:val="002F06BA"/>
    <w:rsid w:val="002F08D8"/>
    <w:rsid w:val="002F14FE"/>
    <w:rsid w:val="002F2366"/>
    <w:rsid w:val="002F4546"/>
    <w:rsid w:val="002F4780"/>
    <w:rsid w:val="002F563A"/>
    <w:rsid w:val="002F5918"/>
    <w:rsid w:val="002F6EB8"/>
    <w:rsid w:val="00305776"/>
    <w:rsid w:val="00305FDA"/>
    <w:rsid w:val="003067B2"/>
    <w:rsid w:val="00311F85"/>
    <w:rsid w:val="00312AE6"/>
    <w:rsid w:val="00314959"/>
    <w:rsid w:val="00317F1E"/>
    <w:rsid w:val="00320D62"/>
    <w:rsid w:val="0032239B"/>
    <w:rsid w:val="00323341"/>
    <w:rsid w:val="00324406"/>
    <w:rsid w:val="00326EEE"/>
    <w:rsid w:val="00337438"/>
    <w:rsid w:val="00340E98"/>
    <w:rsid w:val="003416E1"/>
    <w:rsid w:val="00342249"/>
    <w:rsid w:val="003509B0"/>
    <w:rsid w:val="003513BE"/>
    <w:rsid w:val="003550FB"/>
    <w:rsid w:val="00355130"/>
    <w:rsid w:val="00362222"/>
    <w:rsid w:val="00370876"/>
    <w:rsid w:val="00371AB3"/>
    <w:rsid w:val="00373815"/>
    <w:rsid w:val="00373BE4"/>
    <w:rsid w:val="003748EE"/>
    <w:rsid w:val="00374EF1"/>
    <w:rsid w:val="003804C8"/>
    <w:rsid w:val="00380576"/>
    <w:rsid w:val="00386B0C"/>
    <w:rsid w:val="00386E93"/>
    <w:rsid w:val="00387861"/>
    <w:rsid w:val="0038789A"/>
    <w:rsid w:val="0039216D"/>
    <w:rsid w:val="00393747"/>
    <w:rsid w:val="00393A9B"/>
    <w:rsid w:val="003A3827"/>
    <w:rsid w:val="003A40D8"/>
    <w:rsid w:val="003A4465"/>
    <w:rsid w:val="003A5899"/>
    <w:rsid w:val="003A6EA0"/>
    <w:rsid w:val="003A73A5"/>
    <w:rsid w:val="003B6171"/>
    <w:rsid w:val="003B620A"/>
    <w:rsid w:val="003B6C9F"/>
    <w:rsid w:val="003C052D"/>
    <w:rsid w:val="003C0E2D"/>
    <w:rsid w:val="003C158C"/>
    <w:rsid w:val="003C5B01"/>
    <w:rsid w:val="003C711A"/>
    <w:rsid w:val="003C765B"/>
    <w:rsid w:val="003D0DC3"/>
    <w:rsid w:val="003D2C3E"/>
    <w:rsid w:val="003D5137"/>
    <w:rsid w:val="003D57BE"/>
    <w:rsid w:val="003D734F"/>
    <w:rsid w:val="003E2E5F"/>
    <w:rsid w:val="003E3E97"/>
    <w:rsid w:val="003F18AE"/>
    <w:rsid w:val="003F69DE"/>
    <w:rsid w:val="003F6F16"/>
    <w:rsid w:val="004020F5"/>
    <w:rsid w:val="00406ABF"/>
    <w:rsid w:val="00410059"/>
    <w:rsid w:val="004103AF"/>
    <w:rsid w:val="00410EDB"/>
    <w:rsid w:val="00411CC3"/>
    <w:rsid w:val="00412B6F"/>
    <w:rsid w:val="00413D80"/>
    <w:rsid w:val="00416510"/>
    <w:rsid w:val="004205F9"/>
    <w:rsid w:val="00420719"/>
    <w:rsid w:val="004229AD"/>
    <w:rsid w:val="00423160"/>
    <w:rsid w:val="00424593"/>
    <w:rsid w:val="004260FD"/>
    <w:rsid w:val="00431858"/>
    <w:rsid w:val="00431B39"/>
    <w:rsid w:val="00431CB2"/>
    <w:rsid w:val="0043295E"/>
    <w:rsid w:val="00432C47"/>
    <w:rsid w:val="00433DD7"/>
    <w:rsid w:val="00435B44"/>
    <w:rsid w:val="00437009"/>
    <w:rsid w:val="004378F0"/>
    <w:rsid w:val="004416BF"/>
    <w:rsid w:val="004428C9"/>
    <w:rsid w:val="00443786"/>
    <w:rsid w:val="00444E82"/>
    <w:rsid w:val="00453DA4"/>
    <w:rsid w:val="004564CE"/>
    <w:rsid w:val="00457A89"/>
    <w:rsid w:val="00463ADE"/>
    <w:rsid w:val="00464A51"/>
    <w:rsid w:val="004702D0"/>
    <w:rsid w:val="00470925"/>
    <w:rsid w:val="00483109"/>
    <w:rsid w:val="004864DB"/>
    <w:rsid w:val="00486AB5"/>
    <w:rsid w:val="00487B44"/>
    <w:rsid w:val="00491227"/>
    <w:rsid w:val="004923C1"/>
    <w:rsid w:val="004926C5"/>
    <w:rsid w:val="004932FF"/>
    <w:rsid w:val="0049341E"/>
    <w:rsid w:val="004946BC"/>
    <w:rsid w:val="004946F1"/>
    <w:rsid w:val="00494F21"/>
    <w:rsid w:val="00496C47"/>
    <w:rsid w:val="004A0F9F"/>
    <w:rsid w:val="004A110B"/>
    <w:rsid w:val="004A24FF"/>
    <w:rsid w:val="004A38E1"/>
    <w:rsid w:val="004A433C"/>
    <w:rsid w:val="004A4B40"/>
    <w:rsid w:val="004A595F"/>
    <w:rsid w:val="004A645B"/>
    <w:rsid w:val="004A6F78"/>
    <w:rsid w:val="004B010C"/>
    <w:rsid w:val="004B055E"/>
    <w:rsid w:val="004B069C"/>
    <w:rsid w:val="004B2D28"/>
    <w:rsid w:val="004B606A"/>
    <w:rsid w:val="004B75C1"/>
    <w:rsid w:val="004C0AFF"/>
    <w:rsid w:val="004C3118"/>
    <w:rsid w:val="004C5CC4"/>
    <w:rsid w:val="004C62E9"/>
    <w:rsid w:val="004C6C91"/>
    <w:rsid w:val="004C6EE2"/>
    <w:rsid w:val="004D03ED"/>
    <w:rsid w:val="004D0791"/>
    <w:rsid w:val="004D08A6"/>
    <w:rsid w:val="004D374A"/>
    <w:rsid w:val="004D44D8"/>
    <w:rsid w:val="004D557A"/>
    <w:rsid w:val="004E0047"/>
    <w:rsid w:val="004E00C0"/>
    <w:rsid w:val="004E10EE"/>
    <w:rsid w:val="004E311E"/>
    <w:rsid w:val="004E462B"/>
    <w:rsid w:val="004E6580"/>
    <w:rsid w:val="004E6D90"/>
    <w:rsid w:val="004F194A"/>
    <w:rsid w:val="004F227E"/>
    <w:rsid w:val="004F259F"/>
    <w:rsid w:val="004F3B48"/>
    <w:rsid w:val="004F57C9"/>
    <w:rsid w:val="004F627C"/>
    <w:rsid w:val="004F688B"/>
    <w:rsid w:val="00501DC6"/>
    <w:rsid w:val="00505732"/>
    <w:rsid w:val="00510642"/>
    <w:rsid w:val="005112CF"/>
    <w:rsid w:val="00511C3E"/>
    <w:rsid w:val="00520BCB"/>
    <w:rsid w:val="0052234B"/>
    <w:rsid w:val="0052487E"/>
    <w:rsid w:val="00526190"/>
    <w:rsid w:val="0052780D"/>
    <w:rsid w:val="00540BCC"/>
    <w:rsid w:val="00540BD2"/>
    <w:rsid w:val="00541A6D"/>
    <w:rsid w:val="00544A6A"/>
    <w:rsid w:val="0054502F"/>
    <w:rsid w:val="00550270"/>
    <w:rsid w:val="00550462"/>
    <w:rsid w:val="005506C5"/>
    <w:rsid w:val="005510E8"/>
    <w:rsid w:val="00551AEA"/>
    <w:rsid w:val="00551EA5"/>
    <w:rsid w:val="005524B3"/>
    <w:rsid w:val="00552F3D"/>
    <w:rsid w:val="00554DDB"/>
    <w:rsid w:val="00554F83"/>
    <w:rsid w:val="005553D4"/>
    <w:rsid w:val="00555513"/>
    <w:rsid w:val="00556082"/>
    <w:rsid w:val="005561BF"/>
    <w:rsid w:val="005578E6"/>
    <w:rsid w:val="005601CA"/>
    <w:rsid w:val="0056093A"/>
    <w:rsid w:val="00560FAC"/>
    <w:rsid w:val="005615B9"/>
    <w:rsid w:val="005616B3"/>
    <w:rsid w:val="00562E6B"/>
    <w:rsid w:val="0056513F"/>
    <w:rsid w:val="00566DCF"/>
    <w:rsid w:val="00567278"/>
    <w:rsid w:val="0057035A"/>
    <w:rsid w:val="005725B3"/>
    <w:rsid w:val="0057368C"/>
    <w:rsid w:val="00575D2D"/>
    <w:rsid w:val="00576B0B"/>
    <w:rsid w:val="00576F42"/>
    <w:rsid w:val="0058409D"/>
    <w:rsid w:val="00587457"/>
    <w:rsid w:val="00587FB9"/>
    <w:rsid w:val="00590318"/>
    <w:rsid w:val="00591C22"/>
    <w:rsid w:val="005925CB"/>
    <w:rsid w:val="00592A1F"/>
    <w:rsid w:val="00592AF2"/>
    <w:rsid w:val="00592B6F"/>
    <w:rsid w:val="0059384F"/>
    <w:rsid w:val="00594DF8"/>
    <w:rsid w:val="00595156"/>
    <w:rsid w:val="0059539C"/>
    <w:rsid w:val="00595A90"/>
    <w:rsid w:val="005A2909"/>
    <w:rsid w:val="005A446D"/>
    <w:rsid w:val="005A4887"/>
    <w:rsid w:val="005A4C67"/>
    <w:rsid w:val="005A57F5"/>
    <w:rsid w:val="005A62CD"/>
    <w:rsid w:val="005A6EB8"/>
    <w:rsid w:val="005B0047"/>
    <w:rsid w:val="005B084F"/>
    <w:rsid w:val="005B0CAB"/>
    <w:rsid w:val="005B1214"/>
    <w:rsid w:val="005B6DD6"/>
    <w:rsid w:val="005B6F12"/>
    <w:rsid w:val="005C115C"/>
    <w:rsid w:val="005C3C62"/>
    <w:rsid w:val="005C5C56"/>
    <w:rsid w:val="005C6089"/>
    <w:rsid w:val="005D5183"/>
    <w:rsid w:val="005D6256"/>
    <w:rsid w:val="005E5AC2"/>
    <w:rsid w:val="005F212F"/>
    <w:rsid w:val="005F2729"/>
    <w:rsid w:val="005F4CD5"/>
    <w:rsid w:val="005F4D86"/>
    <w:rsid w:val="005F5C98"/>
    <w:rsid w:val="005F67BA"/>
    <w:rsid w:val="0060121D"/>
    <w:rsid w:val="0060287C"/>
    <w:rsid w:val="0060309B"/>
    <w:rsid w:val="006038D8"/>
    <w:rsid w:val="00604919"/>
    <w:rsid w:val="006118C6"/>
    <w:rsid w:val="00613A60"/>
    <w:rsid w:val="00616FC0"/>
    <w:rsid w:val="006172BE"/>
    <w:rsid w:val="006233C4"/>
    <w:rsid w:val="00623A81"/>
    <w:rsid w:val="006256BC"/>
    <w:rsid w:val="00626ACB"/>
    <w:rsid w:val="00626BC0"/>
    <w:rsid w:val="00626FB8"/>
    <w:rsid w:val="0063189D"/>
    <w:rsid w:val="00631BA2"/>
    <w:rsid w:val="00632A05"/>
    <w:rsid w:val="00633176"/>
    <w:rsid w:val="00634F5D"/>
    <w:rsid w:val="006352A5"/>
    <w:rsid w:val="00637AEC"/>
    <w:rsid w:val="0064061C"/>
    <w:rsid w:val="00640A63"/>
    <w:rsid w:val="00642909"/>
    <w:rsid w:val="0064468D"/>
    <w:rsid w:val="00646652"/>
    <w:rsid w:val="006476F1"/>
    <w:rsid w:val="00650D5E"/>
    <w:rsid w:val="006521C2"/>
    <w:rsid w:val="00654522"/>
    <w:rsid w:val="0065602F"/>
    <w:rsid w:val="00664657"/>
    <w:rsid w:val="006751FE"/>
    <w:rsid w:val="006754C1"/>
    <w:rsid w:val="006771D4"/>
    <w:rsid w:val="006774EB"/>
    <w:rsid w:val="00677D9A"/>
    <w:rsid w:val="00680620"/>
    <w:rsid w:val="00684C67"/>
    <w:rsid w:val="0068608F"/>
    <w:rsid w:val="00686D13"/>
    <w:rsid w:val="00687D39"/>
    <w:rsid w:val="00691229"/>
    <w:rsid w:val="00691AC0"/>
    <w:rsid w:val="006920A2"/>
    <w:rsid w:val="00692810"/>
    <w:rsid w:val="006934F9"/>
    <w:rsid w:val="00693F9A"/>
    <w:rsid w:val="006940AC"/>
    <w:rsid w:val="006A2543"/>
    <w:rsid w:val="006A3748"/>
    <w:rsid w:val="006A4B34"/>
    <w:rsid w:val="006A4E04"/>
    <w:rsid w:val="006A6C0D"/>
    <w:rsid w:val="006B22DA"/>
    <w:rsid w:val="006B2C3A"/>
    <w:rsid w:val="006B4537"/>
    <w:rsid w:val="006B692F"/>
    <w:rsid w:val="006B7B8B"/>
    <w:rsid w:val="006C0950"/>
    <w:rsid w:val="006C1E47"/>
    <w:rsid w:val="006C54C7"/>
    <w:rsid w:val="006C665B"/>
    <w:rsid w:val="006D0289"/>
    <w:rsid w:val="006D06DF"/>
    <w:rsid w:val="006D1ABC"/>
    <w:rsid w:val="006D3D06"/>
    <w:rsid w:val="006D5554"/>
    <w:rsid w:val="006D5683"/>
    <w:rsid w:val="006D6E39"/>
    <w:rsid w:val="006E0FD1"/>
    <w:rsid w:val="006E2A6A"/>
    <w:rsid w:val="006E4FF0"/>
    <w:rsid w:val="006F00C7"/>
    <w:rsid w:val="006F0E0B"/>
    <w:rsid w:val="006F3BF1"/>
    <w:rsid w:val="006F4B6F"/>
    <w:rsid w:val="006F66B5"/>
    <w:rsid w:val="0070230B"/>
    <w:rsid w:val="00702A18"/>
    <w:rsid w:val="007038A8"/>
    <w:rsid w:val="007039CA"/>
    <w:rsid w:val="00707D4B"/>
    <w:rsid w:val="00711B5B"/>
    <w:rsid w:val="00711E21"/>
    <w:rsid w:val="00714109"/>
    <w:rsid w:val="00714504"/>
    <w:rsid w:val="00714ABD"/>
    <w:rsid w:val="0071716E"/>
    <w:rsid w:val="007173BC"/>
    <w:rsid w:val="007176F4"/>
    <w:rsid w:val="00720A5A"/>
    <w:rsid w:val="007215C1"/>
    <w:rsid w:val="0072190D"/>
    <w:rsid w:val="00722DBA"/>
    <w:rsid w:val="0072347D"/>
    <w:rsid w:val="007240F3"/>
    <w:rsid w:val="007311C7"/>
    <w:rsid w:val="007316A4"/>
    <w:rsid w:val="007318FD"/>
    <w:rsid w:val="007328CE"/>
    <w:rsid w:val="00733A0C"/>
    <w:rsid w:val="00734344"/>
    <w:rsid w:val="00736A20"/>
    <w:rsid w:val="00744833"/>
    <w:rsid w:val="007448E6"/>
    <w:rsid w:val="00745C52"/>
    <w:rsid w:val="007514D6"/>
    <w:rsid w:val="0075206D"/>
    <w:rsid w:val="0075430A"/>
    <w:rsid w:val="00757039"/>
    <w:rsid w:val="0076026C"/>
    <w:rsid w:val="00761032"/>
    <w:rsid w:val="00762520"/>
    <w:rsid w:val="00762DEB"/>
    <w:rsid w:val="007640B7"/>
    <w:rsid w:val="00767BAD"/>
    <w:rsid w:val="00767C05"/>
    <w:rsid w:val="00773A80"/>
    <w:rsid w:val="007745D4"/>
    <w:rsid w:val="00780046"/>
    <w:rsid w:val="0078031A"/>
    <w:rsid w:val="007803D8"/>
    <w:rsid w:val="007834EA"/>
    <w:rsid w:val="007863E8"/>
    <w:rsid w:val="00786824"/>
    <w:rsid w:val="00787EE9"/>
    <w:rsid w:val="0079740E"/>
    <w:rsid w:val="00797C0D"/>
    <w:rsid w:val="007A0479"/>
    <w:rsid w:val="007A0829"/>
    <w:rsid w:val="007A103D"/>
    <w:rsid w:val="007A267D"/>
    <w:rsid w:val="007A2F3C"/>
    <w:rsid w:val="007A463F"/>
    <w:rsid w:val="007A46A2"/>
    <w:rsid w:val="007A5613"/>
    <w:rsid w:val="007A5D14"/>
    <w:rsid w:val="007A6E3B"/>
    <w:rsid w:val="007B07E0"/>
    <w:rsid w:val="007B1C17"/>
    <w:rsid w:val="007B4E1D"/>
    <w:rsid w:val="007B55EA"/>
    <w:rsid w:val="007B73F3"/>
    <w:rsid w:val="007B7AE6"/>
    <w:rsid w:val="007C06E5"/>
    <w:rsid w:val="007C112F"/>
    <w:rsid w:val="007C29C7"/>
    <w:rsid w:val="007C3003"/>
    <w:rsid w:val="007C4A0B"/>
    <w:rsid w:val="007C6BC3"/>
    <w:rsid w:val="007C6D51"/>
    <w:rsid w:val="007D1DA2"/>
    <w:rsid w:val="007D33B1"/>
    <w:rsid w:val="007D6C9C"/>
    <w:rsid w:val="007E007A"/>
    <w:rsid w:val="007E149F"/>
    <w:rsid w:val="007E4ACF"/>
    <w:rsid w:val="007E5711"/>
    <w:rsid w:val="007E7AE7"/>
    <w:rsid w:val="007F0488"/>
    <w:rsid w:val="007F0AD9"/>
    <w:rsid w:val="007F3A94"/>
    <w:rsid w:val="007F594B"/>
    <w:rsid w:val="007F5DC8"/>
    <w:rsid w:val="007F6ED2"/>
    <w:rsid w:val="008002B6"/>
    <w:rsid w:val="008006C6"/>
    <w:rsid w:val="00800E4A"/>
    <w:rsid w:val="0080104D"/>
    <w:rsid w:val="0080377C"/>
    <w:rsid w:val="008046F3"/>
    <w:rsid w:val="00806F18"/>
    <w:rsid w:val="008111EC"/>
    <w:rsid w:val="00811ED6"/>
    <w:rsid w:val="008124EF"/>
    <w:rsid w:val="0081325D"/>
    <w:rsid w:val="00815FEC"/>
    <w:rsid w:val="0081744D"/>
    <w:rsid w:val="0082138A"/>
    <w:rsid w:val="00821DFC"/>
    <w:rsid w:val="0082377A"/>
    <w:rsid w:val="008237EF"/>
    <w:rsid w:val="0082493A"/>
    <w:rsid w:val="00824DFE"/>
    <w:rsid w:val="0082743F"/>
    <w:rsid w:val="00830A8D"/>
    <w:rsid w:val="00832731"/>
    <w:rsid w:val="0083328A"/>
    <w:rsid w:val="008352A7"/>
    <w:rsid w:val="008416E6"/>
    <w:rsid w:val="0084211F"/>
    <w:rsid w:val="008429BA"/>
    <w:rsid w:val="00842A49"/>
    <w:rsid w:val="00845380"/>
    <w:rsid w:val="00845504"/>
    <w:rsid w:val="0084654C"/>
    <w:rsid w:val="00850CFF"/>
    <w:rsid w:val="008549B8"/>
    <w:rsid w:val="008550E7"/>
    <w:rsid w:val="00856BCF"/>
    <w:rsid w:val="0086087F"/>
    <w:rsid w:val="00863890"/>
    <w:rsid w:val="00866311"/>
    <w:rsid w:val="008707B0"/>
    <w:rsid w:val="00870BAC"/>
    <w:rsid w:val="00872E64"/>
    <w:rsid w:val="00873014"/>
    <w:rsid w:val="00875FA1"/>
    <w:rsid w:val="00880A4C"/>
    <w:rsid w:val="008813C0"/>
    <w:rsid w:val="0088224B"/>
    <w:rsid w:val="00883257"/>
    <w:rsid w:val="008842C8"/>
    <w:rsid w:val="00887802"/>
    <w:rsid w:val="008901CC"/>
    <w:rsid w:val="008915DC"/>
    <w:rsid w:val="0089187B"/>
    <w:rsid w:val="00891A77"/>
    <w:rsid w:val="00892A9C"/>
    <w:rsid w:val="008959B2"/>
    <w:rsid w:val="00895BED"/>
    <w:rsid w:val="00897F44"/>
    <w:rsid w:val="008A3402"/>
    <w:rsid w:val="008A3553"/>
    <w:rsid w:val="008A638E"/>
    <w:rsid w:val="008B1325"/>
    <w:rsid w:val="008B151D"/>
    <w:rsid w:val="008B2CED"/>
    <w:rsid w:val="008B438A"/>
    <w:rsid w:val="008B4D2F"/>
    <w:rsid w:val="008B5613"/>
    <w:rsid w:val="008B6608"/>
    <w:rsid w:val="008B7BF3"/>
    <w:rsid w:val="008C0489"/>
    <w:rsid w:val="008C37B6"/>
    <w:rsid w:val="008C5274"/>
    <w:rsid w:val="008C573B"/>
    <w:rsid w:val="008D16B0"/>
    <w:rsid w:val="008D1CF2"/>
    <w:rsid w:val="008D2A16"/>
    <w:rsid w:val="008D4ACB"/>
    <w:rsid w:val="008E1B02"/>
    <w:rsid w:val="008E3972"/>
    <w:rsid w:val="008E56C2"/>
    <w:rsid w:val="008E5984"/>
    <w:rsid w:val="008E5D0A"/>
    <w:rsid w:val="008E603F"/>
    <w:rsid w:val="008F18B0"/>
    <w:rsid w:val="008F5BF5"/>
    <w:rsid w:val="00901785"/>
    <w:rsid w:val="00901E31"/>
    <w:rsid w:val="00903BA6"/>
    <w:rsid w:val="00904030"/>
    <w:rsid w:val="00904379"/>
    <w:rsid w:val="00905A22"/>
    <w:rsid w:val="00905CEB"/>
    <w:rsid w:val="0091089C"/>
    <w:rsid w:val="00911D54"/>
    <w:rsid w:val="00912545"/>
    <w:rsid w:val="00912B0D"/>
    <w:rsid w:val="00912FB8"/>
    <w:rsid w:val="009145CB"/>
    <w:rsid w:val="00915743"/>
    <w:rsid w:val="00917529"/>
    <w:rsid w:val="00922985"/>
    <w:rsid w:val="00924325"/>
    <w:rsid w:val="00924337"/>
    <w:rsid w:val="009254F1"/>
    <w:rsid w:val="0092777A"/>
    <w:rsid w:val="009312D8"/>
    <w:rsid w:val="009347C0"/>
    <w:rsid w:val="00934973"/>
    <w:rsid w:val="00935842"/>
    <w:rsid w:val="00936F80"/>
    <w:rsid w:val="0094081B"/>
    <w:rsid w:val="0094326A"/>
    <w:rsid w:val="0094352B"/>
    <w:rsid w:val="00944390"/>
    <w:rsid w:val="00945CC8"/>
    <w:rsid w:val="00946ABC"/>
    <w:rsid w:val="0095115C"/>
    <w:rsid w:val="00951F69"/>
    <w:rsid w:val="0095549D"/>
    <w:rsid w:val="00955FA0"/>
    <w:rsid w:val="00956895"/>
    <w:rsid w:val="009571D5"/>
    <w:rsid w:val="00957749"/>
    <w:rsid w:val="009606F1"/>
    <w:rsid w:val="00967579"/>
    <w:rsid w:val="009676AA"/>
    <w:rsid w:val="009701F4"/>
    <w:rsid w:val="009715E2"/>
    <w:rsid w:val="00972780"/>
    <w:rsid w:val="009737F9"/>
    <w:rsid w:val="009746C2"/>
    <w:rsid w:val="00977A6E"/>
    <w:rsid w:val="00982209"/>
    <w:rsid w:val="00984278"/>
    <w:rsid w:val="00984E26"/>
    <w:rsid w:val="00987062"/>
    <w:rsid w:val="0099353F"/>
    <w:rsid w:val="00993A07"/>
    <w:rsid w:val="009A0236"/>
    <w:rsid w:val="009A0B50"/>
    <w:rsid w:val="009A21F4"/>
    <w:rsid w:val="009A3DCE"/>
    <w:rsid w:val="009A4328"/>
    <w:rsid w:val="009A5758"/>
    <w:rsid w:val="009A7170"/>
    <w:rsid w:val="009A71C8"/>
    <w:rsid w:val="009B5417"/>
    <w:rsid w:val="009B58B3"/>
    <w:rsid w:val="009B6709"/>
    <w:rsid w:val="009C0268"/>
    <w:rsid w:val="009C13E6"/>
    <w:rsid w:val="009C2C41"/>
    <w:rsid w:val="009C3D71"/>
    <w:rsid w:val="009C565D"/>
    <w:rsid w:val="009C7A26"/>
    <w:rsid w:val="009D0889"/>
    <w:rsid w:val="009D2222"/>
    <w:rsid w:val="009D5640"/>
    <w:rsid w:val="009E1F95"/>
    <w:rsid w:val="009E22F1"/>
    <w:rsid w:val="009E275F"/>
    <w:rsid w:val="009E27D6"/>
    <w:rsid w:val="009E3CAF"/>
    <w:rsid w:val="009E4E92"/>
    <w:rsid w:val="009E6698"/>
    <w:rsid w:val="009F0ED2"/>
    <w:rsid w:val="009F0F49"/>
    <w:rsid w:val="009F16FC"/>
    <w:rsid w:val="009F391B"/>
    <w:rsid w:val="009F5861"/>
    <w:rsid w:val="009F596E"/>
    <w:rsid w:val="00A05AB4"/>
    <w:rsid w:val="00A06369"/>
    <w:rsid w:val="00A12FE3"/>
    <w:rsid w:val="00A13EED"/>
    <w:rsid w:val="00A1445D"/>
    <w:rsid w:val="00A148AB"/>
    <w:rsid w:val="00A1616D"/>
    <w:rsid w:val="00A16995"/>
    <w:rsid w:val="00A205C1"/>
    <w:rsid w:val="00A20FD4"/>
    <w:rsid w:val="00A21EE7"/>
    <w:rsid w:val="00A225B6"/>
    <w:rsid w:val="00A243DB"/>
    <w:rsid w:val="00A24637"/>
    <w:rsid w:val="00A26862"/>
    <w:rsid w:val="00A3038D"/>
    <w:rsid w:val="00A3166B"/>
    <w:rsid w:val="00A317CF"/>
    <w:rsid w:val="00A3262B"/>
    <w:rsid w:val="00A365B1"/>
    <w:rsid w:val="00A400D1"/>
    <w:rsid w:val="00A43A65"/>
    <w:rsid w:val="00A45A59"/>
    <w:rsid w:val="00A45E22"/>
    <w:rsid w:val="00A47538"/>
    <w:rsid w:val="00A5140A"/>
    <w:rsid w:val="00A549C1"/>
    <w:rsid w:val="00A57631"/>
    <w:rsid w:val="00A579D1"/>
    <w:rsid w:val="00A63419"/>
    <w:rsid w:val="00A65E3C"/>
    <w:rsid w:val="00A675D3"/>
    <w:rsid w:val="00A67601"/>
    <w:rsid w:val="00A67972"/>
    <w:rsid w:val="00A70342"/>
    <w:rsid w:val="00A72267"/>
    <w:rsid w:val="00A7433F"/>
    <w:rsid w:val="00A74C2C"/>
    <w:rsid w:val="00A754B9"/>
    <w:rsid w:val="00A82308"/>
    <w:rsid w:val="00A906F4"/>
    <w:rsid w:val="00A9086C"/>
    <w:rsid w:val="00A90C07"/>
    <w:rsid w:val="00A93E04"/>
    <w:rsid w:val="00A96E42"/>
    <w:rsid w:val="00A9750F"/>
    <w:rsid w:val="00A97E5A"/>
    <w:rsid w:val="00AA08A7"/>
    <w:rsid w:val="00AA4FEE"/>
    <w:rsid w:val="00AA64A2"/>
    <w:rsid w:val="00AB15B6"/>
    <w:rsid w:val="00AB2A63"/>
    <w:rsid w:val="00AB4611"/>
    <w:rsid w:val="00AB687A"/>
    <w:rsid w:val="00AB6B79"/>
    <w:rsid w:val="00AC0D70"/>
    <w:rsid w:val="00AC0F63"/>
    <w:rsid w:val="00AC1302"/>
    <w:rsid w:val="00AC22CD"/>
    <w:rsid w:val="00AC373E"/>
    <w:rsid w:val="00AC3DB9"/>
    <w:rsid w:val="00AC47EE"/>
    <w:rsid w:val="00AC6851"/>
    <w:rsid w:val="00AC6DBF"/>
    <w:rsid w:val="00AD0B1B"/>
    <w:rsid w:val="00AD0D8D"/>
    <w:rsid w:val="00AD40A0"/>
    <w:rsid w:val="00AD7465"/>
    <w:rsid w:val="00AE47D0"/>
    <w:rsid w:val="00AE4CC6"/>
    <w:rsid w:val="00AE4FF0"/>
    <w:rsid w:val="00AE596E"/>
    <w:rsid w:val="00AE6863"/>
    <w:rsid w:val="00AF07ED"/>
    <w:rsid w:val="00AF15D2"/>
    <w:rsid w:val="00AF7DE0"/>
    <w:rsid w:val="00B00E85"/>
    <w:rsid w:val="00B02DFC"/>
    <w:rsid w:val="00B03B98"/>
    <w:rsid w:val="00B06A79"/>
    <w:rsid w:val="00B13049"/>
    <w:rsid w:val="00B25E7C"/>
    <w:rsid w:val="00B26579"/>
    <w:rsid w:val="00B30522"/>
    <w:rsid w:val="00B3231A"/>
    <w:rsid w:val="00B3291F"/>
    <w:rsid w:val="00B3509A"/>
    <w:rsid w:val="00B3739F"/>
    <w:rsid w:val="00B37A94"/>
    <w:rsid w:val="00B41E44"/>
    <w:rsid w:val="00B42E85"/>
    <w:rsid w:val="00B52A51"/>
    <w:rsid w:val="00B54ADD"/>
    <w:rsid w:val="00B56863"/>
    <w:rsid w:val="00B56B17"/>
    <w:rsid w:val="00B62AA5"/>
    <w:rsid w:val="00B644DB"/>
    <w:rsid w:val="00B649AA"/>
    <w:rsid w:val="00B730A1"/>
    <w:rsid w:val="00B74ACD"/>
    <w:rsid w:val="00B7770F"/>
    <w:rsid w:val="00B77F4A"/>
    <w:rsid w:val="00B80D49"/>
    <w:rsid w:val="00B81795"/>
    <w:rsid w:val="00B85018"/>
    <w:rsid w:val="00B851D9"/>
    <w:rsid w:val="00B85F7C"/>
    <w:rsid w:val="00B91ED5"/>
    <w:rsid w:val="00B93601"/>
    <w:rsid w:val="00B93ABD"/>
    <w:rsid w:val="00B955BF"/>
    <w:rsid w:val="00B96CC7"/>
    <w:rsid w:val="00B9777B"/>
    <w:rsid w:val="00BA1A87"/>
    <w:rsid w:val="00BA40D5"/>
    <w:rsid w:val="00BA4DE2"/>
    <w:rsid w:val="00BA5FEE"/>
    <w:rsid w:val="00BA7981"/>
    <w:rsid w:val="00BB32FD"/>
    <w:rsid w:val="00BB4557"/>
    <w:rsid w:val="00BB483B"/>
    <w:rsid w:val="00BB4F50"/>
    <w:rsid w:val="00BB539A"/>
    <w:rsid w:val="00BB6CB9"/>
    <w:rsid w:val="00BC1A02"/>
    <w:rsid w:val="00BC31AD"/>
    <w:rsid w:val="00BC4238"/>
    <w:rsid w:val="00BC4748"/>
    <w:rsid w:val="00BC4FA0"/>
    <w:rsid w:val="00BC6A9B"/>
    <w:rsid w:val="00BC788E"/>
    <w:rsid w:val="00BD109E"/>
    <w:rsid w:val="00BD3BF0"/>
    <w:rsid w:val="00BD64B8"/>
    <w:rsid w:val="00BD6536"/>
    <w:rsid w:val="00BD7B0A"/>
    <w:rsid w:val="00BE1ECF"/>
    <w:rsid w:val="00BE69EE"/>
    <w:rsid w:val="00BF0C5F"/>
    <w:rsid w:val="00BF59AD"/>
    <w:rsid w:val="00BF5F53"/>
    <w:rsid w:val="00C04937"/>
    <w:rsid w:val="00C10193"/>
    <w:rsid w:val="00C1288F"/>
    <w:rsid w:val="00C1538F"/>
    <w:rsid w:val="00C16DA6"/>
    <w:rsid w:val="00C216B9"/>
    <w:rsid w:val="00C23FFD"/>
    <w:rsid w:val="00C241A7"/>
    <w:rsid w:val="00C24A0D"/>
    <w:rsid w:val="00C261B4"/>
    <w:rsid w:val="00C274B6"/>
    <w:rsid w:val="00C3088E"/>
    <w:rsid w:val="00C326A3"/>
    <w:rsid w:val="00C33130"/>
    <w:rsid w:val="00C334B7"/>
    <w:rsid w:val="00C34A1B"/>
    <w:rsid w:val="00C3531A"/>
    <w:rsid w:val="00C35DC1"/>
    <w:rsid w:val="00C3615C"/>
    <w:rsid w:val="00C3691D"/>
    <w:rsid w:val="00C424BA"/>
    <w:rsid w:val="00C42699"/>
    <w:rsid w:val="00C442DC"/>
    <w:rsid w:val="00C444F0"/>
    <w:rsid w:val="00C44F08"/>
    <w:rsid w:val="00C50410"/>
    <w:rsid w:val="00C504EE"/>
    <w:rsid w:val="00C54608"/>
    <w:rsid w:val="00C564FF"/>
    <w:rsid w:val="00C67B29"/>
    <w:rsid w:val="00C70E67"/>
    <w:rsid w:val="00C71A44"/>
    <w:rsid w:val="00C72CE0"/>
    <w:rsid w:val="00C81E58"/>
    <w:rsid w:val="00C8295B"/>
    <w:rsid w:val="00C85CA2"/>
    <w:rsid w:val="00C85F30"/>
    <w:rsid w:val="00C86CD0"/>
    <w:rsid w:val="00C870C2"/>
    <w:rsid w:val="00C90087"/>
    <w:rsid w:val="00C96D33"/>
    <w:rsid w:val="00CA4B79"/>
    <w:rsid w:val="00CA72E7"/>
    <w:rsid w:val="00CB039A"/>
    <w:rsid w:val="00CB0634"/>
    <w:rsid w:val="00CB1BB1"/>
    <w:rsid w:val="00CB1E30"/>
    <w:rsid w:val="00CB2E25"/>
    <w:rsid w:val="00CB3ADE"/>
    <w:rsid w:val="00CB7152"/>
    <w:rsid w:val="00CC02E8"/>
    <w:rsid w:val="00CC04AA"/>
    <w:rsid w:val="00CC184A"/>
    <w:rsid w:val="00CC3849"/>
    <w:rsid w:val="00CD0926"/>
    <w:rsid w:val="00CD6654"/>
    <w:rsid w:val="00CE3909"/>
    <w:rsid w:val="00CE4401"/>
    <w:rsid w:val="00CE4FF4"/>
    <w:rsid w:val="00CE6E11"/>
    <w:rsid w:val="00CF38BE"/>
    <w:rsid w:val="00CF4C83"/>
    <w:rsid w:val="00CF6576"/>
    <w:rsid w:val="00D027F4"/>
    <w:rsid w:val="00D054B3"/>
    <w:rsid w:val="00D06F90"/>
    <w:rsid w:val="00D07398"/>
    <w:rsid w:val="00D10C48"/>
    <w:rsid w:val="00D13EEA"/>
    <w:rsid w:val="00D1409E"/>
    <w:rsid w:val="00D1483C"/>
    <w:rsid w:val="00D153A3"/>
    <w:rsid w:val="00D20E03"/>
    <w:rsid w:val="00D2175E"/>
    <w:rsid w:val="00D21E18"/>
    <w:rsid w:val="00D22F20"/>
    <w:rsid w:val="00D242D2"/>
    <w:rsid w:val="00D248D9"/>
    <w:rsid w:val="00D259B3"/>
    <w:rsid w:val="00D26DC4"/>
    <w:rsid w:val="00D3177C"/>
    <w:rsid w:val="00D33995"/>
    <w:rsid w:val="00D350D1"/>
    <w:rsid w:val="00D3561E"/>
    <w:rsid w:val="00D361A5"/>
    <w:rsid w:val="00D36619"/>
    <w:rsid w:val="00D40FCE"/>
    <w:rsid w:val="00D41BD7"/>
    <w:rsid w:val="00D43460"/>
    <w:rsid w:val="00D44256"/>
    <w:rsid w:val="00D44309"/>
    <w:rsid w:val="00D45D81"/>
    <w:rsid w:val="00D46A21"/>
    <w:rsid w:val="00D504BE"/>
    <w:rsid w:val="00D5458E"/>
    <w:rsid w:val="00D562AF"/>
    <w:rsid w:val="00D5667F"/>
    <w:rsid w:val="00D57BE1"/>
    <w:rsid w:val="00D63896"/>
    <w:rsid w:val="00D6501F"/>
    <w:rsid w:val="00D65550"/>
    <w:rsid w:val="00D655FD"/>
    <w:rsid w:val="00D65F29"/>
    <w:rsid w:val="00D6768B"/>
    <w:rsid w:val="00D70E1D"/>
    <w:rsid w:val="00D71020"/>
    <w:rsid w:val="00D716D2"/>
    <w:rsid w:val="00D71793"/>
    <w:rsid w:val="00D73792"/>
    <w:rsid w:val="00D7426D"/>
    <w:rsid w:val="00D74AF7"/>
    <w:rsid w:val="00D755C1"/>
    <w:rsid w:val="00D81ED7"/>
    <w:rsid w:val="00D82311"/>
    <w:rsid w:val="00D844A0"/>
    <w:rsid w:val="00D85478"/>
    <w:rsid w:val="00D867B3"/>
    <w:rsid w:val="00D921A9"/>
    <w:rsid w:val="00DA296A"/>
    <w:rsid w:val="00DA3284"/>
    <w:rsid w:val="00DA3AB8"/>
    <w:rsid w:val="00DA57CF"/>
    <w:rsid w:val="00DA7BB9"/>
    <w:rsid w:val="00DB05B7"/>
    <w:rsid w:val="00DB0CDD"/>
    <w:rsid w:val="00DB1F13"/>
    <w:rsid w:val="00DB301D"/>
    <w:rsid w:val="00DB3232"/>
    <w:rsid w:val="00DC23F8"/>
    <w:rsid w:val="00DC31F7"/>
    <w:rsid w:val="00DC3F4E"/>
    <w:rsid w:val="00DC53E3"/>
    <w:rsid w:val="00DD2235"/>
    <w:rsid w:val="00DD40BB"/>
    <w:rsid w:val="00DD570C"/>
    <w:rsid w:val="00DD63D9"/>
    <w:rsid w:val="00DE068F"/>
    <w:rsid w:val="00DE5279"/>
    <w:rsid w:val="00DE58D0"/>
    <w:rsid w:val="00DE610E"/>
    <w:rsid w:val="00DE7954"/>
    <w:rsid w:val="00DF02D1"/>
    <w:rsid w:val="00DF16F1"/>
    <w:rsid w:val="00DF3716"/>
    <w:rsid w:val="00DF687D"/>
    <w:rsid w:val="00DF74B2"/>
    <w:rsid w:val="00E00168"/>
    <w:rsid w:val="00E00227"/>
    <w:rsid w:val="00E002CA"/>
    <w:rsid w:val="00E013E2"/>
    <w:rsid w:val="00E022DC"/>
    <w:rsid w:val="00E03B80"/>
    <w:rsid w:val="00E0549B"/>
    <w:rsid w:val="00E10CDD"/>
    <w:rsid w:val="00E11F36"/>
    <w:rsid w:val="00E20927"/>
    <w:rsid w:val="00E20F3D"/>
    <w:rsid w:val="00E2657F"/>
    <w:rsid w:val="00E306C8"/>
    <w:rsid w:val="00E31BEE"/>
    <w:rsid w:val="00E370F7"/>
    <w:rsid w:val="00E4077E"/>
    <w:rsid w:val="00E426A0"/>
    <w:rsid w:val="00E458DC"/>
    <w:rsid w:val="00E46E9E"/>
    <w:rsid w:val="00E46FF7"/>
    <w:rsid w:val="00E47856"/>
    <w:rsid w:val="00E509EA"/>
    <w:rsid w:val="00E51920"/>
    <w:rsid w:val="00E51DD7"/>
    <w:rsid w:val="00E52AE1"/>
    <w:rsid w:val="00E5635F"/>
    <w:rsid w:val="00E61F26"/>
    <w:rsid w:val="00E62454"/>
    <w:rsid w:val="00E62974"/>
    <w:rsid w:val="00E63966"/>
    <w:rsid w:val="00E64174"/>
    <w:rsid w:val="00E64A4E"/>
    <w:rsid w:val="00E661F5"/>
    <w:rsid w:val="00E66E1E"/>
    <w:rsid w:val="00E726D6"/>
    <w:rsid w:val="00E779DA"/>
    <w:rsid w:val="00E80A07"/>
    <w:rsid w:val="00E82338"/>
    <w:rsid w:val="00E82713"/>
    <w:rsid w:val="00E9213E"/>
    <w:rsid w:val="00E92C84"/>
    <w:rsid w:val="00E96225"/>
    <w:rsid w:val="00E96E6F"/>
    <w:rsid w:val="00E97A8F"/>
    <w:rsid w:val="00EA0639"/>
    <w:rsid w:val="00EA2DD0"/>
    <w:rsid w:val="00EA3B2E"/>
    <w:rsid w:val="00EA5811"/>
    <w:rsid w:val="00EA6A6D"/>
    <w:rsid w:val="00EB117A"/>
    <w:rsid w:val="00EB1992"/>
    <w:rsid w:val="00EB4039"/>
    <w:rsid w:val="00EB61FE"/>
    <w:rsid w:val="00EB726F"/>
    <w:rsid w:val="00EC03F1"/>
    <w:rsid w:val="00EC0FDD"/>
    <w:rsid w:val="00EC30E5"/>
    <w:rsid w:val="00EC5020"/>
    <w:rsid w:val="00EC7817"/>
    <w:rsid w:val="00EC7F20"/>
    <w:rsid w:val="00ED6C88"/>
    <w:rsid w:val="00ED7055"/>
    <w:rsid w:val="00EE2328"/>
    <w:rsid w:val="00EF402D"/>
    <w:rsid w:val="00EF4453"/>
    <w:rsid w:val="00EF7B38"/>
    <w:rsid w:val="00EF7E94"/>
    <w:rsid w:val="00F00606"/>
    <w:rsid w:val="00F02827"/>
    <w:rsid w:val="00F04883"/>
    <w:rsid w:val="00F0674A"/>
    <w:rsid w:val="00F069EE"/>
    <w:rsid w:val="00F06D22"/>
    <w:rsid w:val="00F070D8"/>
    <w:rsid w:val="00F10BAC"/>
    <w:rsid w:val="00F1636D"/>
    <w:rsid w:val="00F16E6A"/>
    <w:rsid w:val="00F172D7"/>
    <w:rsid w:val="00F20C64"/>
    <w:rsid w:val="00F22A05"/>
    <w:rsid w:val="00F24149"/>
    <w:rsid w:val="00F2517F"/>
    <w:rsid w:val="00F25657"/>
    <w:rsid w:val="00F3284D"/>
    <w:rsid w:val="00F34730"/>
    <w:rsid w:val="00F34FC8"/>
    <w:rsid w:val="00F359DE"/>
    <w:rsid w:val="00F3625F"/>
    <w:rsid w:val="00F41441"/>
    <w:rsid w:val="00F435DD"/>
    <w:rsid w:val="00F45A1C"/>
    <w:rsid w:val="00F50AA3"/>
    <w:rsid w:val="00F52076"/>
    <w:rsid w:val="00F5517C"/>
    <w:rsid w:val="00F57714"/>
    <w:rsid w:val="00F60350"/>
    <w:rsid w:val="00F6209F"/>
    <w:rsid w:val="00F63177"/>
    <w:rsid w:val="00F631AD"/>
    <w:rsid w:val="00F64521"/>
    <w:rsid w:val="00F6621E"/>
    <w:rsid w:val="00F70B7C"/>
    <w:rsid w:val="00F71A30"/>
    <w:rsid w:val="00F72829"/>
    <w:rsid w:val="00F73952"/>
    <w:rsid w:val="00F74015"/>
    <w:rsid w:val="00F743A9"/>
    <w:rsid w:val="00F748C1"/>
    <w:rsid w:val="00F765FF"/>
    <w:rsid w:val="00F77BDF"/>
    <w:rsid w:val="00F803AD"/>
    <w:rsid w:val="00F82236"/>
    <w:rsid w:val="00F8251F"/>
    <w:rsid w:val="00F828F4"/>
    <w:rsid w:val="00F82FF9"/>
    <w:rsid w:val="00F83A1E"/>
    <w:rsid w:val="00F83ACE"/>
    <w:rsid w:val="00F840A0"/>
    <w:rsid w:val="00F8590B"/>
    <w:rsid w:val="00F8610D"/>
    <w:rsid w:val="00F867C7"/>
    <w:rsid w:val="00F8763B"/>
    <w:rsid w:val="00F87F51"/>
    <w:rsid w:val="00F9144D"/>
    <w:rsid w:val="00F92691"/>
    <w:rsid w:val="00F94492"/>
    <w:rsid w:val="00F9593A"/>
    <w:rsid w:val="00F95BBE"/>
    <w:rsid w:val="00F97691"/>
    <w:rsid w:val="00FA07A1"/>
    <w:rsid w:val="00FA1BBE"/>
    <w:rsid w:val="00FA7A7E"/>
    <w:rsid w:val="00FB03E5"/>
    <w:rsid w:val="00FB0D1D"/>
    <w:rsid w:val="00FB1F71"/>
    <w:rsid w:val="00FB25A0"/>
    <w:rsid w:val="00FB5D4D"/>
    <w:rsid w:val="00FC0A5E"/>
    <w:rsid w:val="00FC17A3"/>
    <w:rsid w:val="00FC344A"/>
    <w:rsid w:val="00FC46A0"/>
    <w:rsid w:val="00FC4BD0"/>
    <w:rsid w:val="00FC5A03"/>
    <w:rsid w:val="00FC788B"/>
    <w:rsid w:val="00FD0590"/>
    <w:rsid w:val="00FD50E7"/>
    <w:rsid w:val="00FD594D"/>
    <w:rsid w:val="00FD673B"/>
    <w:rsid w:val="00FD741E"/>
    <w:rsid w:val="00FD7C60"/>
    <w:rsid w:val="00FE0B25"/>
    <w:rsid w:val="00FE3AE2"/>
    <w:rsid w:val="00FE4869"/>
    <w:rsid w:val="00FE5CEE"/>
    <w:rsid w:val="00FE72EB"/>
    <w:rsid w:val="00FF0E1B"/>
    <w:rsid w:val="00FF39A7"/>
    <w:rsid w:val="00FF6465"/>
    <w:rsid w:val="00FF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0"/>
    <o:shapelayout v:ext="edit">
      <o:idmap v:ext="edit" data="1"/>
    </o:shapelayout>
  </w:shapeDefaults>
  <w:decimalSymbol w:val="."/>
  <w:listSeparator w:val=","/>
  <w14:docId w14:val="2DF4F558"/>
  <w15:docId w15:val="{F6DF088D-E3CB-43B5-B7F1-077AC3D2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4657"/>
    <w:pPr>
      <w:tabs>
        <w:tab w:val="left" w:pos="576"/>
      </w:tabs>
    </w:pPr>
    <w:rPr>
      <w:rFonts w:ascii="Arial" w:hAnsi="Arial"/>
      <w:sz w:val="18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2AA"/>
    <w:pPr>
      <w:keepNext/>
      <w:spacing w:after="480" w:line="580" w:lineRule="atLeast"/>
      <w:outlineLvl w:val="0"/>
    </w:pPr>
    <w:rPr>
      <w:b/>
      <w:color w:val="535659" w:themeColor="text1"/>
      <w:sz w:val="56"/>
      <w:lang w:val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F632C"/>
    <w:pPr>
      <w:spacing w:before="525" w:after="180" w:line="520" w:lineRule="atLeast"/>
      <w:outlineLvl w:val="1"/>
    </w:pPr>
    <w:rPr>
      <w:sz w:val="4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F632C"/>
    <w:pPr>
      <w:spacing w:before="450" w:after="120"/>
      <w:outlineLvl w:val="2"/>
    </w:pPr>
    <w:rPr>
      <w:sz w:val="40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0F632C"/>
    <w:pPr>
      <w:spacing w:before="390" w:line="380" w:lineRule="atLeast"/>
      <w:outlineLvl w:val="3"/>
    </w:pPr>
    <w:rPr>
      <w:sz w:val="32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E64A4E"/>
    <w:pPr>
      <w:outlineLvl w:val="4"/>
    </w:pPr>
    <w:rPr>
      <w:b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64A4E"/>
    <w:pPr>
      <w:keepNext/>
      <w:suppressAutoHyphens/>
      <w:spacing w:before="240" w:line="240" w:lineRule="atLeast"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C47EE"/>
    <w:pPr>
      <w:keepNext/>
      <w:keepLines/>
      <w:spacing w:before="200"/>
      <w:outlineLvl w:val="6"/>
    </w:pPr>
    <w:rPr>
      <w:rFonts w:ascii="Cambria" w:eastAsia="PMingLiU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C47EE"/>
    <w:pPr>
      <w:keepNext/>
      <w:keepLines/>
      <w:spacing w:before="200"/>
      <w:outlineLvl w:val="7"/>
    </w:pPr>
    <w:rPr>
      <w:rFonts w:ascii="Cambria" w:eastAsia="PMingLiU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C47EE"/>
    <w:pPr>
      <w:keepNext/>
      <w:keepLines/>
      <w:spacing w:before="200"/>
      <w:outlineLvl w:val="8"/>
    </w:pPr>
    <w:rPr>
      <w:rFonts w:ascii="Cambria" w:eastAsia="PMingLiU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2D42AA"/>
    <w:rPr>
      <w:rFonts w:ascii="Arial" w:hAnsi="Arial"/>
      <w:b/>
      <w:color w:val="535659" w:themeColor="text1"/>
      <w:sz w:val="56"/>
      <w:szCs w:val="22"/>
      <w:lang w:val="en-US" w:eastAsia="en-US"/>
    </w:rPr>
  </w:style>
  <w:style w:type="paragraph" w:customStyle="1" w:styleId="CoverTitle">
    <w:name w:val="CoverTitle"/>
    <w:basedOn w:val="Normal"/>
    <w:qFormat/>
    <w:rsid w:val="00C334B7"/>
    <w:pPr>
      <w:spacing w:before="4500" w:line="580" w:lineRule="exact"/>
      <w:ind w:left="975" w:right="975"/>
    </w:pPr>
    <w:rPr>
      <w:color w:val="444444"/>
      <w:sz w:val="40"/>
      <w:lang w:val="en-US"/>
    </w:rPr>
  </w:style>
  <w:style w:type="paragraph" w:customStyle="1" w:styleId="CoverSubtitle">
    <w:name w:val="CoverSubtitle"/>
    <w:basedOn w:val="Normal"/>
    <w:qFormat/>
    <w:rsid w:val="00C334B7"/>
    <w:pPr>
      <w:spacing w:before="675" w:line="520" w:lineRule="exact"/>
      <w:ind w:left="975" w:right="975"/>
    </w:pPr>
    <w:rPr>
      <w:b/>
      <w:color w:val="444444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0D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C0D70"/>
    <w:rPr>
      <w:rFonts w:ascii="Tahoma" w:hAnsi="Tahoma" w:cs="Tahoma"/>
      <w:sz w:val="16"/>
      <w:szCs w:val="16"/>
    </w:rPr>
  </w:style>
  <w:style w:type="paragraph" w:customStyle="1" w:styleId="InsideCoverTitle">
    <w:name w:val="InsideCoverTitle"/>
    <w:basedOn w:val="Normal"/>
    <w:qFormat/>
    <w:rsid w:val="009A21F4"/>
    <w:pPr>
      <w:keepNext/>
      <w:spacing w:before="225" w:after="120" w:line="360" w:lineRule="auto"/>
    </w:pPr>
    <w:rPr>
      <w:b/>
      <w:lang w:val="en-US"/>
    </w:rPr>
  </w:style>
  <w:style w:type="paragraph" w:customStyle="1" w:styleId="InsideCoverText">
    <w:name w:val="InsideCoverText"/>
    <w:basedOn w:val="Normal"/>
    <w:qFormat/>
    <w:rsid w:val="00F50AA3"/>
    <w:pPr>
      <w:spacing w:before="90" w:after="90"/>
    </w:pPr>
    <w:rPr>
      <w:sz w:val="16"/>
      <w:lang w:val="en-US"/>
    </w:rPr>
  </w:style>
  <w:style w:type="paragraph" w:customStyle="1" w:styleId="TitleTOC">
    <w:name w:val="TitleTOC"/>
    <w:basedOn w:val="Normal"/>
    <w:qFormat/>
    <w:rsid w:val="00340E98"/>
    <w:pPr>
      <w:spacing w:after="720" w:line="720" w:lineRule="atLeast"/>
    </w:pPr>
    <w:rPr>
      <w:b/>
      <w:sz w:val="44"/>
      <w:lang w:val="en-US"/>
    </w:rPr>
  </w:style>
  <w:style w:type="paragraph" w:customStyle="1" w:styleId="CNChapterNumber">
    <w:name w:val="CN_ChapterNumber"/>
    <w:basedOn w:val="Normal"/>
    <w:autoRedefine/>
    <w:qFormat/>
    <w:rsid w:val="00D504BE"/>
    <w:pPr>
      <w:keepNext/>
      <w:pageBreakBefore/>
      <w:tabs>
        <w:tab w:val="center" w:pos="8638"/>
        <w:tab w:val="right" w:pos="9026"/>
      </w:tabs>
      <w:spacing w:after="240" w:line="460" w:lineRule="atLeast"/>
    </w:pPr>
    <w:rPr>
      <w:color w:val="535659" w:themeColor="text1"/>
      <w:sz w:val="56"/>
      <w:u w:val="single" w:color="FB4F14"/>
      <w:lang w:val="en-US"/>
    </w:rPr>
  </w:style>
  <w:style w:type="character" w:customStyle="1" w:styleId="Heading3Char">
    <w:name w:val="Heading 3 Char"/>
    <w:link w:val="Heading3"/>
    <w:uiPriority w:val="9"/>
    <w:rsid w:val="000F632C"/>
    <w:rPr>
      <w:rFonts w:ascii="Arial" w:hAnsi="Arial"/>
      <w:b/>
      <w:color w:val="535659" w:themeColor="text1"/>
      <w:sz w:val="40"/>
      <w:szCs w:val="22"/>
      <w:lang w:val="en-US" w:eastAsia="en-US"/>
    </w:rPr>
  </w:style>
  <w:style w:type="paragraph" w:customStyle="1" w:styleId="H3NTHeading3NoTopic">
    <w:name w:val="H3NT_Heading3NoTopic"/>
    <w:basedOn w:val="Normal"/>
    <w:next w:val="Normal"/>
    <w:qFormat/>
    <w:rsid w:val="00A74C2C"/>
    <w:pPr>
      <w:keepNext/>
      <w:spacing w:after="120" w:line="520" w:lineRule="atLeast"/>
    </w:pPr>
    <w:rPr>
      <w:b/>
      <w:color w:val="535659" w:themeColor="text1"/>
      <w:sz w:val="36"/>
      <w:lang w:val="en-US"/>
    </w:rPr>
  </w:style>
  <w:style w:type="paragraph" w:customStyle="1" w:styleId="H4NTHeading4NoTopic">
    <w:name w:val="H4NT_Heading4NoTopic"/>
    <w:basedOn w:val="Normal"/>
    <w:next w:val="Normal"/>
    <w:qFormat/>
    <w:rsid w:val="000F632C"/>
    <w:pPr>
      <w:keepNext/>
      <w:spacing w:before="390" w:line="380" w:lineRule="atLeast"/>
    </w:pPr>
    <w:rPr>
      <w:b/>
      <w:color w:val="535659" w:themeColor="text1"/>
      <w:sz w:val="32"/>
      <w:lang w:val="en-US"/>
    </w:rPr>
  </w:style>
  <w:style w:type="paragraph" w:customStyle="1" w:styleId="Default">
    <w:name w:val="Default"/>
    <w:rsid w:val="00767C0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customStyle="1" w:styleId="I1Indent1">
    <w:name w:val="I1_Indent1"/>
    <w:basedOn w:val="Normal"/>
    <w:qFormat/>
    <w:rsid w:val="009347C0"/>
    <w:pPr>
      <w:spacing w:line="240" w:lineRule="exact"/>
      <w:ind w:left="576"/>
    </w:pPr>
    <w:rPr>
      <w:color w:val="535659" w:themeColor="text1"/>
      <w:lang w:val="en-US"/>
    </w:rPr>
  </w:style>
  <w:style w:type="paragraph" w:customStyle="1" w:styleId="I2Indent2">
    <w:name w:val="I2_Indent2"/>
    <w:basedOn w:val="Normal"/>
    <w:qFormat/>
    <w:rsid w:val="009347C0"/>
    <w:pPr>
      <w:spacing w:line="240" w:lineRule="exact"/>
      <w:ind w:left="1152"/>
    </w:pPr>
    <w:rPr>
      <w:color w:val="535659" w:themeColor="text1"/>
      <w:lang w:val="en-US"/>
    </w:rPr>
  </w:style>
  <w:style w:type="paragraph" w:customStyle="1" w:styleId="I3Indent3">
    <w:name w:val="I3_Indent3"/>
    <w:basedOn w:val="Normal"/>
    <w:qFormat/>
    <w:rsid w:val="009347C0"/>
    <w:pPr>
      <w:spacing w:line="240" w:lineRule="exact"/>
      <w:ind w:left="1728"/>
    </w:pPr>
    <w:rPr>
      <w:color w:val="535659" w:themeColor="text1"/>
      <w:lang w:val="en-US"/>
    </w:rPr>
  </w:style>
  <w:style w:type="character" w:customStyle="1" w:styleId="zOrangeBold">
    <w:name w:val="zOrangeBold"/>
    <w:uiPriority w:val="1"/>
    <w:qFormat/>
    <w:rsid w:val="007A103D"/>
    <w:rPr>
      <w:b/>
      <w:color w:val="FB4F14" w:themeColor="accent1"/>
    </w:rPr>
  </w:style>
  <w:style w:type="character" w:customStyle="1" w:styleId="zBlueBold">
    <w:name w:val="zBlueBold"/>
    <w:uiPriority w:val="1"/>
    <w:qFormat/>
    <w:rsid w:val="007A103D"/>
    <w:rPr>
      <w:b/>
      <w:color w:val="7C243A" w:themeColor="accent2"/>
    </w:rPr>
  </w:style>
  <w:style w:type="paragraph" w:customStyle="1" w:styleId="COFCodeFirst">
    <w:name w:val="COF_CodeFirst"/>
    <w:basedOn w:val="Normal"/>
    <w:qFormat/>
    <w:rsid w:val="005C6089"/>
    <w:pPr>
      <w:tabs>
        <w:tab w:val="left" w:pos="864"/>
        <w:tab w:val="left" w:pos="1440"/>
        <w:tab w:val="left" w:pos="2016"/>
        <w:tab w:val="left" w:pos="2304"/>
        <w:tab w:val="left" w:pos="2592"/>
        <w:tab w:val="left" w:pos="2880"/>
        <w:tab w:val="left" w:pos="3168"/>
        <w:tab w:val="left" w:pos="3456"/>
        <w:tab w:val="left" w:pos="3744"/>
        <w:tab w:val="left" w:pos="4032"/>
        <w:tab w:val="left" w:pos="4320"/>
      </w:tabs>
    </w:pPr>
    <w:rPr>
      <w:rFonts w:ascii="Courier New" w:hAnsi="Courier New"/>
      <w:lang w:val="en-US"/>
    </w:rPr>
  </w:style>
  <w:style w:type="paragraph" w:customStyle="1" w:styleId="BT1Bullet1">
    <w:name w:val="BT1_Bullet1"/>
    <w:basedOn w:val="Normal"/>
    <w:qFormat/>
    <w:rsid w:val="009347C0"/>
    <w:pPr>
      <w:numPr>
        <w:numId w:val="29"/>
      </w:numPr>
      <w:spacing w:line="240" w:lineRule="exact"/>
    </w:pPr>
    <w:rPr>
      <w:color w:val="535659" w:themeColor="text1"/>
      <w:lang w:val="en-US"/>
    </w:rPr>
  </w:style>
  <w:style w:type="paragraph" w:customStyle="1" w:styleId="BT2Bullet2">
    <w:name w:val="BT2_Bullet2"/>
    <w:basedOn w:val="BT1Bullet1"/>
    <w:next w:val="BT1Bullet1"/>
    <w:autoRedefine/>
    <w:qFormat/>
    <w:rsid w:val="009347C0"/>
    <w:pPr>
      <w:numPr>
        <w:numId w:val="30"/>
      </w:numPr>
      <w:tabs>
        <w:tab w:val="clear" w:pos="576"/>
        <w:tab w:val="left" w:pos="1152"/>
      </w:tabs>
      <w:spacing w:before="60"/>
      <w:ind w:left="1152"/>
    </w:pPr>
  </w:style>
  <w:style w:type="paragraph" w:customStyle="1" w:styleId="BT3Bullet3">
    <w:name w:val="BT3_Bullet3"/>
    <w:basedOn w:val="BT2Bullet2"/>
    <w:next w:val="BT2Bullet2"/>
    <w:autoRedefine/>
    <w:qFormat/>
    <w:rsid w:val="007C6BC3"/>
    <w:pPr>
      <w:numPr>
        <w:numId w:val="33"/>
      </w:numPr>
      <w:tabs>
        <w:tab w:val="clear" w:pos="1152"/>
        <w:tab w:val="left" w:pos="1728"/>
      </w:tabs>
    </w:pPr>
  </w:style>
  <w:style w:type="paragraph" w:customStyle="1" w:styleId="BT4Bullet4">
    <w:name w:val="BT4_Bullet4"/>
    <w:basedOn w:val="BT3Bullet3"/>
    <w:qFormat/>
    <w:rsid w:val="007C6BC3"/>
    <w:pPr>
      <w:numPr>
        <w:numId w:val="32"/>
      </w:numPr>
      <w:tabs>
        <w:tab w:val="clear" w:pos="1728"/>
        <w:tab w:val="left" w:pos="2304"/>
      </w:tabs>
    </w:pPr>
  </w:style>
  <w:style w:type="paragraph" w:customStyle="1" w:styleId="PProcedure">
    <w:name w:val="P_Procedure"/>
    <w:basedOn w:val="Normal"/>
    <w:next w:val="S1NStepNumIndent1"/>
    <w:qFormat/>
    <w:rsid w:val="008C37B6"/>
    <w:pPr>
      <w:spacing w:before="240" w:line="240" w:lineRule="exact"/>
    </w:pPr>
    <w:rPr>
      <w:b/>
      <w:i/>
      <w:color w:val="535659" w:themeColor="text1"/>
      <w:sz w:val="20"/>
      <w:lang w:val="en-US"/>
    </w:rPr>
  </w:style>
  <w:style w:type="paragraph" w:customStyle="1" w:styleId="S1NStepNumIndent1">
    <w:name w:val="S1N_StepNumIndent1"/>
    <w:basedOn w:val="I1Indent1"/>
    <w:qFormat/>
    <w:rsid w:val="008C37B6"/>
    <w:pPr>
      <w:numPr>
        <w:numId w:val="15"/>
      </w:numPr>
      <w:tabs>
        <w:tab w:val="clear" w:pos="576"/>
      </w:tabs>
    </w:pPr>
  </w:style>
  <w:style w:type="paragraph" w:styleId="NormalWeb">
    <w:name w:val="Normal (Web)"/>
    <w:basedOn w:val="Normal"/>
    <w:uiPriority w:val="99"/>
    <w:unhideWhenUsed/>
    <w:rsid w:val="004B606A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S2NStepNumIndent2">
    <w:name w:val="S2N_StepNumIndent2"/>
    <w:basedOn w:val="Normal"/>
    <w:qFormat/>
    <w:rsid w:val="009347C0"/>
    <w:pPr>
      <w:numPr>
        <w:numId w:val="17"/>
      </w:numPr>
      <w:tabs>
        <w:tab w:val="clear" w:pos="576"/>
        <w:tab w:val="left" w:pos="1152"/>
      </w:tabs>
      <w:spacing w:line="240" w:lineRule="exact"/>
    </w:pPr>
    <w:rPr>
      <w:color w:val="535659" w:themeColor="text1"/>
      <w:lang w:val="en-US"/>
    </w:rPr>
  </w:style>
  <w:style w:type="paragraph" w:customStyle="1" w:styleId="S2AStepAlphaIndent2">
    <w:name w:val="S2A_StepAlphaIndent2"/>
    <w:basedOn w:val="Normal"/>
    <w:autoRedefine/>
    <w:qFormat/>
    <w:rsid w:val="009347C0"/>
    <w:pPr>
      <w:numPr>
        <w:ilvl w:val="1"/>
        <w:numId w:val="15"/>
      </w:numPr>
      <w:tabs>
        <w:tab w:val="clear" w:pos="576"/>
      </w:tabs>
      <w:spacing w:line="240" w:lineRule="exact"/>
    </w:pPr>
    <w:rPr>
      <w:color w:val="535659" w:themeColor="text1"/>
      <w:lang w:val="en-US"/>
    </w:rPr>
  </w:style>
  <w:style w:type="paragraph" w:customStyle="1" w:styleId="S3AStepAlphaIndent3">
    <w:name w:val="S3A_StepAlphaIndent3"/>
    <w:basedOn w:val="Normal"/>
    <w:autoRedefine/>
    <w:qFormat/>
    <w:rsid w:val="009347C0"/>
    <w:pPr>
      <w:spacing w:line="240" w:lineRule="exact"/>
      <w:ind w:left="1728"/>
    </w:pPr>
    <w:rPr>
      <w:color w:val="535659" w:themeColor="text1"/>
      <w:lang w:val="en-US"/>
    </w:rPr>
  </w:style>
  <w:style w:type="character" w:customStyle="1" w:styleId="zGoldBold">
    <w:name w:val="zGoldBold"/>
    <w:uiPriority w:val="1"/>
    <w:qFormat/>
    <w:rsid w:val="00A82308"/>
    <w:rPr>
      <w:b/>
      <w:color w:val="A7E6D7" w:themeColor="accent5"/>
    </w:rPr>
  </w:style>
  <w:style w:type="paragraph" w:customStyle="1" w:styleId="CTCellNote">
    <w:name w:val="CT_CellNote"/>
    <w:basedOn w:val="Normal"/>
    <w:qFormat/>
    <w:rsid w:val="00912FB8"/>
    <w:pPr>
      <w:spacing w:before="60" w:line="200" w:lineRule="atLeast"/>
    </w:pPr>
    <w:rPr>
      <w:lang w:val="en-US"/>
    </w:rPr>
  </w:style>
  <w:style w:type="paragraph" w:customStyle="1" w:styleId="zWarning">
    <w:name w:val="zWarning"/>
    <w:basedOn w:val="zNote"/>
    <w:qFormat/>
    <w:rsid w:val="004B75C1"/>
  </w:style>
  <w:style w:type="paragraph" w:customStyle="1" w:styleId="zNote">
    <w:name w:val="zNote"/>
    <w:basedOn w:val="Normal"/>
    <w:qFormat/>
    <w:rsid w:val="00880A4C"/>
    <w:rPr>
      <w:lang w:val="en-US"/>
    </w:rPr>
  </w:style>
  <w:style w:type="paragraph" w:customStyle="1" w:styleId="zCaution">
    <w:name w:val="zCaution"/>
    <w:basedOn w:val="zNote"/>
    <w:qFormat/>
    <w:rsid w:val="004B75C1"/>
  </w:style>
  <w:style w:type="table" w:styleId="TableGrid">
    <w:name w:val="Table Grid"/>
    <w:basedOn w:val="TableNormal"/>
    <w:uiPriority w:val="39"/>
    <w:rsid w:val="00541A6D"/>
    <w:rPr>
      <w:rFonts w:ascii="Trebuchet MS" w:hAnsi="Trebuchet MS"/>
      <w:sz w:val="16"/>
    </w:rPr>
    <w:tblPr/>
  </w:style>
  <w:style w:type="table" w:customStyle="1" w:styleId="NotRuled">
    <w:name w:val="NotRuled"/>
    <w:basedOn w:val="TableNormal"/>
    <w:uiPriority w:val="99"/>
    <w:rsid w:val="00E51920"/>
    <w:rPr>
      <w:rFonts w:ascii="Trebuchet MS" w:hAnsi="Trebuchet MS"/>
      <w:sz w:val="16"/>
    </w:rPr>
    <w:tblPr>
      <w:tblInd w:w="144" w:type="dxa"/>
    </w:tblPr>
    <w:tblStylePr w:type="firstRow">
      <w:rPr>
        <w:rFonts w:ascii="Arial" w:hAnsi="Arial"/>
      </w:rPr>
      <w:tblPr/>
      <w:tcPr>
        <w:tcBorders>
          <w:top w:val="nil"/>
          <w:left w:val="nil"/>
          <w:bottom w:val="single" w:sz="12" w:space="0" w:color="444444"/>
          <w:right w:val="nil"/>
          <w:insideH w:val="nil"/>
          <w:insideV w:val="nil"/>
        </w:tcBorders>
      </w:tcPr>
    </w:tblStylePr>
  </w:style>
  <w:style w:type="table" w:customStyle="1" w:styleId="NotRuledIndented">
    <w:name w:val="NotRuledIndented"/>
    <w:basedOn w:val="TableNormal"/>
    <w:uiPriority w:val="99"/>
    <w:rsid w:val="00E51920"/>
    <w:tblPr>
      <w:tblInd w:w="576" w:type="dxa"/>
    </w:tblPr>
    <w:tblStylePr w:type="firstRow">
      <w:rPr>
        <w:rFonts w:ascii="Arial" w:hAnsi="Arial"/>
      </w:rPr>
      <w:tblPr/>
      <w:tcPr>
        <w:tcBorders>
          <w:top w:val="nil"/>
          <w:left w:val="nil"/>
          <w:bottom w:val="single" w:sz="12" w:space="0" w:color="444444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CHCellHeading">
    <w:name w:val="CH_CellHeading"/>
    <w:basedOn w:val="Normal"/>
    <w:qFormat/>
    <w:rsid w:val="009347C0"/>
    <w:pPr>
      <w:spacing w:before="60" w:line="240" w:lineRule="exact"/>
    </w:pPr>
    <w:rPr>
      <w:b/>
      <w:lang w:val="en-US"/>
    </w:rPr>
  </w:style>
  <w:style w:type="paragraph" w:customStyle="1" w:styleId="CBOCellBody">
    <w:name w:val="CBO_CellBody"/>
    <w:basedOn w:val="Normal"/>
    <w:qFormat/>
    <w:rsid w:val="00880A4C"/>
    <w:pPr>
      <w:spacing w:before="60" w:line="200" w:lineRule="atLeast"/>
    </w:pPr>
    <w:rPr>
      <w:lang w:val="en-US"/>
    </w:rPr>
  </w:style>
  <w:style w:type="paragraph" w:customStyle="1" w:styleId="CPCellProcedure">
    <w:name w:val="CP_CellProcedure"/>
    <w:basedOn w:val="CBOCellBody"/>
    <w:qFormat/>
    <w:rsid w:val="00E63966"/>
    <w:pPr>
      <w:spacing w:before="100"/>
    </w:pPr>
    <w:rPr>
      <w:b/>
      <w:i/>
    </w:rPr>
  </w:style>
  <w:style w:type="paragraph" w:customStyle="1" w:styleId="CS11CellStepNum">
    <w:name w:val="CS11_CellStepNum"/>
    <w:basedOn w:val="CBOCellBody"/>
    <w:qFormat/>
    <w:rsid w:val="008046F3"/>
    <w:pPr>
      <w:numPr>
        <w:numId w:val="12"/>
      </w:numPr>
      <w:ind w:left="576" w:hanging="288"/>
    </w:pPr>
  </w:style>
  <w:style w:type="paragraph" w:customStyle="1" w:styleId="CI1CellIndent1">
    <w:name w:val="CI1_CellIndent1"/>
    <w:basedOn w:val="CBOCellBody"/>
    <w:qFormat/>
    <w:rsid w:val="009347C0"/>
    <w:pPr>
      <w:spacing w:line="240" w:lineRule="exact"/>
      <w:ind w:left="576"/>
    </w:pPr>
  </w:style>
  <w:style w:type="paragraph" w:customStyle="1" w:styleId="CBT1CellBullet1">
    <w:name w:val="CBT1_CellBullet1"/>
    <w:basedOn w:val="CBOCellBody"/>
    <w:qFormat/>
    <w:rsid w:val="009347C0"/>
    <w:pPr>
      <w:numPr>
        <w:numId w:val="34"/>
      </w:numPr>
      <w:tabs>
        <w:tab w:val="left" w:pos="342"/>
      </w:tabs>
      <w:spacing w:line="240" w:lineRule="exact"/>
    </w:pPr>
  </w:style>
  <w:style w:type="paragraph" w:customStyle="1" w:styleId="TCTableCap">
    <w:name w:val="TC_TableCap"/>
    <w:basedOn w:val="Normal"/>
    <w:qFormat/>
    <w:rsid w:val="00B56863"/>
    <w:pPr>
      <w:keepNext/>
      <w:spacing w:before="220" w:after="120" w:line="220" w:lineRule="exact"/>
    </w:pPr>
    <w:rPr>
      <w:b/>
      <w:color w:val="535659" w:themeColor="text1"/>
      <w:lang w:val="en-US"/>
    </w:rPr>
  </w:style>
  <w:style w:type="paragraph" w:customStyle="1" w:styleId="TCITableCapIndent">
    <w:name w:val="TCI_TableCapIndent_"/>
    <w:basedOn w:val="Normal"/>
    <w:qFormat/>
    <w:rsid w:val="00F2517F"/>
    <w:pPr>
      <w:keepNext/>
      <w:spacing w:before="225" w:after="120"/>
      <w:ind w:left="450"/>
    </w:pPr>
    <w:rPr>
      <w:b/>
      <w:color w:val="444444"/>
      <w:lang w:val="en-US"/>
    </w:rPr>
  </w:style>
  <w:style w:type="paragraph" w:styleId="Header">
    <w:name w:val="header"/>
    <w:basedOn w:val="Normal"/>
    <w:link w:val="HeaderChar"/>
    <w:autoRedefine/>
    <w:uiPriority w:val="99"/>
    <w:unhideWhenUsed/>
    <w:rsid w:val="006D6E39"/>
    <w:pPr>
      <w:tabs>
        <w:tab w:val="center" w:pos="4677"/>
        <w:tab w:val="right" w:pos="9355"/>
      </w:tabs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6D6E39"/>
    <w:rPr>
      <w:rFonts w:ascii="Trebuchet MS" w:hAnsi="Trebuchet MS"/>
      <w:sz w:val="16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B1BB1"/>
    <w:pPr>
      <w:tabs>
        <w:tab w:val="center" w:pos="4677"/>
        <w:tab w:val="right" w:pos="9355"/>
      </w:tabs>
      <w:jc w:val="right"/>
    </w:pPr>
    <w:rPr>
      <w:color w:val="AAAAAA"/>
      <w:sz w:val="16"/>
    </w:rPr>
  </w:style>
  <w:style w:type="character" w:customStyle="1" w:styleId="FooterChar">
    <w:name w:val="Footer Char"/>
    <w:link w:val="Footer"/>
    <w:uiPriority w:val="99"/>
    <w:rsid w:val="00CB1BB1"/>
    <w:rPr>
      <w:rFonts w:ascii="Trebuchet MS" w:hAnsi="Trebuchet MS"/>
      <w:color w:val="AAAAAA"/>
      <w:sz w:val="16"/>
      <w:szCs w:val="22"/>
      <w:lang w:eastAsia="en-US"/>
    </w:rPr>
  </w:style>
  <w:style w:type="character" w:customStyle="1" w:styleId="PageNumber1">
    <w:name w:val="Page Number1"/>
    <w:uiPriority w:val="1"/>
    <w:qFormat/>
    <w:rsid w:val="00CC02E8"/>
    <w:rPr>
      <w:rFonts w:ascii="Arial" w:hAnsi="Arial"/>
      <w:color w:val="AAAAAA"/>
      <w:sz w:val="20"/>
    </w:rPr>
  </w:style>
  <w:style w:type="paragraph" w:customStyle="1" w:styleId="FCFigureCap">
    <w:name w:val="FC_FigureCap"/>
    <w:basedOn w:val="Normal"/>
    <w:qFormat/>
    <w:rsid w:val="009347C0"/>
    <w:pPr>
      <w:keepNext/>
      <w:spacing w:before="220" w:line="240" w:lineRule="exact"/>
    </w:pPr>
    <w:rPr>
      <w:b/>
      <w:color w:val="444444"/>
      <w:lang w:val="en-US"/>
    </w:rPr>
  </w:style>
  <w:style w:type="paragraph" w:customStyle="1" w:styleId="FCIFigureCapIndent">
    <w:name w:val="FCI_FigureCapIndent_"/>
    <w:basedOn w:val="Normal"/>
    <w:qFormat/>
    <w:rsid w:val="009347C0"/>
    <w:pPr>
      <w:keepNext/>
      <w:spacing w:before="225" w:line="240" w:lineRule="exact"/>
      <w:ind w:left="590"/>
    </w:pPr>
    <w:rPr>
      <w:b/>
      <w:color w:val="444444"/>
      <w:lang w:val="en-US"/>
    </w:rPr>
  </w:style>
  <w:style w:type="character" w:customStyle="1" w:styleId="CodeCharacter">
    <w:name w:val="Code_Character"/>
    <w:uiPriority w:val="1"/>
    <w:qFormat/>
    <w:rsid w:val="00294570"/>
    <w:rPr>
      <w:rFonts w:ascii="Courier New" w:hAnsi="Courier New"/>
    </w:rPr>
  </w:style>
  <w:style w:type="character" w:customStyle="1" w:styleId="CodeItalic">
    <w:name w:val="CodeItalic"/>
    <w:uiPriority w:val="1"/>
    <w:qFormat/>
    <w:rsid w:val="00294570"/>
    <w:rPr>
      <w:rFonts w:ascii="Courier New" w:hAnsi="Courier New"/>
      <w:i/>
    </w:rPr>
  </w:style>
  <w:style w:type="character" w:customStyle="1" w:styleId="Bold">
    <w:name w:val="Bold"/>
    <w:uiPriority w:val="1"/>
    <w:qFormat/>
    <w:rsid w:val="009347C0"/>
    <w:rPr>
      <w:rFonts w:asciiTheme="minorHAnsi" w:hAnsiTheme="minorHAnsi"/>
      <w:b/>
      <w:i w:val="0"/>
    </w:rPr>
  </w:style>
  <w:style w:type="character" w:customStyle="1" w:styleId="BoldItalic">
    <w:name w:val="BoldItalic"/>
    <w:uiPriority w:val="1"/>
    <w:qFormat/>
    <w:rsid w:val="00294570"/>
    <w:rPr>
      <w:b/>
      <w:i/>
    </w:rPr>
  </w:style>
  <w:style w:type="character" w:customStyle="1" w:styleId="Italic">
    <w:name w:val="Italic"/>
    <w:uiPriority w:val="1"/>
    <w:qFormat/>
    <w:rsid w:val="00294570"/>
    <w:rPr>
      <w:i/>
    </w:rPr>
  </w:style>
  <w:style w:type="character" w:customStyle="1" w:styleId="Superscript">
    <w:name w:val="Superscript"/>
    <w:uiPriority w:val="1"/>
    <w:qFormat/>
    <w:rsid w:val="00294570"/>
    <w:rPr>
      <w:vertAlign w:val="superscript"/>
    </w:rPr>
  </w:style>
  <w:style w:type="character" w:customStyle="1" w:styleId="zBlue">
    <w:name w:val="zBlue"/>
    <w:uiPriority w:val="1"/>
    <w:qFormat/>
    <w:rsid w:val="005B0047"/>
    <w:rPr>
      <w:color w:val="444444"/>
    </w:rPr>
  </w:style>
  <w:style w:type="paragraph" w:styleId="TOCHeading">
    <w:name w:val="TOC Heading"/>
    <w:basedOn w:val="Heading1"/>
    <w:next w:val="Normal"/>
    <w:uiPriority w:val="39"/>
    <w:unhideWhenUsed/>
    <w:qFormat/>
    <w:rsid w:val="001C3B2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45C52"/>
    <w:pPr>
      <w:tabs>
        <w:tab w:val="right" w:leader="dot" w:pos="9000"/>
      </w:tabs>
      <w:spacing w:before="240" w:line="240" w:lineRule="atLeast"/>
      <w:ind w:left="720"/>
    </w:pPr>
    <w:rPr>
      <w:b/>
      <w:noProof/>
      <w:color w:val="535659" w:themeColor="text1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340E98"/>
    <w:pPr>
      <w:tabs>
        <w:tab w:val="right" w:leader="dot" w:pos="9000"/>
      </w:tabs>
      <w:spacing w:before="60" w:line="240" w:lineRule="atLeast"/>
      <w:ind w:left="720"/>
    </w:pPr>
    <w:rPr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4D44D8"/>
    <w:pPr>
      <w:tabs>
        <w:tab w:val="right" w:leader="dot" w:pos="9000"/>
      </w:tabs>
      <w:spacing w:before="40" w:line="240" w:lineRule="atLeast"/>
      <w:ind w:left="1080"/>
    </w:pPr>
    <w:rPr>
      <w:sz w:val="20"/>
    </w:rPr>
  </w:style>
  <w:style w:type="character" w:styleId="Hyperlink">
    <w:name w:val="Hyperlink"/>
    <w:uiPriority w:val="99"/>
    <w:unhideWhenUsed/>
    <w:rsid w:val="00A82308"/>
    <w:rPr>
      <w:caps w:val="0"/>
      <w:smallCaps w:val="0"/>
      <w:strike w:val="0"/>
      <w:dstrike w:val="0"/>
      <w:vanish w:val="0"/>
      <w:color w:val="FB4F14" w:themeColor="accent1"/>
      <w:u w:val="none"/>
      <w:vertAlign w:val="baseline"/>
    </w:rPr>
  </w:style>
  <w:style w:type="paragraph" w:customStyle="1" w:styleId="zMobile">
    <w:name w:val="zMobile"/>
    <w:basedOn w:val="zNote"/>
    <w:qFormat/>
    <w:rsid w:val="00A26862"/>
  </w:style>
  <w:style w:type="paragraph" w:customStyle="1" w:styleId="zVideo">
    <w:name w:val="zVideo"/>
    <w:basedOn w:val="zNote"/>
    <w:qFormat/>
    <w:rsid w:val="008002B6"/>
  </w:style>
  <w:style w:type="paragraph" w:customStyle="1" w:styleId="Note">
    <w:name w:val="Note"/>
    <w:basedOn w:val="Normal"/>
    <w:qFormat/>
    <w:rsid w:val="00880A4C"/>
    <w:pPr>
      <w:spacing w:before="40" w:after="40" w:line="160" w:lineRule="atLeast"/>
    </w:pPr>
    <w:rPr>
      <w:sz w:val="16"/>
      <w:lang w:val="en-US"/>
    </w:rPr>
  </w:style>
  <w:style w:type="paragraph" w:customStyle="1" w:styleId="BulletNote">
    <w:name w:val="Bullet_Note"/>
    <w:basedOn w:val="Note"/>
    <w:qFormat/>
    <w:rsid w:val="00FF0E1B"/>
    <w:pPr>
      <w:numPr>
        <w:numId w:val="14"/>
      </w:numPr>
      <w:tabs>
        <w:tab w:val="left" w:pos="504"/>
      </w:tabs>
      <w:spacing w:before="0" w:after="0"/>
      <w:ind w:left="504" w:hanging="216"/>
    </w:pPr>
  </w:style>
  <w:style w:type="paragraph" w:customStyle="1" w:styleId="H2NTHeading2NoTopic">
    <w:name w:val="H2NT_Heading2NoTopic"/>
    <w:basedOn w:val="Normal"/>
    <w:next w:val="Normal"/>
    <w:qFormat/>
    <w:rsid w:val="000F632C"/>
    <w:pPr>
      <w:spacing w:before="525" w:after="180" w:line="520" w:lineRule="atLeast"/>
    </w:pPr>
    <w:rPr>
      <w:b/>
      <w:color w:val="535659" w:themeColor="text1"/>
      <w:sz w:val="44"/>
    </w:rPr>
  </w:style>
  <w:style w:type="paragraph" w:customStyle="1" w:styleId="CONCodeNext">
    <w:name w:val="CON_CodeNext"/>
    <w:basedOn w:val="COFCodeFirst"/>
    <w:qFormat/>
    <w:rsid w:val="00A225B6"/>
  </w:style>
  <w:style w:type="paragraph" w:customStyle="1" w:styleId="zImportant">
    <w:name w:val="zImportant"/>
    <w:basedOn w:val="zNote"/>
    <w:qFormat/>
    <w:rsid w:val="009C2C41"/>
  </w:style>
  <w:style w:type="paragraph" w:customStyle="1" w:styleId="zTip">
    <w:name w:val="zTip"/>
    <w:basedOn w:val="zNote"/>
    <w:rsid w:val="002D4331"/>
  </w:style>
  <w:style w:type="paragraph" w:customStyle="1" w:styleId="GIGroupTitle">
    <w:name w:val="GI_GroupTitle"/>
    <w:basedOn w:val="Normal"/>
    <w:qFormat/>
    <w:rsid w:val="00A82308"/>
    <w:pPr>
      <w:autoSpaceDE w:val="0"/>
      <w:autoSpaceDN w:val="0"/>
      <w:adjustRightInd w:val="0"/>
      <w:spacing w:before="240" w:line="280" w:lineRule="atLeast"/>
      <w:jc w:val="both"/>
    </w:pPr>
    <w:rPr>
      <w:rFonts w:cs="TrebuchetMS-Bold"/>
      <w:b/>
      <w:bCs/>
      <w:color w:val="EDEBDC" w:themeColor="accent6"/>
      <w:sz w:val="24"/>
      <w:szCs w:val="24"/>
      <w:lang w:val="en-US"/>
    </w:rPr>
  </w:style>
  <w:style w:type="paragraph" w:customStyle="1" w:styleId="GRGlossaryTerm">
    <w:name w:val="GR_GlossaryTerm"/>
    <w:basedOn w:val="Normal"/>
    <w:qFormat/>
    <w:rsid w:val="009347C0"/>
    <w:pPr>
      <w:autoSpaceDE w:val="0"/>
      <w:autoSpaceDN w:val="0"/>
      <w:adjustRightInd w:val="0"/>
      <w:spacing w:before="100" w:line="240" w:lineRule="exact"/>
    </w:pPr>
    <w:rPr>
      <w:rFonts w:cs="TrebuchetMS-Bold"/>
      <w:b/>
      <w:bCs/>
      <w:color w:val="000000"/>
      <w:szCs w:val="18"/>
      <w:lang w:val="en-US"/>
    </w:rPr>
  </w:style>
  <w:style w:type="paragraph" w:customStyle="1" w:styleId="GTGlossText">
    <w:name w:val="GT_GlossText"/>
    <w:basedOn w:val="Normal"/>
    <w:qFormat/>
    <w:rsid w:val="009347C0"/>
    <w:pPr>
      <w:autoSpaceDE w:val="0"/>
      <w:autoSpaceDN w:val="0"/>
      <w:adjustRightInd w:val="0"/>
      <w:spacing w:before="60" w:line="240" w:lineRule="exact"/>
      <w:ind w:left="576"/>
    </w:pPr>
    <w:rPr>
      <w:rFonts w:cs="TrebuchetMS"/>
      <w:color w:val="000000"/>
      <w:szCs w:val="18"/>
      <w:lang w:val="en-US"/>
    </w:rPr>
  </w:style>
  <w:style w:type="paragraph" w:customStyle="1" w:styleId="GroupTitlesIX">
    <w:name w:val="GroupTitlesIX"/>
    <w:basedOn w:val="Normal"/>
    <w:qFormat/>
    <w:rsid w:val="00006967"/>
    <w:pPr>
      <w:autoSpaceDE w:val="0"/>
      <w:autoSpaceDN w:val="0"/>
      <w:adjustRightInd w:val="0"/>
      <w:spacing w:before="280" w:line="280" w:lineRule="atLeast"/>
    </w:pPr>
    <w:rPr>
      <w:rFonts w:cs="TrebuchetMS-Bold"/>
      <w:b/>
      <w:bCs/>
      <w:color w:val="076475"/>
      <w:sz w:val="24"/>
      <w:szCs w:val="24"/>
      <w:lang w:val="en-US"/>
    </w:rPr>
  </w:style>
  <w:style w:type="paragraph" w:customStyle="1" w:styleId="Level1IX">
    <w:name w:val="Level1IX"/>
    <w:basedOn w:val="Normal"/>
    <w:qFormat/>
    <w:rsid w:val="00226201"/>
    <w:pPr>
      <w:autoSpaceDE w:val="0"/>
      <w:autoSpaceDN w:val="0"/>
      <w:adjustRightInd w:val="0"/>
      <w:spacing w:before="40" w:after="40"/>
    </w:pPr>
    <w:rPr>
      <w:rFonts w:cs="TrebuchetMS"/>
      <w:color w:val="000000"/>
      <w:szCs w:val="18"/>
      <w:lang w:val="en-US"/>
    </w:rPr>
  </w:style>
  <w:style w:type="paragraph" w:customStyle="1" w:styleId="Level2IX">
    <w:name w:val="Level2IX"/>
    <w:basedOn w:val="Level1IX"/>
    <w:qFormat/>
    <w:rsid w:val="001176BA"/>
    <w:pPr>
      <w:ind w:left="576"/>
    </w:pPr>
  </w:style>
  <w:style w:type="paragraph" w:customStyle="1" w:styleId="Level3IX">
    <w:name w:val="Level3IX"/>
    <w:basedOn w:val="Level2IX"/>
    <w:qFormat/>
    <w:rsid w:val="001176BA"/>
    <w:pPr>
      <w:ind w:left="1152"/>
    </w:pPr>
  </w:style>
  <w:style w:type="character" w:customStyle="1" w:styleId="Heading2Char">
    <w:name w:val="Heading 2 Char"/>
    <w:link w:val="Heading2"/>
    <w:uiPriority w:val="9"/>
    <w:rsid w:val="000F632C"/>
    <w:rPr>
      <w:rFonts w:ascii="Arial" w:hAnsi="Arial"/>
      <w:b/>
      <w:color w:val="535659" w:themeColor="text1"/>
      <w:sz w:val="48"/>
      <w:szCs w:val="22"/>
      <w:lang w:val="en-US"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C3691D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C3691D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C3691D"/>
    <w:pPr>
      <w:spacing w:after="100"/>
      <w:ind w:left="1100"/>
    </w:pPr>
  </w:style>
  <w:style w:type="paragraph" w:styleId="ListNumber">
    <w:name w:val="List Number"/>
    <w:basedOn w:val="Normal"/>
    <w:uiPriority w:val="99"/>
    <w:semiHidden/>
    <w:unhideWhenUsed/>
    <w:rsid w:val="00A16995"/>
    <w:pPr>
      <w:numPr>
        <w:numId w:val="7"/>
      </w:numPr>
      <w:ind w:left="288" w:hanging="288"/>
      <w:contextualSpacing/>
    </w:pPr>
  </w:style>
  <w:style w:type="paragraph" w:styleId="ListNumber2">
    <w:name w:val="List Number 2"/>
    <w:basedOn w:val="Normal"/>
    <w:uiPriority w:val="99"/>
    <w:semiHidden/>
    <w:unhideWhenUsed/>
    <w:rsid w:val="00A16995"/>
    <w:pPr>
      <w:numPr>
        <w:numId w:val="8"/>
      </w:numPr>
      <w:ind w:left="576" w:hanging="288"/>
      <w:contextualSpacing/>
    </w:pPr>
  </w:style>
  <w:style w:type="paragraph" w:styleId="ListNumber3">
    <w:name w:val="List Number 3"/>
    <w:basedOn w:val="Normal"/>
    <w:uiPriority w:val="99"/>
    <w:semiHidden/>
    <w:unhideWhenUsed/>
    <w:rsid w:val="00A16995"/>
    <w:pPr>
      <w:numPr>
        <w:numId w:val="9"/>
      </w:numPr>
      <w:ind w:left="850" w:hanging="288"/>
      <w:contextualSpacing/>
    </w:pPr>
  </w:style>
  <w:style w:type="paragraph" w:styleId="ListNumber4">
    <w:name w:val="List Number 4"/>
    <w:basedOn w:val="Normal"/>
    <w:uiPriority w:val="99"/>
    <w:semiHidden/>
    <w:unhideWhenUsed/>
    <w:rsid w:val="00A16995"/>
    <w:pPr>
      <w:numPr>
        <w:numId w:val="10"/>
      </w:numPr>
      <w:ind w:left="1138" w:hanging="288"/>
      <w:contextualSpacing/>
    </w:pPr>
  </w:style>
  <w:style w:type="paragraph" w:styleId="ListNumber5">
    <w:name w:val="List Number 5"/>
    <w:basedOn w:val="Normal"/>
    <w:uiPriority w:val="99"/>
    <w:semiHidden/>
    <w:unhideWhenUsed/>
    <w:rsid w:val="00A16995"/>
    <w:pPr>
      <w:numPr>
        <w:numId w:val="11"/>
      </w:numPr>
      <w:ind w:left="1426" w:hanging="288"/>
      <w:contextualSpacing/>
    </w:pPr>
  </w:style>
  <w:style w:type="paragraph" w:customStyle="1" w:styleId="TitleOtherNoTOC">
    <w:name w:val="Title Other NoTOC"/>
    <w:basedOn w:val="Normal"/>
    <w:qFormat/>
    <w:rsid w:val="00011AF1"/>
    <w:pPr>
      <w:keepNext/>
      <w:pageBreakBefore/>
      <w:tabs>
        <w:tab w:val="center" w:pos="8638"/>
        <w:tab w:val="right" w:pos="9026"/>
      </w:tabs>
      <w:spacing w:after="1740" w:line="460" w:lineRule="atLeast"/>
      <w:outlineLvl w:val="0"/>
    </w:pPr>
    <w:rPr>
      <w:color w:val="444444"/>
      <w:sz w:val="56"/>
      <w:u w:val="single" w:color="FB4F14"/>
      <w:lang w:val="en-US"/>
    </w:rPr>
  </w:style>
  <w:style w:type="character" w:customStyle="1" w:styleId="Heading4Char">
    <w:name w:val="Heading 4 Char"/>
    <w:link w:val="Heading4"/>
    <w:uiPriority w:val="9"/>
    <w:rsid w:val="000F632C"/>
    <w:rPr>
      <w:rFonts w:ascii="Arial" w:hAnsi="Arial"/>
      <w:b/>
      <w:color w:val="535659" w:themeColor="text1"/>
      <w:sz w:val="32"/>
      <w:szCs w:val="22"/>
      <w:lang w:val="en-US" w:eastAsia="en-US"/>
    </w:rPr>
  </w:style>
  <w:style w:type="character" w:customStyle="1" w:styleId="Heading5Char">
    <w:name w:val="Heading 5 Char"/>
    <w:link w:val="Heading5"/>
    <w:uiPriority w:val="9"/>
    <w:rsid w:val="00E64A4E"/>
    <w:rPr>
      <w:rFonts w:ascii="Arial" w:hAnsi="Arial"/>
      <w:b/>
      <w:sz w:val="24"/>
      <w:szCs w:val="22"/>
      <w:lang w:eastAsia="en-US"/>
    </w:rPr>
  </w:style>
  <w:style w:type="character" w:customStyle="1" w:styleId="Heading6Char">
    <w:name w:val="Heading 6 Char"/>
    <w:link w:val="Heading6"/>
    <w:uiPriority w:val="9"/>
    <w:rsid w:val="00E64A4E"/>
    <w:rPr>
      <w:rFonts w:ascii="Arial" w:hAnsi="Arial"/>
      <w:b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semiHidden/>
    <w:unhideWhenUsed/>
    <w:rsid w:val="00AC47EE"/>
  </w:style>
  <w:style w:type="paragraph" w:styleId="BlockText">
    <w:name w:val="Block Text"/>
    <w:basedOn w:val="Normal"/>
    <w:uiPriority w:val="99"/>
    <w:semiHidden/>
    <w:unhideWhenUsed/>
    <w:rsid w:val="00AC47EE"/>
    <w:pPr>
      <w:pBdr>
        <w:top w:val="single" w:sz="2" w:space="10" w:color="4F81BD" w:shadow="1"/>
        <w:left w:val="single" w:sz="2" w:space="10" w:color="4F81BD" w:shadow="1"/>
        <w:bottom w:val="single" w:sz="2" w:space="10" w:color="4F81BD" w:shadow="1"/>
        <w:right w:val="single" w:sz="2" w:space="10" w:color="4F81BD" w:shadow="1"/>
      </w:pBdr>
      <w:ind w:left="1152" w:right="1152"/>
    </w:pPr>
    <w:rPr>
      <w:rFonts w:ascii="Calibri" w:eastAsia="PMingLiU" w:hAnsi="Calibri"/>
      <w:i/>
      <w:iCs/>
      <w:color w:val="4F81BD"/>
    </w:rPr>
  </w:style>
  <w:style w:type="paragraph" w:styleId="BodyText">
    <w:name w:val="Body Text"/>
    <w:basedOn w:val="Normal"/>
    <w:link w:val="BodyTextChar"/>
    <w:uiPriority w:val="99"/>
    <w:unhideWhenUsed/>
    <w:rsid w:val="008C37B6"/>
    <w:pPr>
      <w:spacing w:after="120" w:line="240" w:lineRule="exact"/>
    </w:pPr>
    <w:rPr>
      <w:color w:val="535659" w:themeColor="text1"/>
    </w:rPr>
  </w:style>
  <w:style w:type="character" w:customStyle="1" w:styleId="BodyTextChar">
    <w:name w:val="Body Text Char"/>
    <w:link w:val="BodyText"/>
    <w:uiPriority w:val="99"/>
    <w:rsid w:val="008C37B6"/>
    <w:rPr>
      <w:rFonts w:ascii="Arial" w:hAnsi="Arial"/>
      <w:color w:val="535659" w:themeColor="text1"/>
      <w:sz w:val="18"/>
      <w:szCs w:val="22"/>
      <w:lang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C47EE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C47EE"/>
    <w:rPr>
      <w:rFonts w:ascii="Trebuchet MS" w:hAnsi="Trebuchet MS"/>
      <w:sz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C47EE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AC47EE"/>
    <w:rPr>
      <w:rFonts w:ascii="Trebuchet MS" w:hAnsi="Trebuchet MS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AC47EE"/>
    <w:pPr>
      <w:spacing w:after="60"/>
      <w:ind w:firstLine="360"/>
    </w:pPr>
  </w:style>
  <w:style w:type="character" w:customStyle="1" w:styleId="BodyTextFirstIndentChar">
    <w:name w:val="Body Text First Indent Char"/>
    <w:link w:val="BodyTextFirstIndent"/>
    <w:uiPriority w:val="99"/>
    <w:semiHidden/>
    <w:rsid w:val="00AC47EE"/>
    <w:rPr>
      <w:rFonts w:ascii="Trebuchet MS" w:hAnsi="Trebuchet MS"/>
      <w:sz w:val="18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C47EE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AC47EE"/>
    <w:rPr>
      <w:rFonts w:ascii="Trebuchet MS" w:hAnsi="Trebuchet MS"/>
      <w:sz w:val="18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AC47EE"/>
    <w:pPr>
      <w:spacing w:after="60"/>
      <w:ind w:left="360" w:firstLine="360"/>
    </w:pPr>
  </w:style>
  <w:style w:type="character" w:customStyle="1" w:styleId="BodyTextFirstIndent2Char">
    <w:name w:val="Body Text First Indent 2 Char"/>
    <w:link w:val="BodyTextFirstIndent2"/>
    <w:uiPriority w:val="99"/>
    <w:semiHidden/>
    <w:rsid w:val="00AC47EE"/>
    <w:rPr>
      <w:rFonts w:ascii="Trebuchet MS" w:hAnsi="Trebuchet MS"/>
      <w:sz w:val="1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AC47EE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AC47EE"/>
    <w:rPr>
      <w:rFonts w:ascii="Trebuchet MS" w:hAnsi="Trebuchet MS"/>
      <w:sz w:val="18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C47EE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C47EE"/>
    <w:rPr>
      <w:rFonts w:ascii="Trebuchet MS" w:hAnsi="Trebuchet MS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AC47EE"/>
    <w:pPr>
      <w:ind w:left="4252"/>
    </w:pPr>
  </w:style>
  <w:style w:type="character" w:customStyle="1" w:styleId="ClosingChar">
    <w:name w:val="Closing Char"/>
    <w:link w:val="Closing"/>
    <w:uiPriority w:val="99"/>
    <w:semiHidden/>
    <w:rsid w:val="00AC47EE"/>
    <w:rPr>
      <w:rFonts w:ascii="Trebuchet MS" w:hAnsi="Trebuchet MS"/>
      <w:sz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C47EE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rsid w:val="00AC47EE"/>
    <w:rPr>
      <w:rFonts w:ascii="Trebuchet MS" w:hAnsi="Trebuchet M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47E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C47EE"/>
    <w:rPr>
      <w:rFonts w:ascii="Trebuchet MS" w:hAnsi="Trebuchet MS"/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C47EE"/>
  </w:style>
  <w:style w:type="character" w:customStyle="1" w:styleId="DateChar">
    <w:name w:val="Date Char"/>
    <w:link w:val="Date"/>
    <w:uiPriority w:val="99"/>
    <w:semiHidden/>
    <w:rsid w:val="00AC47EE"/>
    <w:rPr>
      <w:rFonts w:ascii="Trebuchet MS" w:hAnsi="Trebuchet MS"/>
      <w:sz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C47E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C47EE"/>
    <w:rPr>
      <w:rFonts w:ascii="Tahoma" w:hAnsi="Tahoma" w:cs="Tahoma"/>
      <w:sz w:val="16"/>
      <w:szCs w:val="16"/>
    </w:rPr>
  </w:style>
  <w:style w:type="paragraph" w:styleId="EmailSignature">
    <w:name w:val="E-mail Signature"/>
    <w:basedOn w:val="Normal"/>
    <w:link w:val="EmailSignatureChar"/>
    <w:uiPriority w:val="99"/>
    <w:semiHidden/>
    <w:unhideWhenUsed/>
    <w:rsid w:val="00AC47EE"/>
  </w:style>
  <w:style w:type="character" w:customStyle="1" w:styleId="EmailSignatureChar">
    <w:name w:val="Email Signature Char"/>
    <w:link w:val="EmailSignature"/>
    <w:uiPriority w:val="99"/>
    <w:semiHidden/>
    <w:rsid w:val="00AC47EE"/>
    <w:rPr>
      <w:rFonts w:ascii="Trebuchet MS" w:hAnsi="Trebuchet MS"/>
      <w:sz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C47EE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AC47EE"/>
    <w:rPr>
      <w:rFonts w:ascii="Trebuchet MS" w:hAnsi="Trebuchet MS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AC47EE"/>
    <w:pPr>
      <w:framePr w:w="7920" w:h="1980" w:hRule="exact" w:hSpace="180" w:wrap="auto" w:hAnchor="page" w:xAlign="center" w:yAlign="bottom"/>
      <w:ind w:left="2880"/>
    </w:pPr>
    <w:rPr>
      <w:rFonts w:ascii="Cambria" w:eastAsia="PMingLiU" w:hAnsi="Cambria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AC47EE"/>
    <w:rPr>
      <w:rFonts w:ascii="Cambria" w:eastAsia="PMingLiU" w:hAnsi="Cambria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47EE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C47EE"/>
    <w:rPr>
      <w:rFonts w:ascii="Trebuchet MS" w:hAnsi="Trebuchet MS"/>
      <w:sz w:val="20"/>
      <w:szCs w:val="20"/>
    </w:rPr>
  </w:style>
  <w:style w:type="character" w:customStyle="1" w:styleId="Heading7Char">
    <w:name w:val="Heading 7 Char"/>
    <w:link w:val="Heading7"/>
    <w:uiPriority w:val="9"/>
    <w:rsid w:val="00AC47EE"/>
    <w:rPr>
      <w:rFonts w:ascii="Cambria" w:eastAsia="PMingLiU" w:hAnsi="Cambria" w:cs="Times New Roman"/>
      <w:i/>
      <w:iCs/>
      <w:color w:val="404040"/>
      <w:sz w:val="18"/>
    </w:rPr>
  </w:style>
  <w:style w:type="character" w:customStyle="1" w:styleId="Heading8Char">
    <w:name w:val="Heading 8 Char"/>
    <w:link w:val="Heading8"/>
    <w:uiPriority w:val="9"/>
    <w:rsid w:val="00AC47EE"/>
    <w:rPr>
      <w:rFonts w:ascii="Cambria" w:eastAsia="PMingLiU" w:hAnsi="Cambria" w:cs="Times New Roman"/>
      <w:color w:val="404040"/>
      <w:sz w:val="20"/>
      <w:szCs w:val="20"/>
    </w:rPr>
  </w:style>
  <w:style w:type="character" w:customStyle="1" w:styleId="Heading9Char">
    <w:name w:val="Heading 9 Char"/>
    <w:link w:val="Heading9"/>
    <w:uiPriority w:val="9"/>
    <w:rsid w:val="00AC47EE"/>
    <w:rPr>
      <w:rFonts w:ascii="Cambria" w:eastAsia="PMingLiU" w:hAnsi="Cambria" w:cs="Times New Roman"/>
      <w:i/>
      <w:iCs/>
      <w:color w:val="404040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AC47EE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AC47EE"/>
    <w:rPr>
      <w:rFonts w:ascii="Trebuchet MS" w:hAnsi="Trebuchet MS"/>
      <w:i/>
      <w:iCs/>
      <w:sz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47EE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C47EE"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9347C0"/>
    <w:pPr>
      <w:tabs>
        <w:tab w:val="clear" w:pos="576"/>
      </w:tabs>
      <w:spacing w:line="240" w:lineRule="exact"/>
      <w:ind w:left="187" w:hanging="187"/>
    </w:pPr>
    <w:rPr>
      <w:szCs w:val="18"/>
    </w:rPr>
  </w:style>
  <w:style w:type="paragraph" w:styleId="Index2">
    <w:name w:val="index 2"/>
    <w:basedOn w:val="Level2IX"/>
    <w:next w:val="Normal"/>
    <w:autoRedefine/>
    <w:uiPriority w:val="99"/>
    <w:unhideWhenUsed/>
    <w:rsid w:val="00226201"/>
  </w:style>
  <w:style w:type="paragraph" w:styleId="Index3">
    <w:name w:val="index 3"/>
    <w:basedOn w:val="Normal"/>
    <w:next w:val="Normal"/>
    <w:autoRedefine/>
    <w:uiPriority w:val="99"/>
    <w:unhideWhenUsed/>
    <w:rsid w:val="009347C0"/>
    <w:pPr>
      <w:tabs>
        <w:tab w:val="clear" w:pos="576"/>
      </w:tabs>
      <w:spacing w:line="240" w:lineRule="exact"/>
      <w:ind w:left="547" w:hanging="187"/>
    </w:pPr>
    <w:rPr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4F57C9"/>
    <w:pPr>
      <w:tabs>
        <w:tab w:val="clear" w:pos="576"/>
      </w:tabs>
      <w:ind w:left="720" w:hanging="180"/>
    </w:pPr>
    <w:rPr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6C0950"/>
    <w:pPr>
      <w:tabs>
        <w:tab w:val="clear" w:pos="576"/>
      </w:tabs>
      <w:ind w:left="900" w:hanging="180"/>
    </w:pPr>
    <w:rPr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6C0950"/>
    <w:pPr>
      <w:tabs>
        <w:tab w:val="clear" w:pos="576"/>
      </w:tabs>
      <w:ind w:left="1080" w:hanging="180"/>
    </w:pPr>
    <w:rPr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4F57C9"/>
    <w:pPr>
      <w:tabs>
        <w:tab w:val="clear" w:pos="576"/>
      </w:tabs>
      <w:ind w:left="1260" w:hanging="180"/>
    </w:pPr>
    <w:rPr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4F57C9"/>
    <w:pPr>
      <w:tabs>
        <w:tab w:val="clear" w:pos="576"/>
      </w:tabs>
      <w:ind w:left="1440" w:hanging="180"/>
    </w:pPr>
    <w:rPr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4F57C9"/>
    <w:pPr>
      <w:tabs>
        <w:tab w:val="clear" w:pos="576"/>
      </w:tabs>
      <w:ind w:left="1620" w:hanging="180"/>
    </w:pPr>
    <w:rPr>
      <w:szCs w:val="18"/>
    </w:rPr>
  </w:style>
  <w:style w:type="paragraph" w:styleId="IndexHeading">
    <w:name w:val="index heading"/>
    <w:basedOn w:val="GroupTitlesIX"/>
    <w:next w:val="Index1"/>
    <w:uiPriority w:val="99"/>
    <w:unhideWhenUsed/>
    <w:rsid w:val="007A103D"/>
    <w:rPr>
      <w:color w:val="EDEBDC" w:themeColor="accent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7E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C47EE"/>
    <w:rPr>
      <w:rFonts w:ascii="Trebuchet MS" w:hAnsi="Trebuchet MS"/>
      <w:b/>
      <w:bCs/>
      <w:i/>
      <w:iCs/>
      <w:color w:val="4F81BD"/>
      <w:sz w:val="18"/>
    </w:rPr>
  </w:style>
  <w:style w:type="paragraph" w:styleId="List">
    <w:name w:val="List"/>
    <w:basedOn w:val="Normal"/>
    <w:uiPriority w:val="99"/>
    <w:semiHidden/>
    <w:unhideWhenUsed/>
    <w:rsid w:val="00AC47EE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AC47EE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AC47EE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AC47EE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AC47EE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AC47EE"/>
    <w:pPr>
      <w:numPr>
        <w:numId w:val="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AC47EE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AC47EE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AC47EE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AC47EE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AC47EE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AC47EE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AC47EE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AC47EE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AC47EE"/>
    <w:pPr>
      <w:spacing w:after="120"/>
      <w:ind w:left="1415"/>
      <w:contextualSpacing/>
    </w:pPr>
  </w:style>
  <w:style w:type="paragraph" w:styleId="ListParagraph">
    <w:name w:val="List Paragraph"/>
    <w:basedOn w:val="Normal"/>
    <w:uiPriority w:val="34"/>
    <w:qFormat/>
    <w:rsid w:val="00AC47EE"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AC47E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220" w:lineRule="atLeast"/>
    </w:pPr>
    <w:rPr>
      <w:rFonts w:ascii="Consolas" w:hAnsi="Consolas" w:cs="Consolas"/>
      <w:lang w:eastAsia="en-US"/>
    </w:rPr>
  </w:style>
  <w:style w:type="character" w:customStyle="1" w:styleId="MacroTextChar">
    <w:name w:val="Macro Text Char"/>
    <w:link w:val="MacroText"/>
    <w:uiPriority w:val="99"/>
    <w:semiHidden/>
    <w:rsid w:val="00AC47EE"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AC47E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PMingLiU" w:hAnsi="Cambria"/>
      <w:sz w:val="24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AC47EE"/>
    <w:rPr>
      <w:rFonts w:ascii="Cambria" w:eastAsia="PMingLiU" w:hAnsi="Cambria" w:cs="Times New Roman"/>
      <w:sz w:val="24"/>
      <w:szCs w:val="24"/>
      <w:shd w:val="pct20" w:color="auto" w:fill="auto"/>
    </w:rPr>
  </w:style>
  <w:style w:type="paragraph" w:styleId="NoSpacing">
    <w:name w:val="No Spacing"/>
    <w:uiPriority w:val="1"/>
    <w:rsid w:val="00AC47EE"/>
    <w:rPr>
      <w:rFonts w:ascii="Trebuchet MS" w:hAnsi="Trebuchet MS"/>
      <w:sz w:val="18"/>
      <w:szCs w:val="22"/>
      <w:lang w:eastAsia="en-US"/>
    </w:rPr>
  </w:style>
  <w:style w:type="paragraph" w:styleId="NormalIndent">
    <w:name w:val="Normal Indent"/>
    <w:basedOn w:val="Normal"/>
    <w:uiPriority w:val="99"/>
    <w:semiHidden/>
    <w:unhideWhenUsed/>
    <w:rsid w:val="00AC47EE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AC47EE"/>
  </w:style>
  <w:style w:type="character" w:customStyle="1" w:styleId="NoteHeadingChar">
    <w:name w:val="Note Heading Char"/>
    <w:link w:val="NoteHeading"/>
    <w:uiPriority w:val="99"/>
    <w:semiHidden/>
    <w:rsid w:val="00AC47EE"/>
    <w:rPr>
      <w:rFonts w:ascii="Trebuchet MS" w:hAnsi="Trebuchet MS"/>
      <w:sz w:val="1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C47EE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link w:val="PlainText"/>
    <w:uiPriority w:val="99"/>
    <w:semiHidden/>
    <w:rsid w:val="00AC47EE"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AC47EE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C47EE"/>
    <w:rPr>
      <w:rFonts w:ascii="Trebuchet MS" w:hAnsi="Trebuchet MS"/>
      <w:i/>
      <w:iCs/>
      <w:color w:val="000000"/>
      <w:sz w:val="18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AC47EE"/>
  </w:style>
  <w:style w:type="character" w:customStyle="1" w:styleId="SalutationChar">
    <w:name w:val="Salutation Char"/>
    <w:link w:val="Salutation"/>
    <w:uiPriority w:val="99"/>
    <w:semiHidden/>
    <w:rsid w:val="00AC47EE"/>
    <w:rPr>
      <w:rFonts w:ascii="Trebuchet MS" w:hAnsi="Trebuchet MS"/>
      <w:sz w:val="18"/>
    </w:rPr>
  </w:style>
  <w:style w:type="paragraph" w:styleId="Signature">
    <w:name w:val="Signature"/>
    <w:basedOn w:val="Normal"/>
    <w:link w:val="SignatureChar"/>
    <w:uiPriority w:val="99"/>
    <w:semiHidden/>
    <w:unhideWhenUsed/>
    <w:rsid w:val="00AC47EE"/>
    <w:pPr>
      <w:ind w:left="4252"/>
    </w:pPr>
  </w:style>
  <w:style w:type="character" w:customStyle="1" w:styleId="SignatureChar">
    <w:name w:val="Signature Char"/>
    <w:link w:val="Signature"/>
    <w:uiPriority w:val="99"/>
    <w:semiHidden/>
    <w:rsid w:val="00AC47EE"/>
    <w:rPr>
      <w:rFonts w:ascii="Trebuchet MS" w:hAnsi="Trebuchet MS"/>
      <w:sz w:val="18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AC47EE"/>
    <w:pPr>
      <w:ind w:left="180" w:hanging="18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AC47EE"/>
  </w:style>
  <w:style w:type="paragraph" w:styleId="Title">
    <w:name w:val="Title"/>
    <w:basedOn w:val="Normal"/>
    <w:next w:val="Normal"/>
    <w:link w:val="TitleChar"/>
    <w:uiPriority w:val="10"/>
    <w:qFormat/>
    <w:rsid w:val="00AC47EE"/>
    <w:pPr>
      <w:pBdr>
        <w:bottom w:val="single" w:sz="8" w:space="4" w:color="4F81BD"/>
      </w:pBdr>
      <w:spacing w:after="300"/>
      <w:contextualSpacing/>
    </w:pPr>
    <w:rPr>
      <w:rFonts w:ascii="Cambria" w:eastAsia="PMingLiU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10"/>
    <w:rsid w:val="00AC47EE"/>
    <w:rPr>
      <w:rFonts w:ascii="Cambria" w:eastAsia="PMingLiU" w:hAnsi="Cambria" w:cs="Times New Roman"/>
      <w:color w:val="17365D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semiHidden/>
    <w:unhideWhenUsed/>
    <w:rsid w:val="00AC47EE"/>
    <w:rPr>
      <w:rFonts w:ascii="Cambria" w:eastAsia="PMingLiU" w:hAnsi="Cambria"/>
      <w:b/>
      <w:bCs/>
      <w:sz w:val="24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C47EE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AC47EE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AC47EE"/>
    <w:pPr>
      <w:spacing w:after="100"/>
      <w:ind w:left="1440"/>
    </w:pPr>
  </w:style>
  <w:style w:type="table" w:customStyle="1" w:styleId="Ruled">
    <w:name w:val="Ruled"/>
    <w:basedOn w:val="TableNormal"/>
    <w:uiPriority w:val="99"/>
    <w:rsid w:val="0007069C"/>
    <w:rPr>
      <w:rFonts w:ascii="Arial" w:hAnsi="Arial"/>
    </w:rPr>
    <w:tblPr>
      <w:tblStyleRowBandSize w:val="1"/>
      <w:tblStyleColBandSize w:val="3"/>
      <w:tblInd w:w="142" w:type="dxa"/>
      <w:tblCellMar>
        <w:left w:w="115" w:type="dxa"/>
        <w:right w:w="115" w:type="dxa"/>
      </w:tblCellMar>
    </w:tblPr>
    <w:tblStylePr w:type="firstRow">
      <w:tblPr/>
      <w:tcPr>
        <w:tcBorders>
          <w:bottom w:val="single" w:sz="12" w:space="0" w:color="444444"/>
        </w:tcBorders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bottom w:val="single" w:sz="4" w:space="0" w:color="AAAAAA"/>
        </w:tcBorders>
      </w:tcPr>
    </w:tblStylePr>
    <w:tblStylePr w:type="band2Horz">
      <w:tblPr/>
      <w:tcPr>
        <w:tcBorders>
          <w:bottom w:val="single" w:sz="4" w:space="0" w:color="AAAAAA"/>
        </w:tcBorders>
      </w:tcPr>
    </w:tblStylePr>
  </w:style>
  <w:style w:type="table" w:customStyle="1" w:styleId="RuledIndented">
    <w:name w:val="RuledIndented"/>
    <w:basedOn w:val="TableNormal"/>
    <w:uiPriority w:val="99"/>
    <w:rsid w:val="00F83A1E"/>
    <w:rPr>
      <w:rFonts w:ascii="Arial" w:hAnsi="Arial"/>
    </w:rPr>
    <w:tblPr>
      <w:tblInd w:w="576" w:type="dxa"/>
      <w:tblBorders>
        <w:insideH w:val="single" w:sz="8" w:space="0" w:color="EEEEEE"/>
      </w:tblBorders>
    </w:tblPr>
    <w:tblStylePr w:type="firstRow">
      <w:tblPr/>
      <w:tcPr>
        <w:tcBorders>
          <w:bottom w:val="single" w:sz="12" w:space="0" w:color="444444"/>
        </w:tcBorders>
      </w:tcPr>
    </w:tblStylePr>
    <w:tblStylePr w:type="band1Horz">
      <w:tblPr/>
      <w:tcPr>
        <w:tcBorders>
          <w:bottom w:val="single" w:sz="4" w:space="0" w:color="AAAAAA"/>
        </w:tcBorders>
      </w:tcPr>
    </w:tblStylePr>
    <w:tblStylePr w:type="band2Horz">
      <w:tblPr/>
      <w:tcPr>
        <w:tcBorders>
          <w:bottom w:val="single" w:sz="4" w:space="0" w:color="AAAAAA"/>
        </w:tcBorders>
      </w:tcPr>
    </w:tblStylePr>
  </w:style>
  <w:style w:type="table" w:customStyle="1" w:styleId="NoteTable">
    <w:name w:val="NoteTable"/>
    <w:basedOn w:val="NotRuled"/>
    <w:uiPriority w:val="99"/>
    <w:qFormat/>
    <w:rsid w:val="00F3284D"/>
    <w:rPr>
      <w:rFonts w:ascii="Arial" w:hAnsi="Arial"/>
    </w:rPr>
    <w:tblPr>
      <w:tblStyleRowBandSize w:val="1"/>
      <w:tblStyleColBandSize w:val="1"/>
      <w:tblInd w:w="72" w:type="dxa"/>
      <w:tblBorders>
        <w:insideV w:val="single" w:sz="8" w:space="0" w:color="016475"/>
      </w:tblBorders>
    </w:tblPr>
    <w:trPr>
      <w:tblHeader/>
    </w:trPr>
    <w:tcPr>
      <w:tcMar>
        <w:top w:w="58" w:type="dxa"/>
        <w:left w:w="58" w:type="dxa"/>
        <w:bottom w:w="58" w:type="dxa"/>
        <w:right w:w="58" w:type="dxa"/>
      </w:tcMar>
    </w:tcPr>
    <w:tblStylePr w:type="firstRow">
      <w:rPr>
        <w:rFonts w:ascii="Arial" w:hAnsi="Arial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right w:val="nil"/>
        </w:tcBorders>
      </w:tcPr>
    </w:tblStylePr>
  </w:style>
  <w:style w:type="table" w:customStyle="1" w:styleId="CautionTable">
    <w:name w:val="CautionTable"/>
    <w:basedOn w:val="NoteTable"/>
    <w:uiPriority w:val="99"/>
    <w:qFormat/>
    <w:rsid w:val="00CB0634"/>
    <w:tblPr>
      <w:tblBorders>
        <w:insideV w:val="single" w:sz="8" w:space="0" w:color="FF9D00"/>
      </w:tblBorders>
    </w:tblPr>
    <w:tblStylePr w:type="firstRow">
      <w:rPr>
        <w:rFonts w:ascii="Arial" w:hAnsi="Arial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right w:val="nil"/>
        </w:tcBorders>
      </w:tcPr>
    </w:tblStylePr>
  </w:style>
  <w:style w:type="table" w:customStyle="1" w:styleId="WarningTable">
    <w:name w:val="WarningTable"/>
    <w:basedOn w:val="NoteTable"/>
    <w:uiPriority w:val="99"/>
    <w:qFormat/>
    <w:rsid w:val="006F0E0B"/>
    <w:tblPr>
      <w:tblBorders>
        <w:insideV w:val="single" w:sz="8" w:space="0" w:color="C21B05"/>
      </w:tblBorders>
    </w:tblPr>
    <w:tblStylePr w:type="firstRow">
      <w:rPr>
        <w:rFonts w:ascii="Arial" w:hAnsi="Arial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right w:val="nil"/>
        </w:tcBorders>
      </w:tcPr>
    </w:tblStylePr>
    <w:tblStylePr w:type="lastCol">
      <w:rPr>
        <w:rFonts w:ascii="Arial" w:hAnsi="Arial"/>
      </w:rPr>
    </w:tblStylePr>
  </w:style>
  <w:style w:type="table" w:customStyle="1" w:styleId="NoteIndent1">
    <w:name w:val="NoteIndent1"/>
    <w:basedOn w:val="NoteTable"/>
    <w:uiPriority w:val="99"/>
    <w:qFormat/>
    <w:rsid w:val="00F3284D"/>
    <w:tblPr>
      <w:tblInd w:w="576" w:type="dxa"/>
    </w:tblPr>
    <w:tblStylePr w:type="firstRow">
      <w:rPr>
        <w:rFonts w:ascii="Arial" w:hAnsi="Arial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right w:val="nil"/>
        </w:tcBorders>
      </w:tcPr>
    </w:tblStylePr>
  </w:style>
  <w:style w:type="table" w:customStyle="1" w:styleId="NoteIndent2">
    <w:name w:val="NoteIndent2"/>
    <w:basedOn w:val="NoteTable"/>
    <w:uiPriority w:val="99"/>
    <w:qFormat/>
    <w:rsid w:val="00F3284D"/>
    <w:tblPr>
      <w:tblInd w:w="1152" w:type="dxa"/>
    </w:tblPr>
    <w:tblStylePr w:type="firstRow">
      <w:rPr>
        <w:rFonts w:ascii="Arial" w:hAnsi="Arial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  <w:tblStylePr w:type="firstCol">
      <w:tblPr/>
      <w:tcPr>
        <w:tcBorders>
          <w:right w:val="nil"/>
        </w:tcBorders>
      </w:tcPr>
    </w:tblStylePr>
  </w:style>
  <w:style w:type="paragraph" w:customStyle="1" w:styleId="BlueBold">
    <w:name w:val="BlueBold"/>
    <w:basedOn w:val="Normal"/>
    <w:qFormat/>
    <w:rsid w:val="004C0AFF"/>
    <w:rPr>
      <w:color w:val="0078B6"/>
      <w:lang w:val="en-US"/>
    </w:rPr>
  </w:style>
  <w:style w:type="numbering" w:customStyle="1" w:styleId="DSGnumberedlist-startingatfirstindentlevel">
    <w:name w:val="DSG numbered list - starting at first indent level"/>
    <w:uiPriority w:val="99"/>
    <w:rsid w:val="007A463F"/>
    <w:pPr>
      <w:numPr>
        <w:numId w:val="15"/>
      </w:numPr>
    </w:pPr>
  </w:style>
  <w:style w:type="numbering" w:customStyle="1" w:styleId="DSGnumberedlist-startingatIndent2withthefirststep">
    <w:name w:val="DSG numbered list - starting at Indent2 with the first step"/>
    <w:uiPriority w:val="99"/>
    <w:rsid w:val="008416E6"/>
    <w:pPr>
      <w:numPr>
        <w:numId w:val="17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443786"/>
    <w:pPr>
      <w:spacing w:after="200"/>
    </w:pPr>
    <w:rPr>
      <w:i/>
      <w:iCs/>
      <w:color w:val="1F497D"/>
      <w:szCs w:val="18"/>
    </w:rPr>
  </w:style>
  <w:style w:type="paragraph" w:customStyle="1" w:styleId="HeadingRunIn">
    <w:name w:val="HeadingRunIn"/>
    <w:next w:val="Normal"/>
    <w:rsid w:val="0072190D"/>
    <w:pPr>
      <w:keepNext/>
      <w:autoSpaceDE w:val="0"/>
      <w:autoSpaceDN w:val="0"/>
      <w:adjustRightInd w:val="0"/>
      <w:spacing w:before="120" w:line="280" w:lineRule="atLeast"/>
    </w:pPr>
    <w:rPr>
      <w:rFonts w:ascii="Times New Roman" w:hAnsi="Times New Roman"/>
      <w:b/>
      <w:bCs/>
      <w:color w:val="000000"/>
      <w:w w:val="0"/>
      <w:sz w:val="24"/>
      <w:szCs w:val="24"/>
      <w:lang w:val="en-GB" w:eastAsia="en-US"/>
    </w:rPr>
  </w:style>
  <w:style w:type="paragraph" w:customStyle="1" w:styleId="Dummy">
    <w:name w:val="Dummy"/>
    <w:basedOn w:val="Normal"/>
    <w:qFormat/>
    <w:rsid w:val="002F563A"/>
    <w:pPr>
      <w:tabs>
        <w:tab w:val="clear" w:pos="576"/>
      </w:tabs>
      <w:spacing w:before="20" w:after="20" w:line="80" w:lineRule="atLeast"/>
    </w:pPr>
    <w:rPr>
      <w:sz w:val="8"/>
      <w:lang w:val="en-US"/>
    </w:rPr>
  </w:style>
  <w:style w:type="paragraph" w:customStyle="1" w:styleId="BTListIntro">
    <w:name w:val="BT_List Intro"/>
    <w:basedOn w:val="Normal"/>
    <w:next w:val="BT1Bullet1"/>
    <w:rsid w:val="009347C0"/>
    <w:pPr>
      <w:keepNext/>
      <w:tabs>
        <w:tab w:val="clear" w:pos="576"/>
      </w:tabs>
      <w:spacing w:line="240" w:lineRule="exact"/>
    </w:pPr>
    <w:rPr>
      <w:rFonts w:eastAsia="Times New Roman"/>
      <w:lang w:val="en-US" w:eastAsia="ru-RU"/>
    </w:rPr>
  </w:style>
  <w:style w:type="paragraph" w:customStyle="1" w:styleId="WordOnly">
    <w:name w:val="WordOnly"/>
    <w:basedOn w:val="Normal"/>
    <w:qFormat/>
    <w:rsid w:val="005B084F"/>
    <w:rPr>
      <w:sz w:val="8"/>
      <w:lang w:val="en-US"/>
    </w:rPr>
  </w:style>
  <w:style w:type="paragraph" w:customStyle="1" w:styleId="zCautionIcon">
    <w:name w:val="zCautionIcon"/>
    <w:basedOn w:val="Normal"/>
    <w:qFormat/>
    <w:rsid w:val="00924337"/>
    <w:rPr>
      <w:sz w:val="8"/>
    </w:rPr>
  </w:style>
  <w:style w:type="paragraph" w:customStyle="1" w:styleId="zWarningIcon">
    <w:name w:val="zWarningIcon"/>
    <w:basedOn w:val="Normal"/>
    <w:qFormat/>
    <w:rsid w:val="005B084F"/>
    <w:rPr>
      <w:noProof/>
      <w:sz w:val="8"/>
      <w:lang w:eastAsia="ru-RU"/>
    </w:rPr>
  </w:style>
  <w:style w:type="paragraph" w:customStyle="1" w:styleId="zInfoIcon">
    <w:name w:val="zInfoIcon"/>
    <w:basedOn w:val="Normal"/>
    <w:qFormat/>
    <w:rsid w:val="009715E2"/>
    <w:pPr>
      <w:spacing w:before="15" w:after="15" w:line="360" w:lineRule="auto"/>
      <w:ind w:left="15" w:right="15"/>
    </w:pPr>
    <w:rPr>
      <w:noProof/>
      <w:sz w:val="8"/>
      <w:lang w:eastAsia="ru-RU"/>
    </w:rPr>
  </w:style>
  <w:style w:type="table" w:customStyle="1" w:styleId="FooterTable">
    <w:name w:val="FooterTable"/>
    <w:basedOn w:val="TableNormal"/>
    <w:uiPriority w:val="99"/>
    <w:rsid w:val="00263CCE"/>
    <w:rPr>
      <w:rFonts w:ascii="Arial" w:hAnsi="Arial"/>
      <w:sz w:val="16"/>
    </w:rPr>
    <w:tblPr>
      <w:tblBorders>
        <w:insideV w:val="single" w:sz="8" w:space="0" w:color="FB4F14"/>
      </w:tblBorders>
    </w:tblPr>
  </w:style>
  <w:style w:type="table" w:customStyle="1" w:styleId="Legend">
    <w:name w:val="Legend"/>
    <w:basedOn w:val="TableNormal"/>
    <w:uiPriority w:val="99"/>
    <w:rsid w:val="000765DF"/>
    <w:tblPr/>
  </w:style>
  <w:style w:type="paragraph" w:customStyle="1" w:styleId="TitleOther">
    <w:name w:val="TitleOther"/>
    <w:basedOn w:val="CNChapterNumber"/>
    <w:next w:val="Normal"/>
    <w:qFormat/>
    <w:rsid w:val="00D562AF"/>
    <w:pPr>
      <w:spacing w:after="1740"/>
      <w:outlineLvl w:val="0"/>
    </w:pPr>
  </w:style>
  <w:style w:type="paragraph" w:customStyle="1" w:styleId="Hidden">
    <w:name w:val="Hidden"/>
    <w:basedOn w:val="InsideCoverText"/>
    <w:qFormat/>
    <w:rsid w:val="00A82308"/>
    <w:rPr>
      <w:i/>
      <w:color w:val="59D0B3" w:themeColor="accent5" w:themeShade="BF"/>
      <w:sz w:val="18"/>
    </w:rPr>
  </w:style>
  <w:style w:type="paragraph" w:customStyle="1" w:styleId="CopyrightText">
    <w:name w:val="CopyrightText"/>
    <w:basedOn w:val="Normal"/>
    <w:rsid w:val="00D33995"/>
    <w:pPr>
      <w:tabs>
        <w:tab w:val="clear" w:pos="576"/>
      </w:tabs>
      <w:overflowPunct w:val="0"/>
      <w:autoSpaceDE w:val="0"/>
      <w:autoSpaceDN w:val="0"/>
      <w:adjustRightInd w:val="0"/>
      <w:spacing w:before="100" w:after="200"/>
      <w:textAlignment w:val="baseline"/>
    </w:pPr>
    <w:rPr>
      <w:rFonts w:eastAsia="Times New Roman"/>
      <w:noProof/>
      <w:color w:val="000000"/>
      <w:sz w:val="16"/>
      <w:szCs w:val="20"/>
      <w:lang w:val="en-US"/>
    </w:rPr>
  </w:style>
  <w:style w:type="paragraph" w:customStyle="1" w:styleId="Spine">
    <w:name w:val="Spine"/>
    <w:basedOn w:val="Normal"/>
    <w:next w:val="Normal"/>
    <w:autoRedefine/>
    <w:qFormat/>
    <w:rsid w:val="004D0791"/>
    <w:pPr>
      <w:jc w:val="both"/>
    </w:pPr>
    <w:rPr>
      <w:sz w:val="20"/>
      <w:lang w:val="en-US"/>
    </w:rPr>
  </w:style>
  <w:style w:type="paragraph" w:customStyle="1" w:styleId="H5Heading5">
    <w:name w:val="H5_Heading5"/>
    <w:basedOn w:val="Normal"/>
    <w:next w:val="Normal"/>
    <w:qFormat/>
    <w:rsid w:val="009347C0"/>
    <w:pPr>
      <w:keepNext/>
      <w:suppressAutoHyphens/>
      <w:spacing w:line="240" w:lineRule="exact"/>
    </w:pPr>
    <w:rPr>
      <w:b/>
      <w:color w:val="535659" w:themeColor="text1"/>
    </w:rPr>
  </w:style>
  <w:style w:type="paragraph" w:customStyle="1" w:styleId="H6Heading6">
    <w:name w:val="H6_Heading6"/>
    <w:basedOn w:val="Normal"/>
    <w:autoRedefine/>
    <w:qFormat/>
    <w:rsid w:val="009347C0"/>
    <w:pPr>
      <w:keepNext/>
      <w:suppressAutoHyphens/>
      <w:spacing w:line="260" w:lineRule="exact"/>
    </w:pPr>
    <w:rPr>
      <w:b/>
      <w:color w:val="535659" w:themeColor="text1"/>
      <w:sz w:val="20"/>
    </w:rPr>
  </w:style>
  <w:style w:type="table" w:styleId="GridTable1LightAccent2">
    <w:name w:val="Grid Table 1 Light Accent 2"/>
    <w:basedOn w:val="TableNormal"/>
    <w:uiPriority w:val="46"/>
    <w:rsid w:val="00C90087"/>
    <w:tblPr>
      <w:tblStyleRowBandSize w:val="1"/>
      <w:tblStyleColBandSize w:val="1"/>
      <w:tblBorders>
        <w:top w:val="single" w:sz="4" w:space="0" w:color="DF92A5" w:themeColor="accent2" w:themeTint="66"/>
        <w:left w:val="single" w:sz="4" w:space="0" w:color="DF92A5" w:themeColor="accent2" w:themeTint="66"/>
        <w:bottom w:val="single" w:sz="4" w:space="0" w:color="DF92A5" w:themeColor="accent2" w:themeTint="66"/>
        <w:right w:val="single" w:sz="4" w:space="0" w:color="DF92A5" w:themeColor="accent2" w:themeTint="66"/>
        <w:insideH w:val="single" w:sz="4" w:space="0" w:color="DF92A5" w:themeColor="accent2" w:themeTint="66"/>
        <w:insideV w:val="single" w:sz="4" w:space="0" w:color="DF92A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F5C7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F5C7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0087"/>
    <w:tblPr>
      <w:tblStyleRowBandSize w:val="1"/>
      <w:tblStyleColBandSize w:val="1"/>
      <w:tblBorders>
        <w:top w:val="single" w:sz="4" w:space="0" w:color="FDB8A0" w:themeColor="accent1" w:themeTint="66"/>
        <w:left w:val="single" w:sz="4" w:space="0" w:color="FDB8A0" w:themeColor="accent1" w:themeTint="66"/>
        <w:bottom w:val="single" w:sz="4" w:space="0" w:color="FDB8A0" w:themeColor="accent1" w:themeTint="66"/>
        <w:right w:val="single" w:sz="4" w:space="0" w:color="FDB8A0" w:themeColor="accent1" w:themeTint="66"/>
        <w:insideH w:val="single" w:sz="4" w:space="0" w:color="FDB8A0" w:themeColor="accent1" w:themeTint="66"/>
        <w:insideV w:val="single" w:sz="4" w:space="0" w:color="FDB8A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C957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957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C90087"/>
    <w:tblPr>
      <w:tblStyleRowBandSize w:val="1"/>
      <w:tblStyleColBandSize w:val="1"/>
      <w:tblBorders>
        <w:top w:val="single" w:sz="4" w:space="0" w:color="B8BBBD" w:themeColor="text1" w:themeTint="66"/>
        <w:left w:val="single" w:sz="4" w:space="0" w:color="B8BBBD" w:themeColor="text1" w:themeTint="66"/>
        <w:bottom w:val="single" w:sz="4" w:space="0" w:color="B8BBBD" w:themeColor="text1" w:themeTint="66"/>
        <w:right w:val="single" w:sz="4" w:space="0" w:color="B8BBBD" w:themeColor="text1" w:themeTint="66"/>
        <w:insideH w:val="single" w:sz="4" w:space="0" w:color="B8BBBD" w:themeColor="text1" w:themeTint="66"/>
        <w:insideV w:val="single" w:sz="4" w:space="0" w:color="B8BBBD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999D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999D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C9008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7AAAD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7AAAD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7AAAD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7AAAD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9008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C9008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A7AAAD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A7AAAD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Heading1RNhotfix">
    <w:name w:val="Heading 1 RN_hotfix"/>
    <w:basedOn w:val="Heading1"/>
    <w:next w:val="Normal"/>
    <w:autoRedefine/>
    <w:qFormat/>
    <w:rsid w:val="00AC373E"/>
    <w:pPr>
      <w:suppressAutoHyphens/>
    </w:pPr>
  </w:style>
  <w:style w:type="table" w:styleId="GridTable4-Accent6">
    <w:name w:val="Grid Table 4 Accent 6"/>
    <w:basedOn w:val="TableNormal"/>
    <w:uiPriority w:val="49"/>
    <w:rsid w:val="00A82308"/>
    <w:tblPr>
      <w:tblStyleRowBandSize w:val="1"/>
      <w:tblStyleColBandSize w:val="1"/>
      <w:tblBorders>
        <w:top w:val="single" w:sz="4" w:space="0" w:color="F4F2E9" w:themeColor="accent6" w:themeTint="99"/>
        <w:left w:val="single" w:sz="4" w:space="0" w:color="F4F2E9" w:themeColor="accent6" w:themeTint="99"/>
        <w:bottom w:val="single" w:sz="4" w:space="0" w:color="F4F2E9" w:themeColor="accent6" w:themeTint="99"/>
        <w:right w:val="single" w:sz="4" w:space="0" w:color="F4F2E9" w:themeColor="accent6" w:themeTint="99"/>
        <w:insideH w:val="single" w:sz="4" w:space="0" w:color="F4F2E9" w:themeColor="accent6" w:themeTint="99"/>
        <w:insideV w:val="single" w:sz="4" w:space="0" w:color="F4F2E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EBDC" w:themeColor="accent6"/>
          <w:left w:val="single" w:sz="4" w:space="0" w:color="EDEBDC" w:themeColor="accent6"/>
          <w:bottom w:val="single" w:sz="4" w:space="0" w:color="EDEBDC" w:themeColor="accent6"/>
          <w:right w:val="single" w:sz="4" w:space="0" w:color="EDEBDC" w:themeColor="accent6"/>
          <w:insideH w:val="nil"/>
          <w:insideV w:val="nil"/>
        </w:tcBorders>
        <w:shd w:val="clear" w:color="auto" w:fill="EDEBDC" w:themeFill="accent6"/>
      </w:tcPr>
    </w:tblStylePr>
    <w:tblStylePr w:type="lastRow">
      <w:rPr>
        <w:b/>
        <w:bCs/>
      </w:rPr>
      <w:tblPr/>
      <w:tcPr>
        <w:tcBorders>
          <w:top w:val="double" w:sz="4" w:space="0" w:color="EDEBD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7" w:themeFill="accent6" w:themeFillTint="33"/>
      </w:tcPr>
    </w:tblStylePr>
    <w:tblStylePr w:type="band1Horz">
      <w:tblPr/>
      <w:tcPr>
        <w:shd w:val="clear" w:color="auto" w:fill="FBFBF7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A82308"/>
    <w:tblPr>
      <w:tblStyleRowBandSize w:val="1"/>
      <w:tblStyleColBandSize w:val="1"/>
      <w:tblBorders>
        <w:top w:val="single" w:sz="4" w:space="0" w:color="FC9571" w:themeColor="accent1" w:themeTint="99"/>
        <w:left w:val="single" w:sz="4" w:space="0" w:color="FC9571" w:themeColor="accent1" w:themeTint="99"/>
        <w:bottom w:val="single" w:sz="4" w:space="0" w:color="FC9571" w:themeColor="accent1" w:themeTint="99"/>
        <w:right w:val="single" w:sz="4" w:space="0" w:color="FC9571" w:themeColor="accent1" w:themeTint="99"/>
        <w:insideH w:val="single" w:sz="4" w:space="0" w:color="FC9571" w:themeColor="accent1" w:themeTint="99"/>
        <w:insideV w:val="single" w:sz="4" w:space="0" w:color="FC957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4F14" w:themeColor="accent1"/>
          <w:left w:val="single" w:sz="4" w:space="0" w:color="FB4F14" w:themeColor="accent1"/>
          <w:bottom w:val="single" w:sz="4" w:space="0" w:color="FB4F14" w:themeColor="accent1"/>
          <w:right w:val="single" w:sz="4" w:space="0" w:color="FB4F14" w:themeColor="accent1"/>
          <w:insideH w:val="nil"/>
          <w:insideV w:val="nil"/>
        </w:tcBorders>
        <w:shd w:val="clear" w:color="auto" w:fill="FB4F14" w:themeFill="accent1"/>
      </w:tcPr>
    </w:tblStylePr>
    <w:tblStylePr w:type="lastRow">
      <w:rPr>
        <w:b/>
        <w:bCs/>
      </w:rPr>
      <w:tblPr/>
      <w:tcPr>
        <w:tcBorders>
          <w:top w:val="double" w:sz="4" w:space="0" w:color="FB4F1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CF" w:themeFill="accent1" w:themeFillTint="33"/>
      </w:tcPr>
    </w:tblStylePr>
    <w:tblStylePr w:type="band1Horz">
      <w:tblPr/>
      <w:tcPr>
        <w:shd w:val="clear" w:color="auto" w:fill="FEDBCF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A82308"/>
    <w:rPr>
      <w:rFonts w:asciiTheme="minorHAnsi" w:hAnsiTheme="minorHAns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C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4F14" w:themeFill="accent1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FB4F1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4F1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4F14" w:themeFill="accent1"/>
      </w:tcPr>
    </w:tblStylePr>
    <w:tblStylePr w:type="band1Vert">
      <w:tblPr/>
      <w:tcPr>
        <w:shd w:val="clear" w:color="auto" w:fill="FDB8A0" w:themeFill="accent1" w:themeFillTint="66"/>
      </w:tcPr>
    </w:tblStylePr>
    <w:tblStylePr w:type="band1Horz">
      <w:tblPr/>
      <w:tcPr>
        <w:shd w:val="clear" w:color="auto" w:fill="5EDCFF" w:themeFill="text2" w:themeFillTint="66"/>
      </w:tcPr>
    </w:tblStylePr>
    <w:tblStylePr w:type="band2Horz">
      <w:tblPr/>
      <w:tcPr>
        <w:shd w:val="clear" w:color="auto" w:fill="AEEDFF" w:themeFill="text2" w:themeFillTint="33"/>
      </w:tcPr>
    </w:tblStylePr>
  </w:style>
  <w:style w:type="table" w:styleId="PlainTable1">
    <w:name w:val="Plain Table 1"/>
    <w:basedOn w:val="TableNormal"/>
    <w:uiPriority w:val="41"/>
    <w:rsid w:val="004E00C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1">
    <w:name w:val="p1"/>
    <w:basedOn w:val="Normal"/>
    <w:rsid w:val="007316A4"/>
    <w:pPr>
      <w:tabs>
        <w:tab w:val="clear" w:pos="576"/>
      </w:tabs>
      <w:spacing w:after="30" w:line="120" w:lineRule="atLeast"/>
    </w:pPr>
    <w:rPr>
      <w:rFonts w:ascii="Proxima Nova Light" w:hAnsi="Proxima Nova Light"/>
      <w:color w:val="565656"/>
      <w:sz w:val="11"/>
      <w:szCs w:val="11"/>
      <w:lang w:val="en-US"/>
    </w:rPr>
  </w:style>
  <w:style w:type="character" w:customStyle="1" w:styleId="A13">
    <w:name w:val="A13"/>
    <w:basedOn w:val="DefaultParagraphFont"/>
    <w:uiPriority w:val="99"/>
    <w:rsid w:val="001A7980"/>
    <w:rPr>
      <w:rFonts w:ascii="Proxima Nova" w:hAnsi="Proxima Nova" w:hint="default"/>
      <w:color w:val="444444"/>
    </w:rPr>
  </w:style>
  <w:style w:type="character" w:styleId="FollowedHyperlink">
    <w:name w:val="FollowedHyperlink"/>
    <w:basedOn w:val="DefaultParagraphFont"/>
    <w:uiPriority w:val="99"/>
    <w:semiHidden/>
    <w:unhideWhenUsed/>
    <w:rsid w:val="00DE068F"/>
    <w:rPr>
      <w:color w:val="7C243A" w:themeColor="followedHyperlink"/>
      <w:u w:val="single"/>
    </w:rPr>
  </w:style>
  <w:style w:type="paragraph" w:customStyle="1" w:styleId="Body">
    <w:name w:val="Body"/>
    <w:basedOn w:val="Normal"/>
    <w:uiPriority w:val="99"/>
    <w:rsid w:val="006934F9"/>
    <w:pPr>
      <w:tabs>
        <w:tab w:val="clear" w:pos="576"/>
      </w:tabs>
      <w:autoSpaceDE w:val="0"/>
      <w:autoSpaceDN w:val="0"/>
      <w:adjustRightInd w:val="0"/>
      <w:spacing w:after="180"/>
      <w:textAlignment w:val="center"/>
    </w:pPr>
    <w:rPr>
      <w:rFonts w:ascii="Proxima Nova Light" w:hAnsi="Proxima Nova Light" w:cs="Proxima Nova Light"/>
      <w:color w:val="444444"/>
      <w:szCs w:val="18"/>
      <w:lang w:val="en-US" w:eastAsia="ru-RU"/>
    </w:rPr>
  </w:style>
  <w:style w:type="paragraph" w:customStyle="1" w:styleId="covertitle0">
    <w:name w:val="covertitle"/>
    <w:basedOn w:val="Normal"/>
    <w:rsid w:val="000C4814"/>
    <w:pPr>
      <w:tabs>
        <w:tab w:val="clear" w:pos="576"/>
      </w:tabs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coversubtitle0">
    <w:name w:val="coversubtitle"/>
    <w:basedOn w:val="Normal"/>
    <w:rsid w:val="000C4814"/>
    <w:pPr>
      <w:tabs>
        <w:tab w:val="clear" w:pos="576"/>
      </w:tabs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Coversmalltext">
    <w:name w:val="Cover small text"/>
    <w:basedOn w:val="covertitle0"/>
    <w:qFormat/>
    <w:rsid w:val="00677D9A"/>
    <w:rPr>
      <w:rFonts w:asciiTheme="majorHAnsi" w:hAnsiTheme="majorHAnsi" w:cstheme="majorHAnsi"/>
      <w:color w:val="FFFFFF" w:themeColor="background1"/>
      <w:sz w:val="40"/>
      <w:szCs w:val="40"/>
    </w:rPr>
  </w:style>
  <w:style w:type="paragraph" w:customStyle="1" w:styleId="Coverlargetext">
    <w:name w:val="Cover large text"/>
    <w:basedOn w:val="coversubtitle0"/>
    <w:qFormat/>
    <w:rsid w:val="00677D9A"/>
    <w:pPr>
      <w:spacing w:line="560" w:lineRule="exact"/>
    </w:pPr>
    <w:rPr>
      <w:rFonts w:asciiTheme="minorHAnsi" w:hAnsiTheme="minorHAnsi" w:cstheme="minorHAnsi"/>
      <w:b/>
      <w:color w:val="FFFFFF" w:themeColor="background1"/>
      <w:sz w:val="60"/>
      <w:szCs w:val="60"/>
    </w:rPr>
  </w:style>
  <w:style w:type="character" w:styleId="PageNumber">
    <w:name w:val="page number"/>
    <w:basedOn w:val="DefaultParagraphFont"/>
    <w:uiPriority w:val="99"/>
    <w:semiHidden/>
    <w:unhideWhenUsed/>
    <w:rsid w:val="00677D9A"/>
  </w:style>
  <w:style w:type="table" w:styleId="GridTable2">
    <w:name w:val="Grid Table 2"/>
    <w:basedOn w:val="TableNormal"/>
    <w:uiPriority w:val="47"/>
    <w:rsid w:val="00B56863"/>
    <w:tblPr>
      <w:tblStyleRowBandSize w:val="1"/>
      <w:tblStyleColBandSize w:val="1"/>
      <w:tblBorders>
        <w:top w:val="single" w:sz="2" w:space="0" w:color="95999D" w:themeColor="text1" w:themeTint="99"/>
        <w:bottom w:val="single" w:sz="2" w:space="0" w:color="95999D" w:themeColor="text1" w:themeTint="99"/>
        <w:insideH w:val="single" w:sz="2" w:space="0" w:color="95999D" w:themeColor="text1" w:themeTint="99"/>
        <w:insideV w:val="single" w:sz="2" w:space="0" w:color="95999D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999D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999D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DDE" w:themeFill="text1" w:themeFillTint="33"/>
      </w:tcPr>
    </w:tblStylePr>
    <w:tblStylePr w:type="band1Horz">
      <w:tblPr/>
      <w:tcPr>
        <w:shd w:val="clear" w:color="auto" w:fill="DBDDDE" w:themeFill="text1" w:themeFillTint="33"/>
      </w:tcPr>
    </w:tblStylePr>
  </w:style>
  <w:style w:type="table" w:styleId="GridTable4">
    <w:name w:val="Grid Table 4"/>
    <w:basedOn w:val="TableNormal"/>
    <w:uiPriority w:val="49"/>
    <w:rsid w:val="00B56863"/>
    <w:tblPr>
      <w:tblStyleRowBandSize w:val="1"/>
      <w:tblStyleColBandSize w:val="1"/>
      <w:tblBorders>
        <w:top w:val="single" w:sz="4" w:space="0" w:color="95999D" w:themeColor="text1" w:themeTint="99"/>
        <w:left w:val="single" w:sz="4" w:space="0" w:color="95999D" w:themeColor="text1" w:themeTint="99"/>
        <w:bottom w:val="single" w:sz="4" w:space="0" w:color="95999D" w:themeColor="text1" w:themeTint="99"/>
        <w:right w:val="single" w:sz="4" w:space="0" w:color="95999D" w:themeColor="text1" w:themeTint="99"/>
        <w:insideH w:val="single" w:sz="4" w:space="0" w:color="95999D" w:themeColor="text1" w:themeTint="99"/>
        <w:insideV w:val="single" w:sz="4" w:space="0" w:color="95999D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35659" w:themeColor="text1"/>
          <w:left w:val="single" w:sz="4" w:space="0" w:color="535659" w:themeColor="text1"/>
          <w:bottom w:val="single" w:sz="4" w:space="0" w:color="535659" w:themeColor="text1"/>
          <w:right w:val="single" w:sz="4" w:space="0" w:color="535659" w:themeColor="text1"/>
          <w:insideH w:val="nil"/>
          <w:insideV w:val="nil"/>
        </w:tcBorders>
        <w:shd w:val="clear" w:color="auto" w:fill="535659" w:themeFill="text1"/>
      </w:tcPr>
    </w:tblStylePr>
    <w:tblStylePr w:type="lastRow">
      <w:rPr>
        <w:b/>
        <w:bCs/>
      </w:rPr>
      <w:tblPr/>
      <w:tcPr>
        <w:tcBorders>
          <w:top w:val="double" w:sz="4" w:space="0" w:color="53565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DDE" w:themeFill="text1" w:themeFillTint="33"/>
      </w:tcPr>
    </w:tblStylePr>
    <w:tblStylePr w:type="band1Horz">
      <w:tblPr/>
      <w:tcPr>
        <w:shd w:val="clear" w:color="auto" w:fill="DBDDDE" w:themeFill="text1" w:themeFillTint="33"/>
      </w:tcPr>
    </w:tblStylePr>
  </w:style>
  <w:style w:type="table" w:styleId="GridTable3-Accent4">
    <w:name w:val="Grid Table 3 Accent 4"/>
    <w:basedOn w:val="TableNormal"/>
    <w:uiPriority w:val="48"/>
    <w:rsid w:val="000E39E1"/>
    <w:tblPr>
      <w:tblStyleRowBandSize w:val="1"/>
      <w:tblStyleColBandSize w:val="1"/>
      <w:tblBorders>
        <w:top w:val="single" w:sz="4" w:space="0" w:color="7CCDD1" w:themeColor="accent4" w:themeTint="99"/>
        <w:left w:val="single" w:sz="4" w:space="0" w:color="7CCDD1" w:themeColor="accent4" w:themeTint="99"/>
        <w:bottom w:val="single" w:sz="4" w:space="0" w:color="7CCDD1" w:themeColor="accent4" w:themeTint="99"/>
        <w:right w:val="single" w:sz="4" w:space="0" w:color="7CCDD1" w:themeColor="accent4" w:themeTint="99"/>
        <w:insideH w:val="single" w:sz="4" w:space="0" w:color="7CCDD1" w:themeColor="accent4" w:themeTint="99"/>
        <w:insideV w:val="single" w:sz="4" w:space="0" w:color="7CCDD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EF0" w:themeFill="accent4" w:themeFillTint="33"/>
      </w:tcPr>
    </w:tblStylePr>
    <w:tblStylePr w:type="band1Horz">
      <w:tblPr/>
      <w:tcPr>
        <w:shd w:val="clear" w:color="auto" w:fill="D3EEF0" w:themeFill="accent4" w:themeFillTint="33"/>
      </w:tcPr>
    </w:tblStylePr>
    <w:tblStylePr w:type="neCell">
      <w:tblPr/>
      <w:tcPr>
        <w:tcBorders>
          <w:bottom w:val="single" w:sz="4" w:space="0" w:color="7CCDD1" w:themeColor="accent4" w:themeTint="99"/>
        </w:tcBorders>
      </w:tcPr>
    </w:tblStylePr>
    <w:tblStylePr w:type="nwCell">
      <w:tblPr/>
      <w:tcPr>
        <w:tcBorders>
          <w:bottom w:val="single" w:sz="4" w:space="0" w:color="7CCDD1" w:themeColor="accent4" w:themeTint="99"/>
        </w:tcBorders>
      </w:tcPr>
    </w:tblStylePr>
    <w:tblStylePr w:type="seCell">
      <w:tblPr/>
      <w:tcPr>
        <w:tcBorders>
          <w:top w:val="single" w:sz="4" w:space="0" w:color="7CCDD1" w:themeColor="accent4" w:themeTint="99"/>
        </w:tcBorders>
      </w:tcPr>
    </w:tblStylePr>
    <w:tblStylePr w:type="swCell">
      <w:tblPr/>
      <w:tcPr>
        <w:tcBorders>
          <w:top w:val="single" w:sz="4" w:space="0" w:color="7CCDD1" w:themeColor="accent4" w:themeTint="99"/>
        </w:tcBorders>
      </w:tcPr>
    </w:tblStylePr>
  </w:style>
  <w:style w:type="table" w:styleId="GridTable5Dark-Accent2">
    <w:name w:val="Grid Table 5 Dark Accent 2"/>
    <w:basedOn w:val="TableNormal"/>
    <w:uiPriority w:val="50"/>
    <w:rsid w:val="000E39E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C8D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C243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C243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C243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C243A" w:themeFill="accent2"/>
      </w:tcPr>
    </w:tblStylePr>
    <w:tblStylePr w:type="band1Vert">
      <w:tblPr/>
      <w:tcPr>
        <w:shd w:val="clear" w:color="auto" w:fill="DF92A5" w:themeFill="accent2" w:themeFillTint="66"/>
      </w:tcPr>
    </w:tblStylePr>
    <w:tblStylePr w:type="band1Horz">
      <w:tblPr/>
      <w:tcPr>
        <w:shd w:val="clear" w:color="auto" w:fill="DF92A5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0E39E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EF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89C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89C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89C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89CA1" w:themeFill="accent4"/>
      </w:tcPr>
    </w:tblStylePr>
    <w:tblStylePr w:type="band1Vert">
      <w:tblPr/>
      <w:tcPr>
        <w:shd w:val="clear" w:color="auto" w:fill="A7DDE0" w:themeFill="accent4" w:themeFillTint="66"/>
      </w:tcPr>
    </w:tblStylePr>
    <w:tblStylePr w:type="band1Horz">
      <w:tblPr/>
      <w:tcPr>
        <w:shd w:val="clear" w:color="auto" w:fill="A7DDE0" w:themeFill="accent4" w:themeFillTint="66"/>
      </w:tcPr>
    </w:tblStylePr>
  </w:style>
  <w:style w:type="table" w:styleId="GridTable5Dark">
    <w:name w:val="Grid Table 5 Dark"/>
    <w:basedOn w:val="TableNormal"/>
    <w:uiPriority w:val="50"/>
    <w:rsid w:val="000E39E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DDDE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565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565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3565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35659" w:themeFill="text1"/>
      </w:tcPr>
    </w:tblStylePr>
    <w:tblStylePr w:type="band1Vert">
      <w:tblPr/>
      <w:tcPr>
        <w:shd w:val="clear" w:color="auto" w:fill="B8BBBD" w:themeFill="text1" w:themeFillTint="66"/>
      </w:tcPr>
    </w:tblStylePr>
    <w:tblStylePr w:type="band1Horz">
      <w:tblPr/>
      <w:tcPr>
        <w:shd w:val="clear" w:color="auto" w:fill="B8BBBD" w:themeFill="text1" w:themeFillTint="66"/>
      </w:tcPr>
    </w:tblStylePr>
  </w:style>
  <w:style w:type="table" w:styleId="GridTable3">
    <w:name w:val="Grid Table 3"/>
    <w:basedOn w:val="TableNormal"/>
    <w:uiPriority w:val="48"/>
    <w:rsid w:val="000E39E1"/>
    <w:tblPr>
      <w:tblStyleRowBandSize w:val="1"/>
      <w:tblStyleColBandSize w:val="1"/>
      <w:tblBorders>
        <w:top w:val="single" w:sz="4" w:space="0" w:color="95999D" w:themeColor="text1" w:themeTint="99"/>
        <w:left w:val="single" w:sz="4" w:space="0" w:color="95999D" w:themeColor="text1" w:themeTint="99"/>
        <w:bottom w:val="single" w:sz="4" w:space="0" w:color="95999D" w:themeColor="text1" w:themeTint="99"/>
        <w:right w:val="single" w:sz="4" w:space="0" w:color="95999D" w:themeColor="text1" w:themeTint="99"/>
        <w:insideH w:val="single" w:sz="4" w:space="0" w:color="95999D" w:themeColor="text1" w:themeTint="99"/>
        <w:insideV w:val="single" w:sz="4" w:space="0" w:color="95999D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DDE" w:themeFill="text1" w:themeFillTint="33"/>
      </w:tcPr>
    </w:tblStylePr>
    <w:tblStylePr w:type="band1Horz">
      <w:tblPr/>
      <w:tcPr>
        <w:shd w:val="clear" w:color="auto" w:fill="DBDDDE" w:themeFill="text1" w:themeFillTint="33"/>
      </w:tcPr>
    </w:tblStylePr>
    <w:tblStylePr w:type="neCell">
      <w:tblPr/>
      <w:tcPr>
        <w:tcBorders>
          <w:bottom w:val="single" w:sz="4" w:space="0" w:color="95999D" w:themeColor="text1" w:themeTint="99"/>
        </w:tcBorders>
      </w:tcPr>
    </w:tblStylePr>
    <w:tblStylePr w:type="nwCell">
      <w:tblPr/>
      <w:tcPr>
        <w:tcBorders>
          <w:bottom w:val="single" w:sz="4" w:space="0" w:color="95999D" w:themeColor="text1" w:themeTint="99"/>
        </w:tcBorders>
      </w:tcPr>
    </w:tblStylePr>
    <w:tblStylePr w:type="seCell">
      <w:tblPr/>
      <w:tcPr>
        <w:tcBorders>
          <w:top w:val="single" w:sz="4" w:space="0" w:color="95999D" w:themeColor="text1" w:themeTint="99"/>
        </w:tcBorders>
      </w:tcPr>
    </w:tblStylePr>
    <w:tblStylePr w:type="swCell">
      <w:tblPr/>
      <w:tcPr>
        <w:tcBorders>
          <w:top w:val="single" w:sz="4" w:space="0" w:color="95999D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E39E1"/>
    <w:tblPr>
      <w:tblStyleRowBandSize w:val="1"/>
      <w:tblStyleColBandSize w:val="1"/>
      <w:tblBorders>
        <w:top w:val="single" w:sz="4" w:space="0" w:color="FC9571" w:themeColor="accent1" w:themeTint="99"/>
        <w:left w:val="single" w:sz="4" w:space="0" w:color="FC9571" w:themeColor="accent1" w:themeTint="99"/>
        <w:bottom w:val="single" w:sz="4" w:space="0" w:color="FC9571" w:themeColor="accent1" w:themeTint="99"/>
        <w:right w:val="single" w:sz="4" w:space="0" w:color="FC9571" w:themeColor="accent1" w:themeTint="99"/>
        <w:insideH w:val="single" w:sz="4" w:space="0" w:color="FC9571" w:themeColor="accent1" w:themeTint="99"/>
        <w:insideV w:val="single" w:sz="4" w:space="0" w:color="FC957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DBCF" w:themeFill="accent1" w:themeFillTint="33"/>
      </w:tcPr>
    </w:tblStylePr>
    <w:tblStylePr w:type="band1Horz">
      <w:tblPr/>
      <w:tcPr>
        <w:shd w:val="clear" w:color="auto" w:fill="FEDBCF" w:themeFill="accent1" w:themeFillTint="33"/>
      </w:tcPr>
    </w:tblStylePr>
    <w:tblStylePr w:type="neCell">
      <w:tblPr/>
      <w:tcPr>
        <w:tcBorders>
          <w:bottom w:val="single" w:sz="4" w:space="0" w:color="FC9571" w:themeColor="accent1" w:themeTint="99"/>
        </w:tcBorders>
      </w:tcPr>
    </w:tblStylePr>
    <w:tblStylePr w:type="nwCell">
      <w:tblPr/>
      <w:tcPr>
        <w:tcBorders>
          <w:bottom w:val="single" w:sz="4" w:space="0" w:color="FC9571" w:themeColor="accent1" w:themeTint="99"/>
        </w:tcBorders>
      </w:tcPr>
    </w:tblStylePr>
    <w:tblStylePr w:type="seCell">
      <w:tblPr/>
      <w:tcPr>
        <w:tcBorders>
          <w:top w:val="single" w:sz="4" w:space="0" w:color="FC9571" w:themeColor="accent1" w:themeTint="99"/>
        </w:tcBorders>
      </w:tcPr>
    </w:tblStylePr>
    <w:tblStylePr w:type="swCell">
      <w:tblPr/>
      <w:tcPr>
        <w:tcBorders>
          <w:top w:val="single" w:sz="4" w:space="0" w:color="FC9571" w:themeColor="accent1" w:themeTint="99"/>
        </w:tcBorders>
      </w:tcPr>
    </w:tblStylePr>
  </w:style>
  <w:style w:type="table" w:styleId="GridTable2-Accent4">
    <w:name w:val="Grid Table 2 Accent 4"/>
    <w:basedOn w:val="TableNormal"/>
    <w:uiPriority w:val="47"/>
    <w:rsid w:val="000E39E1"/>
    <w:tblPr>
      <w:tblStyleRowBandSize w:val="1"/>
      <w:tblStyleColBandSize w:val="1"/>
      <w:tblBorders>
        <w:top w:val="single" w:sz="2" w:space="0" w:color="7CCDD1" w:themeColor="accent4" w:themeTint="99"/>
        <w:bottom w:val="single" w:sz="2" w:space="0" w:color="7CCDD1" w:themeColor="accent4" w:themeTint="99"/>
        <w:insideH w:val="single" w:sz="2" w:space="0" w:color="7CCDD1" w:themeColor="accent4" w:themeTint="99"/>
        <w:insideV w:val="single" w:sz="2" w:space="0" w:color="7CCDD1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CCDD1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CDD1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EF0" w:themeFill="accent4" w:themeFillTint="33"/>
      </w:tcPr>
    </w:tblStylePr>
    <w:tblStylePr w:type="band1Horz">
      <w:tblPr/>
      <w:tcPr>
        <w:shd w:val="clear" w:color="auto" w:fill="D3EEF0" w:themeFill="accent4" w:themeFillTint="33"/>
      </w:tcPr>
    </w:tblStylePr>
  </w:style>
  <w:style w:type="table" w:styleId="GridTable2-Accent1">
    <w:name w:val="Grid Table 2 Accent 1"/>
    <w:basedOn w:val="TableNormal"/>
    <w:uiPriority w:val="47"/>
    <w:rsid w:val="000E39E1"/>
    <w:tblPr>
      <w:tblStyleRowBandSize w:val="1"/>
      <w:tblStyleColBandSize w:val="1"/>
      <w:tblBorders>
        <w:top w:val="single" w:sz="2" w:space="0" w:color="FC9571" w:themeColor="accent1" w:themeTint="99"/>
        <w:bottom w:val="single" w:sz="2" w:space="0" w:color="FC9571" w:themeColor="accent1" w:themeTint="99"/>
        <w:insideH w:val="single" w:sz="2" w:space="0" w:color="FC9571" w:themeColor="accent1" w:themeTint="99"/>
        <w:insideV w:val="single" w:sz="2" w:space="0" w:color="FC957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957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957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BCF" w:themeFill="accent1" w:themeFillTint="33"/>
      </w:tcPr>
    </w:tblStylePr>
    <w:tblStylePr w:type="band1Horz">
      <w:tblPr/>
      <w:tcPr>
        <w:shd w:val="clear" w:color="auto" w:fill="FEDBCF" w:themeFill="accent1" w:themeFillTint="33"/>
      </w:tcPr>
    </w:tblStylePr>
  </w:style>
  <w:style w:type="table" w:styleId="GridTable6ColourfulAccent2">
    <w:name w:val="Grid Table 6 Colorful Accent 2"/>
    <w:basedOn w:val="TableNormal"/>
    <w:uiPriority w:val="51"/>
    <w:rsid w:val="000E39E1"/>
    <w:rPr>
      <w:color w:val="5C1B2B" w:themeColor="accent2" w:themeShade="BF"/>
    </w:rPr>
    <w:tblPr>
      <w:tblStyleRowBandSize w:val="1"/>
      <w:tblStyleColBandSize w:val="1"/>
      <w:tblBorders>
        <w:top w:val="single" w:sz="4" w:space="0" w:color="CF5C78" w:themeColor="accent2" w:themeTint="99"/>
        <w:left w:val="single" w:sz="4" w:space="0" w:color="CF5C78" w:themeColor="accent2" w:themeTint="99"/>
        <w:bottom w:val="single" w:sz="4" w:space="0" w:color="CF5C78" w:themeColor="accent2" w:themeTint="99"/>
        <w:right w:val="single" w:sz="4" w:space="0" w:color="CF5C78" w:themeColor="accent2" w:themeTint="99"/>
        <w:insideH w:val="single" w:sz="4" w:space="0" w:color="CF5C78" w:themeColor="accent2" w:themeTint="99"/>
        <w:insideV w:val="single" w:sz="4" w:space="0" w:color="CF5C7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F5C7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F5C7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8D2" w:themeFill="accent2" w:themeFillTint="33"/>
      </w:tcPr>
    </w:tblStylePr>
    <w:tblStylePr w:type="band1Horz">
      <w:tblPr/>
      <w:tcPr>
        <w:shd w:val="clear" w:color="auto" w:fill="EFC8D2" w:themeFill="accent2" w:themeFillTint="33"/>
      </w:tcPr>
    </w:tblStylePr>
  </w:style>
  <w:style w:type="table" w:styleId="ListTable3-Accent1">
    <w:name w:val="List Table 3 Accent 1"/>
    <w:basedOn w:val="TableNormal"/>
    <w:uiPriority w:val="48"/>
    <w:rsid w:val="00637AEC"/>
    <w:tblPr>
      <w:tblStyleRowBandSize w:val="1"/>
      <w:tblStyleColBandSize w:val="1"/>
      <w:tblBorders>
        <w:top w:val="single" w:sz="4" w:space="0" w:color="FB4F14" w:themeColor="accent1"/>
        <w:left w:val="single" w:sz="4" w:space="0" w:color="FB4F14" w:themeColor="accent1"/>
        <w:bottom w:val="single" w:sz="4" w:space="0" w:color="FB4F14" w:themeColor="accent1"/>
        <w:right w:val="single" w:sz="4" w:space="0" w:color="FB4F1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4F14" w:themeFill="accent1"/>
      </w:tcPr>
    </w:tblStylePr>
    <w:tblStylePr w:type="lastRow">
      <w:rPr>
        <w:b/>
        <w:bCs/>
      </w:rPr>
      <w:tblPr/>
      <w:tcPr>
        <w:tcBorders>
          <w:top w:val="double" w:sz="4" w:space="0" w:color="FB4F1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4F14" w:themeColor="accent1"/>
          <w:right w:val="single" w:sz="4" w:space="0" w:color="FB4F14" w:themeColor="accent1"/>
        </w:tcBorders>
      </w:tcPr>
    </w:tblStylePr>
    <w:tblStylePr w:type="band1Horz">
      <w:tblPr/>
      <w:tcPr>
        <w:tcBorders>
          <w:top w:val="single" w:sz="4" w:space="0" w:color="FB4F14" w:themeColor="accent1"/>
          <w:bottom w:val="single" w:sz="4" w:space="0" w:color="FB4F1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4F14" w:themeColor="accent1"/>
          <w:left w:val="nil"/>
        </w:tcBorders>
      </w:tcPr>
    </w:tblStylePr>
    <w:tblStylePr w:type="swCell">
      <w:tblPr/>
      <w:tcPr>
        <w:tcBorders>
          <w:top w:val="double" w:sz="4" w:space="0" w:color="FB4F14" w:themeColor="accent1"/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86CD0"/>
    <w:rPr>
      <w:color w:val="605E5C"/>
      <w:shd w:val="clear" w:color="auto" w:fill="E1DFDD"/>
    </w:rPr>
  </w:style>
  <w:style w:type="table" w:styleId="ListTable3">
    <w:name w:val="List Table 3"/>
    <w:basedOn w:val="TableNormal"/>
    <w:uiPriority w:val="48"/>
    <w:rsid w:val="00E03B80"/>
    <w:tblPr>
      <w:tblStyleRowBandSize w:val="1"/>
      <w:tblStyleColBandSize w:val="1"/>
      <w:tblBorders>
        <w:top w:val="single" w:sz="4" w:space="0" w:color="535659" w:themeColor="text1"/>
        <w:left w:val="single" w:sz="4" w:space="0" w:color="535659" w:themeColor="text1"/>
        <w:bottom w:val="single" w:sz="4" w:space="0" w:color="535659" w:themeColor="text1"/>
        <w:right w:val="single" w:sz="4" w:space="0" w:color="53565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35659" w:themeFill="text1"/>
      </w:tcPr>
    </w:tblStylePr>
    <w:tblStylePr w:type="lastRow">
      <w:rPr>
        <w:b/>
        <w:bCs/>
      </w:rPr>
      <w:tblPr/>
      <w:tcPr>
        <w:tcBorders>
          <w:top w:val="double" w:sz="4" w:space="0" w:color="53565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35659" w:themeColor="text1"/>
          <w:right w:val="single" w:sz="4" w:space="0" w:color="535659" w:themeColor="text1"/>
        </w:tcBorders>
      </w:tcPr>
    </w:tblStylePr>
    <w:tblStylePr w:type="band1Horz">
      <w:tblPr/>
      <w:tcPr>
        <w:tcBorders>
          <w:top w:val="single" w:sz="4" w:space="0" w:color="535659" w:themeColor="text1"/>
          <w:bottom w:val="single" w:sz="4" w:space="0" w:color="53565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35659" w:themeColor="text1"/>
          <w:left w:val="nil"/>
        </w:tcBorders>
      </w:tcPr>
    </w:tblStylePr>
    <w:tblStylePr w:type="swCell">
      <w:tblPr/>
      <w:tcPr>
        <w:tcBorders>
          <w:top w:val="double" w:sz="4" w:space="0" w:color="535659" w:themeColor="text1"/>
          <w:right w:val="nil"/>
        </w:tcBorders>
      </w:tcPr>
    </w:tblStylePr>
  </w:style>
  <w:style w:type="paragraph" w:customStyle="1" w:styleId="Legal">
    <w:name w:val="Legal"/>
    <w:basedOn w:val="BodyText"/>
    <w:qFormat/>
    <w:rsid w:val="0024425B"/>
    <w:rPr>
      <w:sz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0EAC"/>
    <w:pPr>
      <w:numPr>
        <w:ilvl w:val="1"/>
      </w:numPr>
      <w:tabs>
        <w:tab w:val="clear" w:pos="576"/>
      </w:tabs>
      <w:spacing w:after="160"/>
    </w:pPr>
    <w:rPr>
      <w:rFonts w:asciiTheme="minorHAnsi" w:eastAsiaTheme="majorEastAsia" w:hAnsiTheme="minorHAnsi" w:cstheme="majorBidi"/>
      <w:color w:val="8D9094" w:themeColor="text1" w:themeTint="A6"/>
      <w:spacing w:val="15"/>
      <w:kern w:val="2"/>
      <w:sz w:val="28"/>
      <w:szCs w:val="28"/>
      <w:lang w:val="en-GB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E0EAC"/>
    <w:rPr>
      <w:rFonts w:asciiTheme="minorHAnsi" w:eastAsiaTheme="majorEastAsia" w:hAnsiTheme="minorHAnsi" w:cstheme="majorBidi"/>
      <w:color w:val="8D9094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E0EAC"/>
    <w:rPr>
      <w:i/>
      <w:iCs/>
      <w:color w:val="C73503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0EAC"/>
    <w:rPr>
      <w:b/>
      <w:bCs/>
      <w:smallCaps/>
      <w:color w:val="C73503" w:themeColor="accent1" w:themeShade="BF"/>
      <w:spacing w:val="5"/>
    </w:rPr>
  </w:style>
  <w:style w:type="paragraph" w:styleId="Revision">
    <w:name w:val="Revision"/>
    <w:hidden/>
    <w:uiPriority w:val="99"/>
    <w:semiHidden/>
    <w:rsid w:val="002E0EAC"/>
    <w:rPr>
      <w:rFonts w:asciiTheme="minorHAnsi" w:eastAsiaTheme="minorHAnsi" w:hAnsiTheme="minorHAnsi" w:cstheme="minorBidi"/>
      <w:kern w:val="2"/>
      <w:sz w:val="24"/>
      <w:szCs w:val="24"/>
      <w:lang w:val="en-GB" w:eastAsia="en-US"/>
      <w14:ligatures w14:val="standardContextual"/>
    </w:rPr>
  </w:style>
  <w:style w:type="paragraph" w:customStyle="1" w:styleId="msonormal0">
    <w:name w:val="msonormal"/>
    <w:basedOn w:val="Normal"/>
    <w:rsid w:val="002E0EAC"/>
    <w:pPr>
      <w:tabs>
        <w:tab w:val="clear" w:pos="576"/>
      </w:tabs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GB" w:eastAsia="en-GB"/>
    </w:rPr>
  </w:style>
  <w:style w:type="paragraph" w:customStyle="1" w:styleId="xl65">
    <w:name w:val="xl65"/>
    <w:basedOn w:val="Normal"/>
    <w:rsid w:val="002E0EAC"/>
    <w:pPr>
      <w:tabs>
        <w:tab w:val="clear" w:pos="576"/>
      </w:tabs>
      <w:spacing w:before="100" w:beforeAutospacing="1" w:after="100" w:afterAutospacing="1"/>
      <w:jc w:val="center"/>
    </w:pPr>
    <w:rPr>
      <w:rFonts w:ascii="Times New Roman" w:eastAsia="Times New Roman" w:hAnsi="Times New Roman"/>
      <w:sz w:val="24"/>
      <w:szCs w:val="24"/>
      <w:lang w:val="en-GB" w:eastAsia="en-GB"/>
    </w:rPr>
  </w:style>
  <w:style w:type="paragraph" w:customStyle="1" w:styleId="xl66">
    <w:name w:val="xl66"/>
    <w:basedOn w:val="Normal"/>
    <w:rsid w:val="002E0EAC"/>
    <w:pPr>
      <w:tabs>
        <w:tab w:val="clear" w:pos="576"/>
      </w:tabs>
      <w:spacing w:before="100" w:beforeAutospacing="1" w:after="100" w:afterAutospacing="1"/>
      <w:jc w:val="center"/>
    </w:pPr>
    <w:rPr>
      <w:rFonts w:ascii="Times New Roman" w:eastAsia="Times New Roman" w:hAnsi="Times New Roman"/>
      <w:sz w:val="24"/>
      <w:szCs w:val="24"/>
      <w:lang w:val="en-GB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2E0EAC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microsoft.com/office/2018/08/relationships/commentsExtensible" Target="commentsExtensible.xml"/><Relationship Id="rId26" Type="http://schemas.openxmlformats.org/officeDocument/2006/relationships/header" Target="header8.xml"/><Relationship Id="rId3" Type="http://schemas.openxmlformats.org/officeDocument/2006/relationships/customXml" Target="../customXml/item3.xml"/><Relationship Id="rId21" Type="http://schemas.openxmlformats.org/officeDocument/2006/relationships/header" Target="header4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microsoft.com/office/2016/09/relationships/commentsIds" Target="commentsIds.xml"/><Relationship Id="rId25" Type="http://schemas.openxmlformats.org/officeDocument/2006/relationships/header" Target="header7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6.xml"/><Relationship Id="rId5" Type="http://schemas.openxmlformats.org/officeDocument/2006/relationships/numbering" Target="numbering.xml"/><Relationship Id="rId15" Type="http://schemas.openxmlformats.org/officeDocument/2006/relationships/comments" Target="comments.xml"/><Relationship Id="rId23" Type="http://schemas.openxmlformats.org/officeDocument/2006/relationships/footer" Target="footer2.xml"/><Relationship Id="rId28" Type="http://schemas.openxmlformats.org/officeDocument/2006/relationships/header" Target="header9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footer" Target="footer3.xml"/><Relationship Id="rId30" Type="http://schemas.microsoft.com/office/2011/relationships/people" Target="peop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parks\Downloads\QuestSoftware_Word_DocumentationTemplate.dotx" TargetMode="External"/></Relationships>
</file>

<file path=word/theme/theme1.xml><?xml version="1.0" encoding="utf-8"?>
<a:theme xmlns:a="http://schemas.openxmlformats.org/drawingml/2006/main" name="Custom Design">
  <a:themeElements>
    <a:clrScheme name="Custom 35">
      <a:dk1>
        <a:srgbClr val="535659"/>
      </a:dk1>
      <a:lt1>
        <a:srgbClr val="FFFFFF"/>
      </a:lt1>
      <a:dk2>
        <a:srgbClr val="00556C"/>
      </a:dk2>
      <a:lt2>
        <a:srgbClr val="AAAAAA"/>
      </a:lt2>
      <a:accent1>
        <a:srgbClr val="FB4F14"/>
      </a:accent1>
      <a:accent2>
        <a:srgbClr val="7C243A"/>
      </a:accent2>
      <a:accent3>
        <a:srgbClr val="FFAE61"/>
      </a:accent3>
      <a:accent4>
        <a:srgbClr val="389CA1"/>
      </a:accent4>
      <a:accent5>
        <a:srgbClr val="A7E6D7"/>
      </a:accent5>
      <a:accent6>
        <a:srgbClr val="EDEBDC"/>
      </a:accent6>
      <a:hlink>
        <a:srgbClr val="389CA1"/>
      </a:hlink>
      <a:folHlink>
        <a:srgbClr val="7C243A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resentation3" id="{F19331B6-55CC-A146-BB82-1A53593C3268}" vid="{6AB0F680-D073-4146-8703-DF244162B56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1E920C1B36194F94D665CED2923CB7" ma:contentTypeVersion="0" ma:contentTypeDescription="Create a new document." ma:contentTypeScope="" ma:versionID="a9f1d7ee1cb86ac785c59d9bb984980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8C0123F-E91F-436D-9E17-08870FAA95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E0C8DDF-D09C-2445-9354-7AA8327C639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963016E-FB07-4EF6-8763-F1E1FBB14E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B0BA7B5-4059-4A30-872A-05681136BEF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C:\Users\kparks\Downloads\QuestSoftware_Word_DocumentationTemplate.dotx</Template>
  <TotalTime>6</TotalTime>
  <Pages>20</Pages>
  <Words>9067</Words>
  <Characters>51688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 Software Inc.</vt:lpstr>
    </vt:vector>
  </TitlesOfParts>
  <Company>Quest Software Inc.</Company>
  <LinksUpToDate>false</LinksUpToDate>
  <CharactersWithSpaces>60634</CharactersWithSpaces>
  <SharedDoc>false</SharedDoc>
  <HLinks>
    <vt:vector size="216" baseType="variant">
      <vt:variant>
        <vt:i4>3211361</vt:i4>
      </vt:variant>
      <vt:variant>
        <vt:i4>192</vt:i4>
      </vt:variant>
      <vt:variant>
        <vt:i4>0</vt:i4>
      </vt:variant>
      <vt:variant>
        <vt:i4>5</vt:i4>
      </vt:variant>
      <vt:variant>
        <vt:lpwstr>https://support.software.dell.com/</vt:lpwstr>
      </vt:variant>
      <vt:variant>
        <vt:lpwstr/>
      </vt:variant>
      <vt:variant>
        <vt:i4>6488163</vt:i4>
      </vt:variant>
      <vt:variant>
        <vt:i4>189</vt:i4>
      </vt:variant>
      <vt:variant>
        <vt:i4>0</vt:i4>
      </vt:variant>
      <vt:variant>
        <vt:i4>5</vt:i4>
      </vt:variant>
      <vt:variant>
        <vt:lpwstr>http://software.dell.com/trials</vt:lpwstr>
      </vt:variant>
      <vt:variant>
        <vt:lpwstr/>
      </vt:variant>
      <vt:variant>
        <vt:i4>3211361</vt:i4>
      </vt:variant>
      <vt:variant>
        <vt:i4>186</vt:i4>
      </vt:variant>
      <vt:variant>
        <vt:i4>0</vt:i4>
      </vt:variant>
      <vt:variant>
        <vt:i4>5</vt:i4>
      </vt:variant>
      <vt:variant>
        <vt:lpwstr>https://support.software.dell.com/</vt:lpwstr>
      </vt:variant>
      <vt:variant>
        <vt:lpwstr/>
      </vt:variant>
      <vt:variant>
        <vt:i4>5898311</vt:i4>
      </vt:variant>
      <vt:variant>
        <vt:i4>183</vt:i4>
      </vt:variant>
      <vt:variant>
        <vt:i4>0</vt:i4>
      </vt:variant>
      <vt:variant>
        <vt:i4>5</vt:i4>
      </vt:variant>
      <vt:variant>
        <vt:lpwstr>http://software.dell.com/contact-us.aspx</vt:lpwstr>
      </vt:variant>
      <vt:variant>
        <vt:lpwstr/>
      </vt:variant>
      <vt:variant>
        <vt:i4>4980761</vt:i4>
      </vt:variant>
      <vt:variant>
        <vt:i4>180</vt:i4>
      </vt:variant>
      <vt:variant>
        <vt:i4>0</vt:i4>
      </vt:variant>
      <vt:variant>
        <vt:i4>5</vt:i4>
      </vt:variant>
      <vt:variant>
        <vt:lpwstr>http://software.dell.com/company/contact-us.aspx</vt:lpwstr>
      </vt:variant>
      <vt:variant>
        <vt:lpwstr/>
      </vt:variant>
      <vt:variant>
        <vt:i4>1179654</vt:i4>
      </vt:variant>
      <vt:variant>
        <vt:i4>177</vt:i4>
      </vt:variant>
      <vt:variant>
        <vt:i4>0</vt:i4>
      </vt:variant>
      <vt:variant>
        <vt:i4>5</vt:i4>
      </vt:variant>
      <vt:variant>
        <vt:lpwstr>http://www.software.dell.com/</vt:lpwstr>
      </vt:variant>
      <vt:variant>
        <vt:lpwstr/>
      </vt:variant>
      <vt:variant>
        <vt:i4>655364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_Character_Styles</vt:lpwstr>
      </vt:variant>
      <vt:variant>
        <vt:i4>7209046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_Code_Paragraph_Styles</vt:lpwstr>
      </vt:variant>
      <vt:variant>
        <vt:i4>131121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_Captions_for_Figures</vt:lpwstr>
      </vt:variant>
      <vt:variant>
        <vt:i4>3866637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_Other_Elements_1</vt:lpwstr>
      </vt:variant>
      <vt:variant>
        <vt:i4>2883617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_Tables_1</vt:lpwstr>
      </vt:variant>
      <vt:variant>
        <vt:i4>6881365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_Notes</vt:lpwstr>
      </vt:variant>
      <vt:variant>
        <vt:i4>7077954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_Lists</vt:lpwstr>
      </vt:variant>
      <vt:variant>
        <vt:i4>3276884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_[Heading_2]_Main</vt:lpwstr>
      </vt:variant>
      <vt:variant>
        <vt:i4>1835058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_Toc376951246</vt:lpwstr>
      </vt:variant>
      <vt:variant>
        <vt:i4>1835058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_Toc376951245</vt:lpwstr>
      </vt:variant>
      <vt:variant>
        <vt:i4>1835058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_Toc376951244</vt:lpwstr>
      </vt:variant>
      <vt:variant>
        <vt:i4>1835058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_Toc376951243</vt:lpwstr>
      </vt:variant>
      <vt:variant>
        <vt:i4>1835058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_Toc376951242</vt:lpwstr>
      </vt:variant>
      <vt:variant>
        <vt:i4>1835058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_Toc376951241</vt:lpwstr>
      </vt:variant>
      <vt:variant>
        <vt:i4>1835058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_Toc376951240</vt:lpwstr>
      </vt:variant>
      <vt:variant>
        <vt:i4>1769522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_Toc376951239</vt:lpwstr>
      </vt:variant>
      <vt:variant>
        <vt:i4>1769522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_Toc376951238</vt:lpwstr>
      </vt:variant>
      <vt:variant>
        <vt:i4>1769522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_Toc376951237</vt:lpwstr>
      </vt:variant>
      <vt:variant>
        <vt:i4>1769522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_Toc376951236</vt:lpwstr>
      </vt:variant>
      <vt:variant>
        <vt:i4>1769522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_Toc376951235</vt:lpwstr>
      </vt:variant>
      <vt:variant>
        <vt:i4>1769522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_Toc376951234</vt:lpwstr>
      </vt:variant>
      <vt:variant>
        <vt:i4>1769522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_Toc376951233</vt:lpwstr>
      </vt:variant>
      <vt:variant>
        <vt:i4>1769522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_Toc376951232</vt:lpwstr>
      </vt:variant>
      <vt:variant>
        <vt:i4>1769522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_Toc376951231</vt:lpwstr>
      </vt:variant>
      <vt:variant>
        <vt:i4>1769522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_Toc376951230</vt:lpwstr>
      </vt:variant>
      <vt:variant>
        <vt:i4>1703986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_Toc376951229</vt:lpwstr>
      </vt:variant>
      <vt:variant>
        <vt:i4>1703986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_Toc376951228</vt:lpwstr>
      </vt:variant>
      <vt:variant>
        <vt:i4>1703986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_Toc376951227</vt:lpwstr>
      </vt:variant>
      <vt:variant>
        <vt:i4>1703986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_Toc376951226</vt:lpwstr>
      </vt:variant>
      <vt:variant>
        <vt:i4>3145788</vt:i4>
      </vt:variant>
      <vt:variant>
        <vt:i4>0</vt:i4>
      </vt:variant>
      <vt:variant>
        <vt:i4>0</vt:i4>
      </vt:variant>
      <vt:variant>
        <vt:i4>5</vt:i4>
      </vt:variant>
      <vt:variant>
        <vt:lpwstr>http://intranet.dell.com/dept/legal/TrademarksandCopyrights/Trademarks/Pages/Trademarks of Others.aspx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 Software Inc.</dc:title>
  <dc:subject>Full Document Title</dc:subject>
  <dc:creator>Karyl Parks</dc:creator>
  <cp:lastModifiedBy>Adrian Moir (amoir)</cp:lastModifiedBy>
  <cp:revision>8</cp:revision>
  <cp:lastPrinted>2020-08-26T22:49:00Z</cp:lastPrinted>
  <dcterms:created xsi:type="dcterms:W3CDTF">2024-12-09T13:00:00Z</dcterms:created>
  <dcterms:modified xsi:type="dcterms:W3CDTF">2024-12-11T16:01:00Z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WFieldsAbbreviationTitle">
    <vt:lpwstr>AbbreviationTitle</vt:lpwstr>
  </property>
  <property fmtid="{D5CDD505-2E9C-101B-9397-08002B2CF9AE}" pid="3" name="WWFieldsAcronymTitle">
    <vt:lpwstr>AcronymTitle</vt:lpwstr>
  </property>
  <property fmtid="{D5CDD505-2E9C-101B-9397-08002B2CF9AE}" pid="4" name="WWFieldsCitation">
    <vt:lpwstr>Citation</vt:lpwstr>
  </property>
  <property fmtid="{D5CDD505-2E9C-101B-9397-08002B2CF9AE}" pid="5" name="WWFieldsContextPlugin">
    <vt:lpwstr>ContextPlugin</vt:lpwstr>
  </property>
  <property fmtid="{D5CDD505-2E9C-101B-9397-08002B2CF9AE}" pid="6" name="WWFieldsDropDownEnd">
    <vt:lpwstr>DropDownEnd</vt:lpwstr>
  </property>
  <property fmtid="{D5CDD505-2E9C-101B-9397-08002B2CF9AE}" pid="7" name="WWFieldsFilename">
    <vt:lpwstr>Filename</vt:lpwstr>
  </property>
  <property fmtid="{D5CDD505-2E9C-101B-9397-08002B2CF9AE}" pid="8" name="WWFieldsGraphicScale">
    <vt:lpwstr>GraphicScale</vt:lpwstr>
  </property>
  <property fmtid="{D5CDD505-2E9C-101B-9397-08002B2CF9AE}" pid="9" name="WWFieldsGraphicStyle">
    <vt:lpwstr>GraphicStyle</vt:lpwstr>
  </property>
  <property fmtid="{D5CDD505-2E9C-101B-9397-08002B2CF9AE}" pid="10" name="WWFieldsImageAltText">
    <vt:lpwstr>ImageAltText</vt:lpwstr>
  </property>
  <property fmtid="{D5CDD505-2E9C-101B-9397-08002B2CF9AE}" pid="11" name="WWFieldsImageAreaAltText">
    <vt:lpwstr>ImageAreaAltText</vt:lpwstr>
  </property>
  <property fmtid="{D5CDD505-2E9C-101B-9397-08002B2CF9AE}" pid="12" name="WWFieldsImageLongDescByRef">
    <vt:lpwstr>ImageLongDescByRef</vt:lpwstr>
  </property>
  <property fmtid="{D5CDD505-2E9C-101B-9397-08002B2CF9AE}" pid="13" name="WWFieldsImageLongDescNotReq">
    <vt:lpwstr>ImageLongDescNotReq</vt:lpwstr>
  </property>
  <property fmtid="{D5CDD505-2E9C-101B-9397-08002B2CF9AE}" pid="14" name="WWFieldsImageLongDescText">
    <vt:lpwstr>ImageLongDescText</vt:lpwstr>
  </property>
  <property fmtid="{D5CDD505-2E9C-101B-9397-08002B2CF9AE}" pid="15" name="WWFieldsKeywords">
    <vt:lpwstr>Keywords</vt:lpwstr>
  </property>
  <property fmtid="{D5CDD505-2E9C-101B-9397-08002B2CF9AE}" pid="16" name="WWFieldsPageStyle">
    <vt:lpwstr>PageStyle</vt:lpwstr>
  </property>
  <property fmtid="{D5CDD505-2E9C-101B-9397-08002B2CF9AE}" pid="17" name="WWFieldsPassThrough">
    <vt:lpwstr>PassThrough</vt:lpwstr>
  </property>
  <property fmtid="{D5CDD505-2E9C-101B-9397-08002B2CF9AE}" pid="18" name="WWFieldsRubiComposite">
    <vt:lpwstr>RubiComposite</vt:lpwstr>
  </property>
  <property fmtid="{D5CDD505-2E9C-101B-9397-08002B2CF9AE}" pid="19" name="WWFieldsSeeAlsoKeyword">
    <vt:lpwstr>SeeAlsoKeyword</vt:lpwstr>
  </property>
  <property fmtid="{D5CDD505-2E9C-101B-9397-08002B2CF9AE}" pid="20" name="WWFieldsSeeAlsoLink">
    <vt:lpwstr>SeeAlsoLink</vt:lpwstr>
  </property>
  <property fmtid="{D5CDD505-2E9C-101B-9397-08002B2CF9AE}" pid="21" name="WWFieldsSeeAlsoLinkDisplayType">
    <vt:lpwstr>SeeAlsoLinkDisplayType</vt:lpwstr>
  </property>
  <property fmtid="{D5CDD505-2E9C-101B-9397-08002B2CF9AE}" pid="22" name="WWFieldsSeeAlsoLinkWindowType">
    <vt:lpwstr>SeeAlsoLinkWindowType</vt:lpwstr>
  </property>
  <property fmtid="{D5CDD505-2E9C-101B-9397-08002B2CF9AE}" pid="23" name="WWFieldsTableStyle">
    <vt:lpwstr>TableStyle</vt:lpwstr>
  </property>
  <property fmtid="{D5CDD505-2E9C-101B-9397-08002B2CF9AE}" pid="24" name="WWFieldsTableSummary">
    <vt:lpwstr>TableSummary</vt:lpwstr>
  </property>
  <property fmtid="{D5CDD505-2E9C-101B-9397-08002B2CF9AE}" pid="25" name="WWFieldsTableSummaryNotReq">
    <vt:lpwstr>TableSummaryNotReq</vt:lpwstr>
  </property>
  <property fmtid="{D5CDD505-2E9C-101B-9397-08002B2CF9AE}" pid="26" name="WWFieldsTOCIconHTMLHelp">
    <vt:lpwstr>TOCIconHTMLHelp</vt:lpwstr>
  </property>
  <property fmtid="{D5CDD505-2E9C-101B-9397-08002B2CF9AE}" pid="27" name="WWFieldsTOCIconOracleHelp">
    <vt:lpwstr>TOCIconOracleHelp</vt:lpwstr>
  </property>
  <property fmtid="{D5CDD505-2E9C-101B-9397-08002B2CF9AE}" pid="28" name="WWFieldsTOCIconWWHelp">
    <vt:lpwstr>TOCIconWWHelp</vt:lpwstr>
  </property>
  <property fmtid="{D5CDD505-2E9C-101B-9397-08002B2CF9AE}" pid="29" name="WWFieldsTOCIconJavaHelp">
    <vt:lpwstr>TOCIconJavaHelp</vt:lpwstr>
  </property>
  <property fmtid="{D5CDD505-2E9C-101B-9397-08002B2CF9AE}" pid="30" name="WWFieldsTopicAlias">
    <vt:lpwstr>TopicAlias</vt:lpwstr>
  </property>
  <property fmtid="{D5CDD505-2E9C-101B-9397-08002B2CF9AE}" pid="31" name="WWFieldsTopicDescription">
    <vt:lpwstr>TopicDescription</vt:lpwstr>
  </property>
  <property fmtid="{D5CDD505-2E9C-101B-9397-08002B2CF9AE}" pid="32" name="WWFieldsWhatIsThisID">
    <vt:lpwstr>WhatIsThisID</vt:lpwstr>
  </property>
  <property fmtid="{D5CDD505-2E9C-101B-9397-08002B2CF9AE}" pid="33" name="WWFieldsWikiCategory">
    <vt:lpwstr>WikiCategory</vt:lpwstr>
  </property>
  <property fmtid="{D5CDD505-2E9C-101B-9397-08002B2CF9AE}" pid="34" name="WWFieldsWindowType">
    <vt:lpwstr>WindowType</vt:lpwstr>
  </property>
  <property fmtid="{D5CDD505-2E9C-101B-9397-08002B2CF9AE}" pid="35" name="WWFieldsPopup">
    <vt:lpwstr>Popup</vt:lpwstr>
  </property>
  <property fmtid="{D5CDD505-2E9C-101B-9397-08002B2CF9AE}" pid="36" name="WWFieldsPopupOnly">
    <vt:lpwstr>PopupOnly</vt:lpwstr>
  </property>
  <property fmtid="{D5CDD505-2E9C-101B-9397-08002B2CF9AE}" pid="37" name="WWFieldsPopupEnd">
    <vt:lpwstr>PopupEnd</vt:lpwstr>
  </property>
  <property fmtid="{D5CDD505-2E9C-101B-9397-08002B2CF9AE}" pid="38" name="WWMediaTypeHiddenNote">
    <vt:lpwstr>HiddenNote!False!(none)</vt:lpwstr>
  </property>
  <property fmtid="{D5CDD505-2E9C-101B-9397-08002B2CF9AE}" pid="39" name="WWMediaTypeHiddenTable">
    <vt:lpwstr>HiddenTable!False!(none)</vt:lpwstr>
  </property>
  <property fmtid="{D5CDD505-2E9C-101B-9397-08002B2CF9AE}" pid="40" name="ContentTypeId">
    <vt:lpwstr>0x010100501E920C1B36194F94D665CED2923CB7</vt:lpwstr>
  </property>
</Properties>
</file>